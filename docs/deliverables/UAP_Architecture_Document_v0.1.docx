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33E02" w:rsidRDefault="00D33E02">
      <w:pPr>
        <w:spacing w:before="2400"/>
      </w:pPr>
    </w:p>
    <w:p w14:paraId="6DC50CBB" w14:textId="77777777" w:rsidR="00D33E02" w:rsidRDefault="00D33E02">
      <w:pPr>
        <w:spacing w:before="240"/>
        <w:jc w:val="center"/>
      </w:pPr>
      <w:r>
        <w:rPr>
          <w:rFonts w:ascii="Segoe UI Semibold" w:eastAsia="Segoe UI Semibold" w:hAnsi="Segoe UI Semibold" w:cs="Segoe UI Semibold"/>
          <w:b/>
          <w:bCs/>
          <w:color w:val="0078D4"/>
          <w:sz w:val="28"/>
          <w:szCs w:val="28"/>
        </w:rPr>
        <w:t>Microsoft</w:t>
      </w:r>
    </w:p>
    <w:p w14:paraId="04D85DB7" w14:textId="77777777" w:rsidR="00D33E02" w:rsidRDefault="00D33E02">
      <w:pPr>
        <w:spacing w:after="240"/>
        <w:jc w:val="center"/>
      </w:pPr>
      <w:r>
        <w:rPr>
          <w:color w:val="595959"/>
          <w:sz w:val="24"/>
          <w:szCs w:val="24"/>
        </w:rPr>
        <w:t>Architecture Document</w:t>
      </w:r>
    </w:p>
    <w:p w14:paraId="2D1EF0C0" w14:textId="77777777" w:rsidR="00D33E02" w:rsidRDefault="00D33E02">
      <w:pPr>
        <w:spacing w:before="480"/>
        <w:jc w:val="center"/>
      </w:pPr>
      <w:r>
        <w:rPr>
          <w:rFonts w:ascii="Segoe UI Semibold" w:eastAsia="Segoe UI Semibold" w:hAnsi="Segoe UI Semibold" w:cs="Segoe UI Semibold"/>
          <w:b/>
          <w:bCs/>
          <w:color w:val="1F1F1F"/>
          <w:sz w:val="56"/>
          <w:szCs w:val="56"/>
        </w:rPr>
        <w:t>Unified AI Platform (UAP)</w:t>
      </w:r>
    </w:p>
    <w:p w14:paraId="5254AB7E" w14:textId="77777777" w:rsidR="00D33E02" w:rsidRDefault="00D33E02">
      <w:pPr>
        <w:spacing w:before="60"/>
        <w:jc w:val="center"/>
      </w:pPr>
      <w:r>
        <w:rPr>
          <w:color w:val="005A9E"/>
          <w:sz w:val="32"/>
          <w:szCs w:val="32"/>
        </w:rPr>
        <w:t>AI Marketplace &amp; Global Agentic Orchestrator</w:t>
      </w:r>
    </w:p>
    <w:p w14:paraId="2701BAFF" w14:textId="77777777" w:rsidR="00D33E02" w:rsidRDefault="00D33E02">
      <w:pPr>
        <w:spacing w:after="480"/>
        <w:jc w:val="center"/>
      </w:pPr>
      <w:r>
        <w:rPr>
          <w:i/>
          <w:iCs/>
          <w:color w:val="595959"/>
          <w:sz w:val="24"/>
          <w:szCs w:val="24"/>
        </w:rPr>
        <w:t>Capabilities, Architecture and Developer Experience</w:t>
      </w:r>
    </w:p>
    <w:p w14:paraId="0A37501D" w14:textId="77777777" w:rsidR="00D33E02" w:rsidRDefault="00D33E02">
      <w:pPr>
        <w:spacing w:before="2400"/>
      </w:pPr>
    </w:p>
    <w:p w14:paraId="7AD1EE91" w14:textId="67F1A446" w:rsidR="00D33E02" w:rsidRDefault="00D33E02">
      <w:pPr>
        <w:spacing w:before="60" w:after="60"/>
        <w:jc w:val="center"/>
      </w:pPr>
      <w:r w:rsidRPr="6CDBB948">
        <w:rPr>
          <w:color w:val="595959"/>
          <w:sz w:val="20"/>
          <w:szCs w:val="20"/>
        </w:rPr>
        <w:t xml:space="preserve">Document Version 1.0  |  Status: Draft  |  </w:t>
      </w:r>
      <w:r w:rsidR="00A643EE">
        <w:rPr>
          <w:color w:val="595959"/>
          <w:sz w:val="20"/>
          <w:szCs w:val="20"/>
        </w:rPr>
        <w:t>May</w:t>
      </w:r>
      <w:r w:rsidRPr="6CDBB948">
        <w:rPr>
          <w:color w:val="595959"/>
          <w:sz w:val="20"/>
          <w:szCs w:val="20"/>
        </w:rPr>
        <w:t xml:space="preserve"> 2026</w:t>
      </w:r>
    </w:p>
    <w:p w14:paraId="22E0FC93" w14:textId="77777777" w:rsidR="00D33E02" w:rsidRDefault="00D33E02">
      <w:pPr>
        <w:pageBreakBefore/>
        <w:spacing w:before="240" w:after="240"/>
      </w:pPr>
      <w:r>
        <w:rPr>
          <w:rFonts w:ascii="Segoe UI Semibold" w:eastAsia="Segoe UI Semibold" w:hAnsi="Segoe UI Semibold" w:cs="Segoe UI Semibold"/>
          <w:b/>
          <w:bCs/>
          <w:color w:val="005A9E"/>
          <w:sz w:val="36"/>
          <w:szCs w:val="36"/>
        </w:rPr>
        <w:lastRenderedPageBreak/>
        <w:t>Table of Contents</w:t>
      </w:r>
    </w:p>
    <w:p w14:paraId="271EB937" w14:textId="2D40DB20" w:rsidR="000B3950" w:rsidRDefault="001120C6">
      <w:pPr>
        <w:pStyle w:val="TOC1"/>
        <w:rPr>
          <w:rFonts w:asciiTheme="minorHAnsi" w:hAnsiTheme="minorHAnsi"/>
          <w:kern w:val="2"/>
          <w:szCs w:val="24"/>
          <w14:ligatures w14:val="standardContextual"/>
        </w:rPr>
      </w:pPr>
      <w:r>
        <w:fldChar w:fldCharType="begin"/>
      </w:r>
      <w:r>
        <w:instrText>TOC \h \o "1-3"</w:instrText>
      </w:r>
      <w:r>
        <w:fldChar w:fldCharType="separate"/>
      </w:r>
      <w:hyperlink w:anchor="_Toc229401361" w:history="1">
        <w:r w:rsidR="000B3950" w:rsidRPr="009442E0">
          <w:rPr>
            <w:rStyle w:val="Hyperlink"/>
          </w:rPr>
          <w:t>1. Document Control</w:t>
        </w:r>
        <w:r w:rsidR="000B3950">
          <w:tab/>
        </w:r>
        <w:r w:rsidR="000B3950">
          <w:fldChar w:fldCharType="begin"/>
        </w:r>
        <w:r w:rsidR="000B3950">
          <w:instrText xml:space="preserve"> PAGEREF _Toc229401361 \h </w:instrText>
        </w:r>
        <w:r w:rsidR="000B3950">
          <w:fldChar w:fldCharType="separate"/>
        </w:r>
        <w:r w:rsidR="000B3950">
          <w:t>5</w:t>
        </w:r>
        <w:r w:rsidR="000B3950">
          <w:fldChar w:fldCharType="end"/>
        </w:r>
      </w:hyperlink>
    </w:p>
    <w:p w14:paraId="60B42914" w14:textId="5D55CE43" w:rsidR="000B3950" w:rsidRDefault="000B3950">
      <w:pPr>
        <w:pStyle w:val="TOC2"/>
        <w:rPr>
          <w:rFonts w:asciiTheme="minorHAnsi" w:hAnsiTheme="minorHAnsi"/>
          <w:noProof/>
          <w:kern w:val="2"/>
          <w:sz w:val="24"/>
          <w:szCs w:val="24"/>
          <w14:ligatures w14:val="standardContextual"/>
        </w:rPr>
      </w:pPr>
      <w:hyperlink w:anchor="_Toc229401362" w:history="1">
        <w:r w:rsidRPr="009442E0">
          <w:rPr>
            <w:rStyle w:val="Hyperlink"/>
            <w:noProof/>
          </w:rPr>
          <w:t>1.1 Revision History</w:t>
        </w:r>
        <w:r>
          <w:rPr>
            <w:noProof/>
          </w:rPr>
          <w:tab/>
        </w:r>
        <w:r>
          <w:rPr>
            <w:noProof/>
          </w:rPr>
          <w:fldChar w:fldCharType="begin"/>
        </w:r>
        <w:r>
          <w:rPr>
            <w:noProof/>
          </w:rPr>
          <w:instrText xml:space="preserve"> PAGEREF _Toc229401362 \h </w:instrText>
        </w:r>
        <w:r>
          <w:rPr>
            <w:noProof/>
          </w:rPr>
        </w:r>
        <w:r>
          <w:rPr>
            <w:noProof/>
          </w:rPr>
          <w:fldChar w:fldCharType="separate"/>
        </w:r>
        <w:r>
          <w:rPr>
            <w:noProof/>
          </w:rPr>
          <w:t>5</w:t>
        </w:r>
        <w:r>
          <w:rPr>
            <w:noProof/>
          </w:rPr>
          <w:fldChar w:fldCharType="end"/>
        </w:r>
      </w:hyperlink>
    </w:p>
    <w:p w14:paraId="7A98C3A5" w14:textId="302F14A7" w:rsidR="000B3950" w:rsidRDefault="000B3950">
      <w:pPr>
        <w:pStyle w:val="TOC1"/>
        <w:rPr>
          <w:rFonts w:asciiTheme="minorHAnsi" w:hAnsiTheme="minorHAnsi"/>
          <w:kern w:val="2"/>
          <w:szCs w:val="24"/>
          <w14:ligatures w14:val="standardContextual"/>
        </w:rPr>
      </w:pPr>
      <w:hyperlink w:anchor="_Toc229401363" w:history="1">
        <w:r w:rsidRPr="009442E0">
          <w:rPr>
            <w:rStyle w:val="Hyperlink"/>
          </w:rPr>
          <w:t>2. Executive Summary</w:t>
        </w:r>
        <w:r>
          <w:tab/>
        </w:r>
        <w:r>
          <w:fldChar w:fldCharType="begin"/>
        </w:r>
        <w:r>
          <w:instrText xml:space="preserve"> PAGEREF _Toc229401363 \h </w:instrText>
        </w:r>
        <w:r>
          <w:fldChar w:fldCharType="separate"/>
        </w:r>
        <w:r>
          <w:t>6</w:t>
        </w:r>
        <w:r>
          <w:fldChar w:fldCharType="end"/>
        </w:r>
      </w:hyperlink>
    </w:p>
    <w:p w14:paraId="519699E9" w14:textId="19FA1F9C" w:rsidR="000B3950" w:rsidRDefault="000B3950">
      <w:pPr>
        <w:pStyle w:val="TOC1"/>
        <w:rPr>
          <w:rFonts w:asciiTheme="minorHAnsi" w:hAnsiTheme="minorHAnsi"/>
          <w:kern w:val="2"/>
          <w:szCs w:val="24"/>
          <w14:ligatures w14:val="standardContextual"/>
        </w:rPr>
      </w:pPr>
      <w:hyperlink w:anchor="_Toc229401364" w:history="1">
        <w:r w:rsidRPr="009442E0">
          <w:rPr>
            <w:rStyle w:val="Hyperlink"/>
          </w:rPr>
          <w:t>3. Business Context and Drivers</w:t>
        </w:r>
        <w:r>
          <w:tab/>
        </w:r>
        <w:r>
          <w:fldChar w:fldCharType="begin"/>
        </w:r>
        <w:r>
          <w:instrText xml:space="preserve"> PAGEREF _Toc229401364 \h </w:instrText>
        </w:r>
        <w:r>
          <w:fldChar w:fldCharType="separate"/>
        </w:r>
        <w:r>
          <w:t>7</w:t>
        </w:r>
        <w:r>
          <w:fldChar w:fldCharType="end"/>
        </w:r>
      </w:hyperlink>
    </w:p>
    <w:p w14:paraId="199B5AFC" w14:textId="00ECA42C" w:rsidR="000B3950" w:rsidRDefault="000B3950">
      <w:pPr>
        <w:pStyle w:val="TOC2"/>
        <w:rPr>
          <w:rFonts w:asciiTheme="minorHAnsi" w:hAnsiTheme="minorHAnsi"/>
          <w:noProof/>
          <w:kern w:val="2"/>
          <w:sz w:val="24"/>
          <w:szCs w:val="24"/>
          <w14:ligatures w14:val="standardContextual"/>
        </w:rPr>
      </w:pPr>
      <w:hyperlink w:anchor="_Toc229401365" w:history="1">
        <w:r w:rsidRPr="009442E0">
          <w:rPr>
            <w:rStyle w:val="Hyperlink"/>
            <w:noProof/>
          </w:rPr>
          <w:t>3.1 Problem Statement</w:t>
        </w:r>
        <w:r>
          <w:rPr>
            <w:noProof/>
          </w:rPr>
          <w:tab/>
        </w:r>
        <w:r>
          <w:rPr>
            <w:noProof/>
          </w:rPr>
          <w:fldChar w:fldCharType="begin"/>
        </w:r>
        <w:r>
          <w:rPr>
            <w:noProof/>
          </w:rPr>
          <w:instrText xml:space="preserve"> PAGEREF _Toc229401365 \h </w:instrText>
        </w:r>
        <w:r>
          <w:rPr>
            <w:noProof/>
          </w:rPr>
        </w:r>
        <w:r>
          <w:rPr>
            <w:noProof/>
          </w:rPr>
          <w:fldChar w:fldCharType="separate"/>
        </w:r>
        <w:r>
          <w:rPr>
            <w:noProof/>
          </w:rPr>
          <w:t>7</w:t>
        </w:r>
        <w:r>
          <w:rPr>
            <w:noProof/>
          </w:rPr>
          <w:fldChar w:fldCharType="end"/>
        </w:r>
      </w:hyperlink>
    </w:p>
    <w:p w14:paraId="77FE3921" w14:textId="177FD66D" w:rsidR="000B3950" w:rsidRDefault="000B3950">
      <w:pPr>
        <w:pStyle w:val="TOC2"/>
        <w:rPr>
          <w:rFonts w:asciiTheme="minorHAnsi" w:hAnsiTheme="minorHAnsi"/>
          <w:noProof/>
          <w:kern w:val="2"/>
          <w:sz w:val="24"/>
          <w:szCs w:val="24"/>
          <w14:ligatures w14:val="standardContextual"/>
        </w:rPr>
      </w:pPr>
      <w:hyperlink w:anchor="_Toc229401366" w:history="1">
        <w:r w:rsidRPr="009442E0">
          <w:rPr>
            <w:rStyle w:val="Hyperlink"/>
            <w:noProof/>
          </w:rPr>
          <w:t>3.2 Business Value of an Enterprise AI Investment</w:t>
        </w:r>
        <w:r>
          <w:rPr>
            <w:noProof/>
          </w:rPr>
          <w:tab/>
        </w:r>
        <w:r>
          <w:rPr>
            <w:noProof/>
          </w:rPr>
          <w:fldChar w:fldCharType="begin"/>
        </w:r>
        <w:r>
          <w:rPr>
            <w:noProof/>
          </w:rPr>
          <w:instrText xml:space="preserve"> PAGEREF _Toc229401366 \h </w:instrText>
        </w:r>
        <w:r>
          <w:rPr>
            <w:noProof/>
          </w:rPr>
        </w:r>
        <w:r>
          <w:rPr>
            <w:noProof/>
          </w:rPr>
          <w:fldChar w:fldCharType="separate"/>
        </w:r>
        <w:r>
          <w:rPr>
            <w:noProof/>
          </w:rPr>
          <w:t>7</w:t>
        </w:r>
        <w:r>
          <w:rPr>
            <w:noProof/>
          </w:rPr>
          <w:fldChar w:fldCharType="end"/>
        </w:r>
      </w:hyperlink>
    </w:p>
    <w:p w14:paraId="6EE2A10B" w14:textId="42254773" w:rsidR="000B3950" w:rsidRDefault="000B3950">
      <w:pPr>
        <w:pStyle w:val="TOC2"/>
        <w:rPr>
          <w:rFonts w:asciiTheme="minorHAnsi" w:hAnsiTheme="minorHAnsi"/>
          <w:noProof/>
          <w:kern w:val="2"/>
          <w:sz w:val="24"/>
          <w:szCs w:val="24"/>
          <w14:ligatures w14:val="standardContextual"/>
        </w:rPr>
      </w:pPr>
      <w:hyperlink w:anchor="_Toc229401367" w:history="1">
        <w:r w:rsidRPr="009442E0">
          <w:rPr>
            <w:rStyle w:val="Hyperlink"/>
            <w:noProof/>
          </w:rPr>
          <w:t>3.3 Benefit of the UAP to Optum Real</w:t>
        </w:r>
        <w:r>
          <w:rPr>
            <w:noProof/>
          </w:rPr>
          <w:tab/>
        </w:r>
        <w:r>
          <w:rPr>
            <w:noProof/>
          </w:rPr>
          <w:fldChar w:fldCharType="begin"/>
        </w:r>
        <w:r>
          <w:rPr>
            <w:noProof/>
          </w:rPr>
          <w:instrText xml:space="preserve"> PAGEREF _Toc229401367 \h </w:instrText>
        </w:r>
        <w:r>
          <w:rPr>
            <w:noProof/>
          </w:rPr>
        </w:r>
        <w:r>
          <w:rPr>
            <w:noProof/>
          </w:rPr>
          <w:fldChar w:fldCharType="separate"/>
        </w:r>
        <w:r>
          <w:rPr>
            <w:noProof/>
          </w:rPr>
          <w:t>8</w:t>
        </w:r>
        <w:r>
          <w:rPr>
            <w:noProof/>
          </w:rPr>
          <w:fldChar w:fldCharType="end"/>
        </w:r>
      </w:hyperlink>
    </w:p>
    <w:p w14:paraId="07491F28" w14:textId="5A236C11" w:rsidR="000B3950" w:rsidRDefault="000B3950">
      <w:pPr>
        <w:pStyle w:val="TOC1"/>
        <w:rPr>
          <w:rFonts w:asciiTheme="minorHAnsi" w:hAnsiTheme="minorHAnsi"/>
          <w:kern w:val="2"/>
          <w:szCs w:val="24"/>
          <w14:ligatures w14:val="standardContextual"/>
        </w:rPr>
      </w:pPr>
      <w:hyperlink w:anchor="_Toc229401368" w:history="1">
        <w:r w:rsidRPr="009442E0">
          <w:rPr>
            <w:rStyle w:val="Hyperlink"/>
          </w:rPr>
          <w:t>4. Goals</w:t>
        </w:r>
        <w:r>
          <w:tab/>
        </w:r>
        <w:r>
          <w:fldChar w:fldCharType="begin"/>
        </w:r>
        <w:r>
          <w:instrText xml:space="preserve"> PAGEREF _Toc229401368 \h </w:instrText>
        </w:r>
        <w:r>
          <w:fldChar w:fldCharType="separate"/>
        </w:r>
        <w:r>
          <w:t>10</w:t>
        </w:r>
        <w:r>
          <w:fldChar w:fldCharType="end"/>
        </w:r>
      </w:hyperlink>
    </w:p>
    <w:p w14:paraId="1B3CF443" w14:textId="3C85A066" w:rsidR="000B3950" w:rsidRDefault="000B3950">
      <w:pPr>
        <w:pStyle w:val="TOC2"/>
        <w:rPr>
          <w:rFonts w:asciiTheme="minorHAnsi" w:hAnsiTheme="minorHAnsi"/>
          <w:noProof/>
          <w:kern w:val="2"/>
          <w:sz w:val="24"/>
          <w:szCs w:val="24"/>
          <w14:ligatures w14:val="standardContextual"/>
        </w:rPr>
      </w:pPr>
      <w:hyperlink w:anchor="_Toc229401369" w:history="1">
        <w:r w:rsidRPr="009442E0">
          <w:rPr>
            <w:rStyle w:val="Hyperlink"/>
            <w:noProof/>
          </w:rPr>
          <w:t>4.1 Goals</w:t>
        </w:r>
        <w:r>
          <w:rPr>
            <w:noProof/>
          </w:rPr>
          <w:tab/>
        </w:r>
        <w:r>
          <w:rPr>
            <w:noProof/>
          </w:rPr>
          <w:fldChar w:fldCharType="begin"/>
        </w:r>
        <w:r>
          <w:rPr>
            <w:noProof/>
          </w:rPr>
          <w:instrText xml:space="preserve"> PAGEREF _Toc229401369 \h </w:instrText>
        </w:r>
        <w:r>
          <w:rPr>
            <w:noProof/>
          </w:rPr>
        </w:r>
        <w:r>
          <w:rPr>
            <w:noProof/>
          </w:rPr>
          <w:fldChar w:fldCharType="separate"/>
        </w:r>
        <w:r>
          <w:rPr>
            <w:noProof/>
          </w:rPr>
          <w:t>10</w:t>
        </w:r>
        <w:r>
          <w:rPr>
            <w:noProof/>
          </w:rPr>
          <w:fldChar w:fldCharType="end"/>
        </w:r>
      </w:hyperlink>
    </w:p>
    <w:p w14:paraId="0C7360B2" w14:textId="2A817F44" w:rsidR="000B3950" w:rsidRDefault="000B3950">
      <w:pPr>
        <w:pStyle w:val="TOC1"/>
        <w:rPr>
          <w:rFonts w:asciiTheme="minorHAnsi" w:hAnsiTheme="minorHAnsi"/>
          <w:kern w:val="2"/>
          <w:szCs w:val="24"/>
          <w14:ligatures w14:val="standardContextual"/>
        </w:rPr>
      </w:pPr>
      <w:hyperlink w:anchor="_Toc229401370" w:history="1">
        <w:r w:rsidRPr="009442E0">
          <w:rPr>
            <w:rStyle w:val="Hyperlink"/>
          </w:rPr>
          <w:t>5. Architecture Principles</w:t>
        </w:r>
        <w:r>
          <w:tab/>
        </w:r>
        <w:r>
          <w:fldChar w:fldCharType="begin"/>
        </w:r>
        <w:r>
          <w:instrText xml:space="preserve"> PAGEREF _Toc229401370 \h </w:instrText>
        </w:r>
        <w:r>
          <w:fldChar w:fldCharType="separate"/>
        </w:r>
        <w:r>
          <w:t>11</w:t>
        </w:r>
        <w:r>
          <w:fldChar w:fldCharType="end"/>
        </w:r>
      </w:hyperlink>
    </w:p>
    <w:p w14:paraId="4151428A" w14:textId="16E81C24" w:rsidR="000B3950" w:rsidRDefault="000B3950">
      <w:pPr>
        <w:pStyle w:val="TOC1"/>
        <w:rPr>
          <w:rFonts w:asciiTheme="minorHAnsi" w:hAnsiTheme="minorHAnsi"/>
          <w:kern w:val="2"/>
          <w:szCs w:val="24"/>
          <w14:ligatures w14:val="standardContextual"/>
        </w:rPr>
      </w:pPr>
      <w:hyperlink w:anchor="_Toc229401371" w:history="1">
        <w:r w:rsidRPr="009442E0">
          <w:rPr>
            <w:rStyle w:val="Hyperlink"/>
          </w:rPr>
          <w:t>6. Solution Overview</w:t>
        </w:r>
        <w:r>
          <w:tab/>
        </w:r>
        <w:r>
          <w:fldChar w:fldCharType="begin"/>
        </w:r>
        <w:r>
          <w:instrText xml:space="preserve"> PAGEREF _Toc229401371 \h </w:instrText>
        </w:r>
        <w:r>
          <w:fldChar w:fldCharType="separate"/>
        </w:r>
        <w:r>
          <w:t>12</w:t>
        </w:r>
        <w:r>
          <w:fldChar w:fldCharType="end"/>
        </w:r>
      </w:hyperlink>
    </w:p>
    <w:p w14:paraId="6572729C" w14:textId="5D7989E5" w:rsidR="000B3950" w:rsidRDefault="000B3950">
      <w:pPr>
        <w:pStyle w:val="TOC1"/>
        <w:rPr>
          <w:rFonts w:asciiTheme="minorHAnsi" w:hAnsiTheme="minorHAnsi"/>
          <w:kern w:val="2"/>
          <w:szCs w:val="24"/>
          <w14:ligatures w14:val="standardContextual"/>
        </w:rPr>
      </w:pPr>
      <w:hyperlink w:anchor="_Toc229401372" w:history="1">
        <w:r w:rsidRPr="009442E0">
          <w:rPr>
            <w:rStyle w:val="Hyperlink"/>
          </w:rPr>
          <w:t>7. Logical Architecture</w:t>
        </w:r>
        <w:r>
          <w:tab/>
        </w:r>
        <w:r>
          <w:fldChar w:fldCharType="begin"/>
        </w:r>
        <w:r>
          <w:instrText xml:space="preserve"> PAGEREF _Toc229401372 \h </w:instrText>
        </w:r>
        <w:r>
          <w:fldChar w:fldCharType="separate"/>
        </w:r>
        <w:r>
          <w:t>13</w:t>
        </w:r>
        <w:r>
          <w:fldChar w:fldCharType="end"/>
        </w:r>
      </w:hyperlink>
    </w:p>
    <w:p w14:paraId="72A3B9A3" w14:textId="5243A7A5" w:rsidR="000B3950" w:rsidRDefault="000B3950">
      <w:pPr>
        <w:pStyle w:val="TOC2"/>
        <w:rPr>
          <w:rFonts w:asciiTheme="minorHAnsi" w:hAnsiTheme="minorHAnsi"/>
          <w:noProof/>
          <w:kern w:val="2"/>
          <w:sz w:val="24"/>
          <w:szCs w:val="24"/>
          <w14:ligatures w14:val="standardContextual"/>
        </w:rPr>
      </w:pPr>
      <w:hyperlink w:anchor="_Toc229401373" w:history="1">
        <w:r w:rsidRPr="009442E0">
          <w:rPr>
            <w:rStyle w:val="Hyperlink"/>
            <w:noProof/>
          </w:rPr>
          <w:t>7.1 UAP Capability Architecture</w:t>
        </w:r>
        <w:r>
          <w:rPr>
            <w:noProof/>
          </w:rPr>
          <w:tab/>
        </w:r>
        <w:r>
          <w:rPr>
            <w:noProof/>
          </w:rPr>
          <w:fldChar w:fldCharType="begin"/>
        </w:r>
        <w:r>
          <w:rPr>
            <w:noProof/>
          </w:rPr>
          <w:instrText xml:space="preserve"> PAGEREF _Toc229401373 \h </w:instrText>
        </w:r>
        <w:r>
          <w:rPr>
            <w:noProof/>
          </w:rPr>
        </w:r>
        <w:r>
          <w:rPr>
            <w:noProof/>
          </w:rPr>
          <w:fldChar w:fldCharType="separate"/>
        </w:r>
        <w:r>
          <w:rPr>
            <w:noProof/>
          </w:rPr>
          <w:t>13</w:t>
        </w:r>
        <w:r>
          <w:rPr>
            <w:noProof/>
          </w:rPr>
          <w:fldChar w:fldCharType="end"/>
        </w:r>
      </w:hyperlink>
    </w:p>
    <w:p w14:paraId="0E15A2CC" w14:textId="2F768009" w:rsidR="000B3950" w:rsidRDefault="000B3950">
      <w:pPr>
        <w:pStyle w:val="TOC2"/>
        <w:rPr>
          <w:rFonts w:asciiTheme="minorHAnsi" w:hAnsiTheme="minorHAnsi"/>
          <w:noProof/>
          <w:kern w:val="2"/>
          <w:sz w:val="24"/>
          <w:szCs w:val="24"/>
          <w14:ligatures w14:val="standardContextual"/>
        </w:rPr>
      </w:pPr>
      <w:hyperlink w:anchor="_Toc229401374" w:history="1">
        <w:r w:rsidRPr="009442E0">
          <w:rPr>
            <w:rStyle w:val="Hyperlink"/>
            <w:noProof/>
          </w:rPr>
          <w:t>7.2 Solution and Data Flow Architecture</w:t>
        </w:r>
        <w:r>
          <w:rPr>
            <w:noProof/>
          </w:rPr>
          <w:tab/>
        </w:r>
        <w:r>
          <w:rPr>
            <w:noProof/>
          </w:rPr>
          <w:fldChar w:fldCharType="begin"/>
        </w:r>
        <w:r>
          <w:rPr>
            <w:noProof/>
          </w:rPr>
          <w:instrText xml:space="preserve"> PAGEREF _Toc229401374 \h </w:instrText>
        </w:r>
        <w:r>
          <w:rPr>
            <w:noProof/>
          </w:rPr>
        </w:r>
        <w:r>
          <w:rPr>
            <w:noProof/>
          </w:rPr>
          <w:fldChar w:fldCharType="separate"/>
        </w:r>
        <w:r>
          <w:rPr>
            <w:noProof/>
          </w:rPr>
          <w:t>17</w:t>
        </w:r>
        <w:r>
          <w:rPr>
            <w:noProof/>
          </w:rPr>
          <w:fldChar w:fldCharType="end"/>
        </w:r>
      </w:hyperlink>
    </w:p>
    <w:p w14:paraId="6F1313E5" w14:textId="48312F0E" w:rsidR="000B3950" w:rsidRDefault="000B3950">
      <w:pPr>
        <w:pStyle w:val="TOC1"/>
        <w:rPr>
          <w:rFonts w:asciiTheme="minorHAnsi" w:hAnsiTheme="minorHAnsi"/>
          <w:kern w:val="2"/>
          <w:szCs w:val="24"/>
          <w14:ligatures w14:val="standardContextual"/>
        </w:rPr>
      </w:pPr>
      <w:hyperlink w:anchor="_Toc229401375" w:history="1">
        <w:r w:rsidRPr="009442E0">
          <w:rPr>
            <w:rStyle w:val="Hyperlink"/>
          </w:rPr>
          <w:t>8. Physical Architecture</w:t>
        </w:r>
        <w:r>
          <w:tab/>
        </w:r>
        <w:r>
          <w:fldChar w:fldCharType="begin"/>
        </w:r>
        <w:r>
          <w:instrText xml:space="preserve"> PAGEREF _Toc229401375 \h </w:instrText>
        </w:r>
        <w:r>
          <w:fldChar w:fldCharType="separate"/>
        </w:r>
        <w:r>
          <w:t>20</w:t>
        </w:r>
        <w:r>
          <w:fldChar w:fldCharType="end"/>
        </w:r>
      </w:hyperlink>
    </w:p>
    <w:p w14:paraId="49EF2357" w14:textId="3742A21D" w:rsidR="000B3950" w:rsidRDefault="000B3950">
      <w:pPr>
        <w:pStyle w:val="TOC2"/>
        <w:rPr>
          <w:rFonts w:asciiTheme="minorHAnsi" w:hAnsiTheme="minorHAnsi"/>
          <w:noProof/>
          <w:kern w:val="2"/>
          <w:sz w:val="24"/>
          <w:szCs w:val="24"/>
          <w14:ligatures w14:val="standardContextual"/>
        </w:rPr>
      </w:pPr>
      <w:hyperlink w:anchor="_Toc229401376" w:history="1">
        <w:r w:rsidRPr="009442E0">
          <w:rPr>
            <w:rStyle w:val="Hyperlink"/>
            <w:noProof/>
          </w:rPr>
          <w:t>8.1 Entry and Security Layer</w:t>
        </w:r>
        <w:r>
          <w:rPr>
            <w:noProof/>
          </w:rPr>
          <w:tab/>
        </w:r>
        <w:r>
          <w:rPr>
            <w:noProof/>
          </w:rPr>
          <w:fldChar w:fldCharType="begin"/>
        </w:r>
        <w:r>
          <w:rPr>
            <w:noProof/>
          </w:rPr>
          <w:instrText xml:space="preserve"> PAGEREF _Toc229401376 \h </w:instrText>
        </w:r>
        <w:r>
          <w:rPr>
            <w:noProof/>
          </w:rPr>
        </w:r>
        <w:r>
          <w:rPr>
            <w:noProof/>
          </w:rPr>
          <w:fldChar w:fldCharType="separate"/>
        </w:r>
        <w:r>
          <w:rPr>
            <w:noProof/>
          </w:rPr>
          <w:t>20</w:t>
        </w:r>
        <w:r>
          <w:rPr>
            <w:noProof/>
          </w:rPr>
          <w:fldChar w:fldCharType="end"/>
        </w:r>
      </w:hyperlink>
    </w:p>
    <w:p w14:paraId="762B90DA" w14:textId="7163C887" w:rsidR="000B3950" w:rsidRDefault="000B3950">
      <w:pPr>
        <w:pStyle w:val="TOC2"/>
        <w:rPr>
          <w:rFonts w:asciiTheme="minorHAnsi" w:hAnsiTheme="minorHAnsi"/>
          <w:noProof/>
          <w:kern w:val="2"/>
          <w:sz w:val="24"/>
          <w:szCs w:val="24"/>
          <w14:ligatures w14:val="standardContextual"/>
        </w:rPr>
      </w:pPr>
      <w:hyperlink w:anchor="_Toc229401377" w:history="1">
        <w:r w:rsidRPr="009442E0">
          <w:rPr>
            <w:rStyle w:val="Hyperlink"/>
            <w:noProof/>
          </w:rPr>
          <w:t>8.2. UAP Container Apps Environment</w:t>
        </w:r>
        <w:r>
          <w:rPr>
            <w:noProof/>
          </w:rPr>
          <w:tab/>
        </w:r>
        <w:r>
          <w:rPr>
            <w:noProof/>
          </w:rPr>
          <w:fldChar w:fldCharType="begin"/>
        </w:r>
        <w:r>
          <w:rPr>
            <w:noProof/>
          </w:rPr>
          <w:instrText xml:space="preserve"> PAGEREF _Toc229401377 \h </w:instrText>
        </w:r>
        <w:r>
          <w:rPr>
            <w:noProof/>
          </w:rPr>
        </w:r>
        <w:r>
          <w:rPr>
            <w:noProof/>
          </w:rPr>
          <w:fldChar w:fldCharType="separate"/>
        </w:r>
        <w:r>
          <w:rPr>
            <w:noProof/>
          </w:rPr>
          <w:t>21</w:t>
        </w:r>
        <w:r>
          <w:rPr>
            <w:noProof/>
          </w:rPr>
          <w:fldChar w:fldCharType="end"/>
        </w:r>
      </w:hyperlink>
    </w:p>
    <w:p w14:paraId="0060E9A5" w14:textId="4B0DE61F" w:rsidR="000B3950" w:rsidRDefault="000B3950">
      <w:pPr>
        <w:pStyle w:val="TOC2"/>
        <w:rPr>
          <w:rFonts w:asciiTheme="minorHAnsi" w:hAnsiTheme="minorHAnsi"/>
          <w:noProof/>
          <w:kern w:val="2"/>
          <w:sz w:val="24"/>
          <w:szCs w:val="24"/>
          <w14:ligatures w14:val="standardContextual"/>
        </w:rPr>
      </w:pPr>
      <w:hyperlink w:anchor="_Toc229401378" w:history="1">
        <w:r w:rsidRPr="009442E0">
          <w:rPr>
            <w:rStyle w:val="Hyperlink"/>
            <w:noProof/>
          </w:rPr>
          <w:t>8.3 Shared Platform Services within the UAP Subscription</w:t>
        </w:r>
        <w:r>
          <w:rPr>
            <w:noProof/>
          </w:rPr>
          <w:tab/>
        </w:r>
        <w:r>
          <w:rPr>
            <w:noProof/>
          </w:rPr>
          <w:fldChar w:fldCharType="begin"/>
        </w:r>
        <w:r>
          <w:rPr>
            <w:noProof/>
          </w:rPr>
          <w:instrText xml:space="preserve"> PAGEREF _Toc229401378 \h </w:instrText>
        </w:r>
        <w:r>
          <w:rPr>
            <w:noProof/>
          </w:rPr>
        </w:r>
        <w:r>
          <w:rPr>
            <w:noProof/>
          </w:rPr>
          <w:fldChar w:fldCharType="separate"/>
        </w:r>
        <w:r>
          <w:rPr>
            <w:noProof/>
          </w:rPr>
          <w:t>22</w:t>
        </w:r>
        <w:r>
          <w:rPr>
            <w:noProof/>
          </w:rPr>
          <w:fldChar w:fldCharType="end"/>
        </w:r>
      </w:hyperlink>
    </w:p>
    <w:p w14:paraId="20F00887" w14:textId="54B287F8" w:rsidR="000B3950" w:rsidRDefault="000B3950">
      <w:pPr>
        <w:pStyle w:val="TOC2"/>
        <w:rPr>
          <w:rFonts w:asciiTheme="minorHAnsi" w:hAnsiTheme="minorHAnsi"/>
          <w:noProof/>
          <w:kern w:val="2"/>
          <w:sz w:val="24"/>
          <w:szCs w:val="24"/>
          <w14:ligatures w14:val="standardContextual"/>
        </w:rPr>
      </w:pPr>
      <w:hyperlink w:anchor="_Toc229401379" w:history="1">
        <w:r w:rsidRPr="009442E0">
          <w:rPr>
            <w:rStyle w:val="Hyperlink"/>
            <w:noProof/>
          </w:rPr>
          <w:t>8.4. External AI and Monitoring Services (UAIS and Enterprise Shared Services)</w:t>
        </w:r>
        <w:r>
          <w:rPr>
            <w:noProof/>
          </w:rPr>
          <w:tab/>
        </w:r>
        <w:r>
          <w:rPr>
            <w:noProof/>
          </w:rPr>
          <w:fldChar w:fldCharType="begin"/>
        </w:r>
        <w:r>
          <w:rPr>
            <w:noProof/>
          </w:rPr>
          <w:instrText xml:space="preserve"> PAGEREF _Toc229401379 \h </w:instrText>
        </w:r>
        <w:r>
          <w:rPr>
            <w:noProof/>
          </w:rPr>
        </w:r>
        <w:r>
          <w:rPr>
            <w:noProof/>
          </w:rPr>
          <w:fldChar w:fldCharType="separate"/>
        </w:r>
        <w:r>
          <w:rPr>
            <w:noProof/>
          </w:rPr>
          <w:t>22</w:t>
        </w:r>
        <w:r>
          <w:rPr>
            <w:noProof/>
          </w:rPr>
          <w:fldChar w:fldCharType="end"/>
        </w:r>
      </w:hyperlink>
    </w:p>
    <w:p w14:paraId="3383F59E" w14:textId="70EC69C0" w:rsidR="000B3950" w:rsidRDefault="000B3950">
      <w:pPr>
        <w:pStyle w:val="TOC1"/>
        <w:rPr>
          <w:rFonts w:asciiTheme="minorHAnsi" w:hAnsiTheme="minorHAnsi"/>
          <w:kern w:val="2"/>
          <w:szCs w:val="24"/>
          <w14:ligatures w14:val="standardContextual"/>
        </w:rPr>
      </w:pPr>
      <w:hyperlink w:anchor="_Toc229401380" w:history="1">
        <w:r w:rsidRPr="009442E0">
          <w:rPr>
            <w:rStyle w:val="Hyperlink"/>
          </w:rPr>
          <w:t>9. Global Agentic Orchestrator</w:t>
        </w:r>
        <w:r>
          <w:tab/>
        </w:r>
        <w:r>
          <w:fldChar w:fldCharType="begin"/>
        </w:r>
        <w:r>
          <w:instrText xml:space="preserve"> PAGEREF _Toc229401380 \h </w:instrText>
        </w:r>
        <w:r>
          <w:fldChar w:fldCharType="separate"/>
        </w:r>
        <w:r>
          <w:t>25</w:t>
        </w:r>
        <w:r>
          <w:fldChar w:fldCharType="end"/>
        </w:r>
      </w:hyperlink>
    </w:p>
    <w:p w14:paraId="687276B4" w14:textId="3543F576" w:rsidR="000B3950" w:rsidRDefault="000B3950">
      <w:pPr>
        <w:pStyle w:val="TOC2"/>
        <w:rPr>
          <w:rFonts w:asciiTheme="minorHAnsi" w:hAnsiTheme="minorHAnsi"/>
          <w:noProof/>
          <w:kern w:val="2"/>
          <w:sz w:val="24"/>
          <w:szCs w:val="24"/>
          <w14:ligatures w14:val="standardContextual"/>
        </w:rPr>
      </w:pPr>
      <w:hyperlink w:anchor="_Toc229401381" w:history="1">
        <w:r w:rsidRPr="009442E0">
          <w:rPr>
            <w:rStyle w:val="Hyperlink"/>
            <w:noProof/>
          </w:rPr>
          <w:t>9.1 Two-Tier Orchestration</w:t>
        </w:r>
        <w:r>
          <w:rPr>
            <w:noProof/>
          </w:rPr>
          <w:tab/>
        </w:r>
        <w:r>
          <w:rPr>
            <w:noProof/>
          </w:rPr>
          <w:fldChar w:fldCharType="begin"/>
        </w:r>
        <w:r>
          <w:rPr>
            <w:noProof/>
          </w:rPr>
          <w:instrText xml:space="preserve"> PAGEREF _Toc229401381 \h </w:instrText>
        </w:r>
        <w:r>
          <w:rPr>
            <w:noProof/>
          </w:rPr>
        </w:r>
        <w:r>
          <w:rPr>
            <w:noProof/>
          </w:rPr>
          <w:fldChar w:fldCharType="separate"/>
        </w:r>
        <w:r>
          <w:rPr>
            <w:noProof/>
          </w:rPr>
          <w:t>25</w:t>
        </w:r>
        <w:r>
          <w:rPr>
            <w:noProof/>
          </w:rPr>
          <w:fldChar w:fldCharType="end"/>
        </w:r>
      </w:hyperlink>
    </w:p>
    <w:p w14:paraId="0A40BC19" w14:textId="42EE817E" w:rsidR="000B3950" w:rsidRDefault="000B3950">
      <w:pPr>
        <w:pStyle w:val="TOC2"/>
        <w:rPr>
          <w:rFonts w:asciiTheme="minorHAnsi" w:hAnsiTheme="minorHAnsi"/>
          <w:noProof/>
          <w:kern w:val="2"/>
          <w:sz w:val="24"/>
          <w:szCs w:val="24"/>
          <w14:ligatures w14:val="standardContextual"/>
        </w:rPr>
      </w:pPr>
      <w:hyperlink w:anchor="_Toc229401382" w:history="1">
        <w:r w:rsidRPr="009442E0">
          <w:rPr>
            <w:rStyle w:val="Hyperlink"/>
            <w:noProof/>
          </w:rPr>
          <w:t>9.2 Three Logical Planes</w:t>
        </w:r>
        <w:r>
          <w:rPr>
            <w:noProof/>
          </w:rPr>
          <w:tab/>
        </w:r>
        <w:r>
          <w:rPr>
            <w:noProof/>
          </w:rPr>
          <w:fldChar w:fldCharType="begin"/>
        </w:r>
        <w:r>
          <w:rPr>
            <w:noProof/>
          </w:rPr>
          <w:instrText xml:space="preserve"> PAGEREF _Toc229401382 \h </w:instrText>
        </w:r>
        <w:r>
          <w:rPr>
            <w:noProof/>
          </w:rPr>
        </w:r>
        <w:r>
          <w:rPr>
            <w:noProof/>
          </w:rPr>
          <w:fldChar w:fldCharType="separate"/>
        </w:r>
        <w:r>
          <w:rPr>
            <w:noProof/>
          </w:rPr>
          <w:t>25</w:t>
        </w:r>
        <w:r>
          <w:rPr>
            <w:noProof/>
          </w:rPr>
          <w:fldChar w:fldCharType="end"/>
        </w:r>
      </w:hyperlink>
    </w:p>
    <w:p w14:paraId="707CC35A" w14:textId="0B8C009E" w:rsidR="000B3950" w:rsidRDefault="000B3950">
      <w:pPr>
        <w:pStyle w:val="TOC2"/>
        <w:rPr>
          <w:rFonts w:asciiTheme="minorHAnsi" w:hAnsiTheme="minorHAnsi"/>
          <w:noProof/>
          <w:kern w:val="2"/>
          <w:sz w:val="24"/>
          <w:szCs w:val="24"/>
          <w14:ligatures w14:val="standardContextual"/>
        </w:rPr>
      </w:pPr>
      <w:hyperlink w:anchor="_Toc229401383" w:history="1">
        <w:r w:rsidRPr="009442E0">
          <w:rPr>
            <w:rStyle w:val="Hyperlink"/>
            <w:noProof/>
          </w:rPr>
          <w:t>9.3 Unified Memory</w:t>
        </w:r>
        <w:r>
          <w:rPr>
            <w:noProof/>
          </w:rPr>
          <w:tab/>
        </w:r>
        <w:r>
          <w:rPr>
            <w:noProof/>
          </w:rPr>
          <w:fldChar w:fldCharType="begin"/>
        </w:r>
        <w:r>
          <w:rPr>
            <w:noProof/>
          </w:rPr>
          <w:instrText xml:space="preserve"> PAGEREF _Toc229401383 \h </w:instrText>
        </w:r>
        <w:r>
          <w:rPr>
            <w:noProof/>
          </w:rPr>
        </w:r>
        <w:r>
          <w:rPr>
            <w:noProof/>
          </w:rPr>
          <w:fldChar w:fldCharType="separate"/>
        </w:r>
        <w:r>
          <w:rPr>
            <w:noProof/>
          </w:rPr>
          <w:t>25</w:t>
        </w:r>
        <w:r>
          <w:rPr>
            <w:noProof/>
          </w:rPr>
          <w:fldChar w:fldCharType="end"/>
        </w:r>
      </w:hyperlink>
    </w:p>
    <w:p w14:paraId="7D5F3D57" w14:textId="4BB955BA" w:rsidR="000B3950" w:rsidRDefault="000B3950">
      <w:pPr>
        <w:pStyle w:val="TOC2"/>
        <w:rPr>
          <w:rFonts w:asciiTheme="minorHAnsi" w:hAnsiTheme="minorHAnsi"/>
          <w:noProof/>
          <w:kern w:val="2"/>
          <w:sz w:val="24"/>
          <w:szCs w:val="24"/>
          <w14:ligatures w14:val="standardContextual"/>
        </w:rPr>
      </w:pPr>
      <w:hyperlink w:anchor="_Toc229401384" w:history="1">
        <w:r w:rsidRPr="009442E0">
          <w:rPr>
            <w:rStyle w:val="Hyperlink"/>
            <w:noProof/>
          </w:rPr>
          <w:t>9.4 General Orchestrator Workflow</w:t>
        </w:r>
        <w:r>
          <w:rPr>
            <w:noProof/>
          </w:rPr>
          <w:tab/>
        </w:r>
        <w:r>
          <w:rPr>
            <w:noProof/>
          </w:rPr>
          <w:fldChar w:fldCharType="begin"/>
        </w:r>
        <w:r>
          <w:rPr>
            <w:noProof/>
          </w:rPr>
          <w:instrText xml:space="preserve"> PAGEREF _Toc229401384 \h </w:instrText>
        </w:r>
        <w:r>
          <w:rPr>
            <w:noProof/>
          </w:rPr>
        </w:r>
        <w:r>
          <w:rPr>
            <w:noProof/>
          </w:rPr>
          <w:fldChar w:fldCharType="separate"/>
        </w:r>
        <w:r>
          <w:rPr>
            <w:noProof/>
          </w:rPr>
          <w:t>25</w:t>
        </w:r>
        <w:r>
          <w:rPr>
            <w:noProof/>
          </w:rPr>
          <w:fldChar w:fldCharType="end"/>
        </w:r>
      </w:hyperlink>
    </w:p>
    <w:p w14:paraId="49C1374E" w14:textId="373264DC" w:rsidR="000B3950" w:rsidRDefault="000B3950">
      <w:pPr>
        <w:pStyle w:val="TOC2"/>
        <w:rPr>
          <w:rFonts w:asciiTheme="minorHAnsi" w:hAnsiTheme="minorHAnsi"/>
          <w:noProof/>
          <w:kern w:val="2"/>
          <w:sz w:val="24"/>
          <w:szCs w:val="24"/>
          <w14:ligatures w14:val="standardContextual"/>
        </w:rPr>
      </w:pPr>
      <w:hyperlink w:anchor="_Toc229401385" w:history="1">
        <w:r w:rsidRPr="009442E0">
          <w:rPr>
            <w:rStyle w:val="Hyperlink"/>
            <w:noProof/>
          </w:rPr>
          <w:t>9.5 Global Orchestrator Pattern — Nested Workflows</w:t>
        </w:r>
        <w:r>
          <w:rPr>
            <w:noProof/>
          </w:rPr>
          <w:tab/>
        </w:r>
        <w:r>
          <w:rPr>
            <w:noProof/>
          </w:rPr>
          <w:fldChar w:fldCharType="begin"/>
        </w:r>
        <w:r>
          <w:rPr>
            <w:noProof/>
          </w:rPr>
          <w:instrText xml:space="preserve"> PAGEREF _Toc229401385 \h </w:instrText>
        </w:r>
        <w:r>
          <w:rPr>
            <w:noProof/>
          </w:rPr>
        </w:r>
        <w:r>
          <w:rPr>
            <w:noProof/>
          </w:rPr>
          <w:fldChar w:fldCharType="separate"/>
        </w:r>
        <w:r>
          <w:rPr>
            <w:noProof/>
          </w:rPr>
          <w:t>26</w:t>
        </w:r>
        <w:r>
          <w:rPr>
            <w:noProof/>
          </w:rPr>
          <w:fldChar w:fldCharType="end"/>
        </w:r>
      </w:hyperlink>
    </w:p>
    <w:p w14:paraId="14737930" w14:textId="6F3F0FBE" w:rsidR="000B3950" w:rsidRDefault="000B3950">
      <w:pPr>
        <w:pStyle w:val="TOC1"/>
        <w:rPr>
          <w:rFonts w:asciiTheme="minorHAnsi" w:hAnsiTheme="minorHAnsi"/>
          <w:kern w:val="2"/>
          <w:szCs w:val="24"/>
          <w14:ligatures w14:val="standardContextual"/>
        </w:rPr>
      </w:pPr>
      <w:hyperlink w:anchor="_Toc229401386" w:history="1">
        <w:r w:rsidRPr="009442E0">
          <w:rPr>
            <w:rStyle w:val="Hyperlink"/>
          </w:rPr>
          <w:t>10. Orchestration Framework — LangGraph vs MAF</w:t>
        </w:r>
        <w:r>
          <w:tab/>
        </w:r>
        <w:r>
          <w:fldChar w:fldCharType="begin"/>
        </w:r>
        <w:r>
          <w:instrText xml:space="preserve"> PAGEREF _Toc229401386 \h </w:instrText>
        </w:r>
        <w:r>
          <w:fldChar w:fldCharType="separate"/>
        </w:r>
        <w:r>
          <w:t>27</w:t>
        </w:r>
        <w:r>
          <w:fldChar w:fldCharType="end"/>
        </w:r>
      </w:hyperlink>
    </w:p>
    <w:p w14:paraId="2CFCF5B7" w14:textId="342BD2DD" w:rsidR="000B3950" w:rsidRDefault="000B3950">
      <w:pPr>
        <w:pStyle w:val="TOC2"/>
        <w:rPr>
          <w:rFonts w:asciiTheme="minorHAnsi" w:hAnsiTheme="minorHAnsi"/>
          <w:noProof/>
          <w:kern w:val="2"/>
          <w:sz w:val="24"/>
          <w:szCs w:val="24"/>
          <w14:ligatures w14:val="standardContextual"/>
        </w:rPr>
      </w:pPr>
      <w:hyperlink w:anchor="_Toc229401387" w:history="1">
        <w:r w:rsidRPr="009442E0">
          <w:rPr>
            <w:rStyle w:val="Hyperlink"/>
            <w:noProof/>
          </w:rPr>
          <w:t>10.1 Capability Comparison</w:t>
        </w:r>
        <w:r>
          <w:rPr>
            <w:noProof/>
          </w:rPr>
          <w:tab/>
        </w:r>
        <w:r>
          <w:rPr>
            <w:noProof/>
          </w:rPr>
          <w:fldChar w:fldCharType="begin"/>
        </w:r>
        <w:r>
          <w:rPr>
            <w:noProof/>
          </w:rPr>
          <w:instrText xml:space="preserve"> PAGEREF _Toc229401387 \h </w:instrText>
        </w:r>
        <w:r>
          <w:rPr>
            <w:noProof/>
          </w:rPr>
        </w:r>
        <w:r>
          <w:rPr>
            <w:noProof/>
          </w:rPr>
          <w:fldChar w:fldCharType="separate"/>
        </w:r>
        <w:r>
          <w:rPr>
            <w:noProof/>
          </w:rPr>
          <w:t>27</w:t>
        </w:r>
        <w:r>
          <w:rPr>
            <w:noProof/>
          </w:rPr>
          <w:fldChar w:fldCharType="end"/>
        </w:r>
      </w:hyperlink>
    </w:p>
    <w:p w14:paraId="7F6B27B2" w14:textId="47E1E705" w:rsidR="000B3950" w:rsidRDefault="000B3950">
      <w:pPr>
        <w:pStyle w:val="TOC2"/>
        <w:rPr>
          <w:rFonts w:asciiTheme="minorHAnsi" w:hAnsiTheme="minorHAnsi"/>
          <w:noProof/>
          <w:kern w:val="2"/>
          <w:sz w:val="24"/>
          <w:szCs w:val="24"/>
          <w14:ligatures w14:val="standardContextual"/>
        </w:rPr>
      </w:pPr>
      <w:hyperlink w:anchor="_Toc229401388" w:history="1">
        <w:r w:rsidRPr="009442E0">
          <w:rPr>
            <w:rStyle w:val="Hyperlink"/>
            <w:noProof/>
          </w:rPr>
          <w:t>10.2 Compliance Posture</w:t>
        </w:r>
        <w:r>
          <w:rPr>
            <w:noProof/>
          </w:rPr>
          <w:tab/>
        </w:r>
        <w:r>
          <w:rPr>
            <w:noProof/>
          </w:rPr>
          <w:fldChar w:fldCharType="begin"/>
        </w:r>
        <w:r>
          <w:rPr>
            <w:noProof/>
          </w:rPr>
          <w:instrText xml:space="preserve"> PAGEREF _Toc229401388 \h </w:instrText>
        </w:r>
        <w:r>
          <w:rPr>
            <w:noProof/>
          </w:rPr>
        </w:r>
        <w:r>
          <w:rPr>
            <w:noProof/>
          </w:rPr>
          <w:fldChar w:fldCharType="separate"/>
        </w:r>
        <w:r>
          <w:rPr>
            <w:noProof/>
          </w:rPr>
          <w:t>28</w:t>
        </w:r>
        <w:r>
          <w:rPr>
            <w:noProof/>
          </w:rPr>
          <w:fldChar w:fldCharType="end"/>
        </w:r>
      </w:hyperlink>
    </w:p>
    <w:p w14:paraId="4CDEDD09" w14:textId="0290EB69" w:rsidR="000B3950" w:rsidRDefault="000B3950">
      <w:pPr>
        <w:pStyle w:val="TOC1"/>
        <w:rPr>
          <w:rFonts w:asciiTheme="minorHAnsi" w:hAnsiTheme="minorHAnsi"/>
          <w:kern w:val="2"/>
          <w:szCs w:val="24"/>
          <w14:ligatures w14:val="standardContextual"/>
        </w:rPr>
      </w:pPr>
      <w:hyperlink w:anchor="_Toc229401389" w:history="1">
        <w:r w:rsidRPr="009442E0">
          <w:rPr>
            <w:rStyle w:val="Hyperlink"/>
          </w:rPr>
          <w:t>11. Communication Patterns</w:t>
        </w:r>
        <w:r>
          <w:tab/>
        </w:r>
        <w:r>
          <w:fldChar w:fldCharType="begin"/>
        </w:r>
        <w:r>
          <w:instrText xml:space="preserve"> PAGEREF _Toc229401389 \h </w:instrText>
        </w:r>
        <w:r>
          <w:fldChar w:fldCharType="separate"/>
        </w:r>
        <w:r>
          <w:t>29</w:t>
        </w:r>
        <w:r>
          <w:fldChar w:fldCharType="end"/>
        </w:r>
      </w:hyperlink>
    </w:p>
    <w:p w14:paraId="1CD28866" w14:textId="00633C29" w:rsidR="000B3950" w:rsidRDefault="000B3950">
      <w:pPr>
        <w:pStyle w:val="TOC2"/>
        <w:rPr>
          <w:rFonts w:asciiTheme="minorHAnsi" w:hAnsiTheme="minorHAnsi"/>
          <w:noProof/>
          <w:kern w:val="2"/>
          <w:sz w:val="24"/>
          <w:szCs w:val="24"/>
          <w14:ligatures w14:val="standardContextual"/>
        </w:rPr>
      </w:pPr>
      <w:hyperlink w:anchor="_Toc229401390" w:history="1">
        <w:r w:rsidRPr="009442E0">
          <w:rPr>
            <w:rStyle w:val="Hyperlink"/>
            <w:noProof/>
          </w:rPr>
          <w:t>11.1 Default — Direct Orchestrator-to-Orchestrator Calls</w:t>
        </w:r>
        <w:r>
          <w:rPr>
            <w:noProof/>
          </w:rPr>
          <w:tab/>
        </w:r>
        <w:r>
          <w:rPr>
            <w:noProof/>
          </w:rPr>
          <w:fldChar w:fldCharType="begin"/>
        </w:r>
        <w:r>
          <w:rPr>
            <w:noProof/>
          </w:rPr>
          <w:instrText xml:space="preserve"> PAGEREF _Toc229401390 \h </w:instrText>
        </w:r>
        <w:r>
          <w:rPr>
            <w:noProof/>
          </w:rPr>
        </w:r>
        <w:r>
          <w:rPr>
            <w:noProof/>
          </w:rPr>
          <w:fldChar w:fldCharType="separate"/>
        </w:r>
        <w:r>
          <w:rPr>
            <w:noProof/>
          </w:rPr>
          <w:t>29</w:t>
        </w:r>
        <w:r>
          <w:rPr>
            <w:noProof/>
          </w:rPr>
          <w:fldChar w:fldCharType="end"/>
        </w:r>
      </w:hyperlink>
    </w:p>
    <w:p w14:paraId="53C77AA2" w14:textId="10E055B9" w:rsidR="000B3950" w:rsidRDefault="000B3950">
      <w:pPr>
        <w:pStyle w:val="TOC2"/>
        <w:rPr>
          <w:rFonts w:asciiTheme="minorHAnsi" w:hAnsiTheme="minorHAnsi"/>
          <w:noProof/>
          <w:kern w:val="2"/>
          <w:sz w:val="24"/>
          <w:szCs w:val="24"/>
          <w14:ligatures w14:val="standardContextual"/>
        </w:rPr>
      </w:pPr>
      <w:hyperlink w:anchor="_Toc229401391" w:history="1">
        <w:r w:rsidRPr="009442E0">
          <w:rPr>
            <w:rStyle w:val="Hyperlink"/>
            <w:noProof/>
          </w:rPr>
          <w:t>11.2 Azure Event Hub for Bursty Workloads</w:t>
        </w:r>
        <w:r>
          <w:rPr>
            <w:noProof/>
          </w:rPr>
          <w:tab/>
        </w:r>
        <w:r>
          <w:rPr>
            <w:noProof/>
          </w:rPr>
          <w:fldChar w:fldCharType="begin"/>
        </w:r>
        <w:r>
          <w:rPr>
            <w:noProof/>
          </w:rPr>
          <w:instrText xml:space="preserve"> PAGEREF _Toc229401391 \h </w:instrText>
        </w:r>
        <w:r>
          <w:rPr>
            <w:noProof/>
          </w:rPr>
        </w:r>
        <w:r>
          <w:rPr>
            <w:noProof/>
          </w:rPr>
          <w:fldChar w:fldCharType="separate"/>
        </w:r>
        <w:r>
          <w:rPr>
            <w:noProof/>
          </w:rPr>
          <w:t>29</w:t>
        </w:r>
        <w:r>
          <w:rPr>
            <w:noProof/>
          </w:rPr>
          <w:fldChar w:fldCharType="end"/>
        </w:r>
      </w:hyperlink>
    </w:p>
    <w:p w14:paraId="26B880EE" w14:textId="4506AA1F" w:rsidR="000B3950" w:rsidRDefault="000B3950">
      <w:pPr>
        <w:pStyle w:val="TOC2"/>
        <w:rPr>
          <w:rFonts w:asciiTheme="minorHAnsi" w:hAnsiTheme="minorHAnsi"/>
          <w:noProof/>
          <w:kern w:val="2"/>
          <w:sz w:val="24"/>
          <w:szCs w:val="24"/>
          <w14:ligatures w14:val="standardContextual"/>
        </w:rPr>
      </w:pPr>
      <w:hyperlink w:anchor="_Toc229401392" w:history="1">
        <w:r w:rsidRPr="009442E0">
          <w:rPr>
            <w:rStyle w:val="Hyperlink"/>
            <w:noProof/>
          </w:rPr>
          <w:t>11.3 Decision Matrix</w:t>
        </w:r>
        <w:r>
          <w:rPr>
            <w:noProof/>
          </w:rPr>
          <w:tab/>
        </w:r>
        <w:r>
          <w:rPr>
            <w:noProof/>
          </w:rPr>
          <w:fldChar w:fldCharType="begin"/>
        </w:r>
        <w:r>
          <w:rPr>
            <w:noProof/>
          </w:rPr>
          <w:instrText xml:space="preserve"> PAGEREF _Toc229401392 \h </w:instrText>
        </w:r>
        <w:r>
          <w:rPr>
            <w:noProof/>
          </w:rPr>
        </w:r>
        <w:r>
          <w:rPr>
            <w:noProof/>
          </w:rPr>
          <w:fldChar w:fldCharType="separate"/>
        </w:r>
        <w:r>
          <w:rPr>
            <w:noProof/>
          </w:rPr>
          <w:t>29</w:t>
        </w:r>
        <w:r>
          <w:rPr>
            <w:noProof/>
          </w:rPr>
          <w:fldChar w:fldCharType="end"/>
        </w:r>
      </w:hyperlink>
    </w:p>
    <w:p w14:paraId="0F36E967" w14:textId="7EACC0F9" w:rsidR="000B3950" w:rsidRDefault="000B3950">
      <w:pPr>
        <w:pStyle w:val="TOC1"/>
        <w:rPr>
          <w:rFonts w:asciiTheme="minorHAnsi" w:hAnsiTheme="minorHAnsi"/>
          <w:kern w:val="2"/>
          <w:szCs w:val="24"/>
          <w14:ligatures w14:val="standardContextual"/>
        </w:rPr>
      </w:pPr>
      <w:hyperlink w:anchor="_Toc229401393" w:history="1">
        <w:r w:rsidRPr="009442E0">
          <w:rPr>
            <w:rStyle w:val="Hyperlink"/>
          </w:rPr>
          <w:t>12. Platform AI Agents</w:t>
        </w:r>
        <w:r>
          <w:tab/>
        </w:r>
        <w:r>
          <w:fldChar w:fldCharType="begin"/>
        </w:r>
        <w:r>
          <w:instrText xml:space="preserve"> PAGEREF _Toc229401393 \h </w:instrText>
        </w:r>
        <w:r>
          <w:fldChar w:fldCharType="separate"/>
        </w:r>
        <w:r>
          <w:t>31</w:t>
        </w:r>
        <w:r>
          <w:fldChar w:fldCharType="end"/>
        </w:r>
      </w:hyperlink>
    </w:p>
    <w:p w14:paraId="48A4DE13" w14:textId="34342F31" w:rsidR="000B3950" w:rsidRDefault="000B3950">
      <w:pPr>
        <w:pStyle w:val="TOC2"/>
        <w:rPr>
          <w:rFonts w:asciiTheme="minorHAnsi" w:hAnsiTheme="minorHAnsi"/>
          <w:noProof/>
          <w:kern w:val="2"/>
          <w:sz w:val="24"/>
          <w:szCs w:val="24"/>
          <w14:ligatures w14:val="standardContextual"/>
        </w:rPr>
      </w:pPr>
      <w:hyperlink w:anchor="_Toc229401394" w:history="1">
        <w:r w:rsidRPr="009442E0">
          <w:rPr>
            <w:rStyle w:val="Hyperlink"/>
            <w:noProof/>
          </w:rPr>
          <w:t>12.1 Onboarding Agent</w:t>
        </w:r>
        <w:r>
          <w:rPr>
            <w:noProof/>
          </w:rPr>
          <w:tab/>
        </w:r>
        <w:r>
          <w:rPr>
            <w:noProof/>
          </w:rPr>
          <w:fldChar w:fldCharType="begin"/>
        </w:r>
        <w:r>
          <w:rPr>
            <w:noProof/>
          </w:rPr>
          <w:instrText xml:space="preserve"> PAGEREF _Toc229401394 \h </w:instrText>
        </w:r>
        <w:r>
          <w:rPr>
            <w:noProof/>
          </w:rPr>
        </w:r>
        <w:r>
          <w:rPr>
            <w:noProof/>
          </w:rPr>
          <w:fldChar w:fldCharType="separate"/>
        </w:r>
        <w:r>
          <w:rPr>
            <w:noProof/>
          </w:rPr>
          <w:t>31</w:t>
        </w:r>
        <w:r>
          <w:rPr>
            <w:noProof/>
          </w:rPr>
          <w:fldChar w:fldCharType="end"/>
        </w:r>
      </w:hyperlink>
    </w:p>
    <w:p w14:paraId="77E84794" w14:textId="06BD6A1F" w:rsidR="000B3950" w:rsidRDefault="000B3950">
      <w:pPr>
        <w:pStyle w:val="TOC2"/>
        <w:rPr>
          <w:rFonts w:asciiTheme="minorHAnsi" w:hAnsiTheme="minorHAnsi"/>
          <w:noProof/>
          <w:kern w:val="2"/>
          <w:sz w:val="24"/>
          <w:szCs w:val="24"/>
          <w14:ligatures w14:val="standardContextual"/>
        </w:rPr>
      </w:pPr>
      <w:hyperlink w:anchor="_Toc229401395" w:history="1">
        <w:r w:rsidRPr="009442E0">
          <w:rPr>
            <w:rStyle w:val="Hyperlink"/>
            <w:noProof/>
          </w:rPr>
          <w:t>12.2 Evaluation Agent</w:t>
        </w:r>
        <w:r>
          <w:rPr>
            <w:noProof/>
          </w:rPr>
          <w:tab/>
        </w:r>
        <w:r>
          <w:rPr>
            <w:noProof/>
          </w:rPr>
          <w:fldChar w:fldCharType="begin"/>
        </w:r>
        <w:r>
          <w:rPr>
            <w:noProof/>
          </w:rPr>
          <w:instrText xml:space="preserve"> PAGEREF _Toc229401395 \h </w:instrText>
        </w:r>
        <w:r>
          <w:rPr>
            <w:noProof/>
          </w:rPr>
        </w:r>
        <w:r>
          <w:rPr>
            <w:noProof/>
          </w:rPr>
          <w:fldChar w:fldCharType="separate"/>
        </w:r>
        <w:r>
          <w:rPr>
            <w:noProof/>
          </w:rPr>
          <w:t>33</w:t>
        </w:r>
        <w:r>
          <w:rPr>
            <w:noProof/>
          </w:rPr>
          <w:fldChar w:fldCharType="end"/>
        </w:r>
      </w:hyperlink>
    </w:p>
    <w:p w14:paraId="250F0050" w14:textId="3DEA5A87" w:rsidR="000B3950" w:rsidRDefault="000B3950">
      <w:pPr>
        <w:pStyle w:val="TOC2"/>
        <w:rPr>
          <w:rFonts w:asciiTheme="minorHAnsi" w:hAnsiTheme="minorHAnsi"/>
          <w:noProof/>
          <w:kern w:val="2"/>
          <w:sz w:val="24"/>
          <w:szCs w:val="24"/>
          <w14:ligatures w14:val="standardContextual"/>
        </w:rPr>
      </w:pPr>
      <w:hyperlink w:anchor="_Toc229401396" w:history="1">
        <w:r w:rsidRPr="009442E0">
          <w:rPr>
            <w:rStyle w:val="Hyperlink"/>
            <w:noProof/>
          </w:rPr>
          <w:t>12.3 Discovery Agent</w:t>
        </w:r>
        <w:r>
          <w:rPr>
            <w:noProof/>
          </w:rPr>
          <w:tab/>
        </w:r>
        <w:r>
          <w:rPr>
            <w:noProof/>
          </w:rPr>
          <w:fldChar w:fldCharType="begin"/>
        </w:r>
        <w:r>
          <w:rPr>
            <w:noProof/>
          </w:rPr>
          <w:instrText xml:space="preserve"> PAGEREF _Toc229401396 \h </w:instrText>
        </w:r>
        <w:r>
          <w:rPr>
            <w:noProof/>
          </w:rPr>
        </w:r>
        <w:r>
          <w:rPr>
            <w:noProof/>
          </w:rPr>
          <w:fldChar w:fldCharType="separate"/>
        </w:r>
        <w:r>
          <w:rPr>
            <w:noProof/>
          </w:rPr>
          <w:t>34</w:t>
        </w:r>
        <w:r>
          <w:rPr>
            <w:noProof/>
          </w:rPr>
          <w:fldChar w:fldCharType="end"/>
        </w:r>
      </w:hyperlink>
    </w:p>
    <w:p w14:paraId="4B8BC72B" w14:textId="25FF84E3" w:rsidR="000B3950" w:rsidRDefault="000B3950">
      <w:pPr>
        <w:pStyle w:val="TOC2"/>
        <w:rPr>
          <w:rFonts w:asciiTheme="minorHAnsi" w:hAnsiTheme="minorHAnsi"/>
          <w:noProof/>
          <w:kern w:val="2"/>
          <w:sz w:val="24"/>
          <w:szCs w:val="24"/>
          <w14:ligatures w14:val="standardContextual"/>
        </w:rPr>
      </w:pPr>
      <w:hyperlink w:anchor="_Toc229401397" w:history="1">
        <w:r w:rsidRPr="009442E0">
          <w:rPr>
            <w:rStyle w:val="Hyperlink"/>
            <w:noProof/>
          </w:rPr>
          <w:t>12.4 Observability, Security &amp; Governance Agent</w:t>
        </w:r>
        <w:r>
          <w:rPr>
            <w:noProof/>
          </w:rPr>
          <w:tab/>
        </w:r>
        <w:r>
          <w:rPr>
            <w:noProof/>
          </w:rPr>
          <w:fldChar w:fldCharType="begin"/>
        </w:r>
        <w:r>
          <w:rPr>
            <w:noProof/>
          </w:rPr>
          <w:instrText xml:space="preserve"> PAGEREF _Toc229401397 \h </w:instrText>
        </w:r>
        <w:r>
          <w:rPr>
            <w:noProof/>
          </w:rPr>
        </w:r>
        <w:r>
          <w:rPr>
            <w:noProof/>
          </w:rPr>
          <w:fldChar w:fldCharType="separate"/>
        </w:r>
        <w:r>
          <w:rPr>
            <w:noProof/>
          </w:rPr>
          <w:t>36</w:t>
        </w:r>
        <w:r>
          <w:rPr>
            <w:noProof/>
          </w:rPr>
          <w:fldChar w:fldCharType="end"/>
        </w:r>
      </w:hyperlink>
    </w:p>
    <w:p w14:paraId="4C6488BF" w14:textId="658D72DC" w:rsidR="000B3950" w:rsidRDefault="000B3950">
      <w:pPr>
        <w:pStyle w:val="TOC1"/>
        <w:rPr>
          <w:rFonts w:asciiTheme="minorHAnsi" w:hAnsiTheme="minorHAnsi"/>
          <w:kern w:val="2"/>
          <w:szCs w:val="24"/>
          <w14:ligatures w14:val="standardContextual"/>
        </w:rPr>
      </w:pPr>
      <w:hyperlink w:anchor="_Toc229401398" w:history="1">
        <w:r w:rsidRPr="009442E0">
          <w:rPr>
            <w:rStyle w:val="Hyperlink"/>
          </w:rPr>
          <w:t>13. Azure AI Foundry Capability Mapping</w:t>
        </w:r>
        <w:r>
          <w:tab/>
        </w:r>
        <w:r>
          <w:fldChar w:fldCharType="begin"/>
        </w:r>
        <w:r>
          <w:instrText xml:space="preserve"> PAGEREF _Toc229401398 \h </w:instrText>
        </w:r>
        <w:r>
          <w:fldChar w:fldCharType="separate"/>
        </w:r>
        <w:r>
          <w:t>39</w:t>
        </w:r>
        <w:r>
          <w:fldChar w:fldCharType="end"/>
        </w:r>
      </w:hyperlink>
    </w:p>
    <w:p w14:paraId="47DEF635" w14:textId="02F8AC62" w:rsidR="000B3950" w:rsidRDefault="000B3950">
      <w:pPr>
        <w:pStyle w:val="TOC1"/>
        <w:rPr>
          <w:rFonts w:asciiTheme="minorHAnsi" w:hAnsiTheme="minorHAnsi"/>
          <w:kern w:val="2"/>
          <w:szCs w:val="24"/>
          <w14:ligatures w14:val="standardContextual"/>
        </w:rPr>
      </w:pPr>
      <w:hyperlink w:anchor="_Toc229401399" w:history="1">
        <w:r w:rsidRPr="009442E0">
          <w:rPr>
            <w:rStyle w:val="Hyperlink"/>
          </w:rPr>
          <w:t>14. Security, Compliance and Governance</w:t>
        </w:r>
        <w:r>
          <w:tab/>
        </w:r>
        <w:r>
          <w:fldChar w:fldCharType="begin"/>
        </w:r>
        <w:r>
          <w:instrText xml:space="preserve"> PAGEREF _Toc229401399 \h </w:instrText>
        </w:r>
        <w:r>
          <w:fldChar w:fldCharType="separate"/>
        </w:r>
        <w:r>
          <w:t>41</w:t>
        </w:r>
        <w:r>
          <w:fldChar w:fldCharType="end"/>
        </w:r>
      </w:hyperlink>
    </w:p>
    <w:p w14:paraId="4F981B88" w14:textId="420FF50C" w:rsidR="000B3950" w:rsidRDefault="000B3950">
      <w:pPr>
        <w:pStyle w:val="TOC2"/>
        <w:rPr>
          <w:rFonts w:asciiTheme="minorHAnsi" w:hAnsiTheme="minorHAnsi"/>
          <w:noProof/>
          <w:kern w:val="2"/>
          <w:sz w:val="24"/>
          <w:szCs w:val="24"/>
          <w14:ligatures w14:val="standardContextual"/>
        </w:rPr>
      </w:pPr>
      <w:hyperlink w:anchor="_Toc229401400" w:history="1">
        <w:r w:rsidRPr="009442E0">
          <w:rPr>
            <w:rStyle w:val="Hyperlink"/>
            <w:noProof/>
          </w:rPr>
          <w:t>14.1 Identity and Access</w:t>
        </w:r>
        <w:r>
          <w:rPr>
            <w:noProof/>
          </w:rPr>
          <w:tab/>
        </w:r>
        <w:r>
          <w:rPr>
            <w:noProof/>
          </w:rPr>
          <w:fldChar w:fldCharType="begin"/>
        </w:r>
        <w:r>
          <w:rPr>
            <w:noProof/>
          </w:rPr>
          <w:instrText xml:space="preserve"> PAGEREF _Toc229401400 \h </w:instrText>
        </w:r>
        <w:r>
          <w:rPr>
            <w:noProof/>
          </w:rPr>
        </w:r>
        <w:r>
          <w:rPr>
            <w:noProof/>
          </w:rPr>
          <w:fldChar w:fldCharType="separate"/>
        </w:r>
        <w:r>
          <w:rPr>
            <w:noProof/>
          </w:rPr>
          <w:t>41</w:t>
        </w:r>
        <w:r>
          <w:rPr>
            <w:noProof/>
          </w:rPr>
          <w:fldChar w:fldCharType="end"/>
        </w:r>
      </w:hyperlink>
    </w:p>
    <w:p w14:paraId="196506CD" w14:textId="0DF47B62" w:rsidR="000B3950" w:rsidRDefault="000B3950">
      <w:pPr>
        <w:pStyle w:val="TOC2"/>
        <w:rPr>
          <w:rFonts w:asciiTheme="minorHAnsi" w:hAnsiTheme="minorHAnsi"/>
          <w:noProof/>
          <w:kern w:val="2"/>
          <w:sz w:val="24"/>
          <w:szCs w:val="24"/>
          <w14:ligatures w14:val="standardContextual"/>
        </w:rPr>
      </w:pPr>
      <w:hyperlink w:anchor="_Toc229401401" w:history="1">
        <w:r w:rsidRPr="009442E0">
          <w:rPr>
            <w:rStyle w:val="Hyperlink"/>
            <w:noProof/>
          </w:rPr>
          <w:t>14.2 Network and Secrets</w:t>
        </w:r>
        <w:r>
          <w:rPr>
            <w:noProof/>
          </w:rPr>
          <w:tab/>
        </w:r>
        <w:r>
          <w:rPr>
            <w:noProof/>
          </w:rPr>
          <w:fldChar w:fldCharType="begin"/>
        </w:r>
        <w:r>
          <w:rPr>
            <w:noProof/>
          </w:rPr>
          <w:instrText xml:space="preserve"> PAGEREF _Toc229401401 \h </w:instrText>
        </w:r>
        <w:r>
          <w:rPr>
            <w:noProof/>
          </w:rPr>
        </w:r>
        <w:r>
          <w:rPr>
            <w:noProof/>
          </w:rPr>
          <w:fldChar w:fldCharType="separate"/>
        </w:r>
        <w:r>
          <w:rPr>
            <w:noProof/>
          </w:rPr>
          <w:t>42</w:t>
        </w:r>
        <w:r>
          <w:rPr>
            <w:noProof/>
          </w:rPr>
          <w:fldChar w:fldCharType="end"/>
        </w:r>
      </w:hyperlink>
    </w:p>
    <w:p w14:paraId="53C2AA82" w14:textId="3E5E5098" w:rsidR="000B3950" w:rsidRDefault="000B3950">
      <w:pPr>
        <w:pStyle w:val="TOC2"/>
        <w:rPr>
          <w:rFonts w:asciiTheme="minorHAnsi" w:hAnsiTheme="minorHAnsi"/>
          <w:noProof/>
          <w:kern w:val="2"/>
          <w:sz w:val="24"/>
          <w:szCs w:val="24"/>
          <w14:ligatures w14:val="standardContextual"/>
        </w:rPr>
      </w:pPr>
      <w:hyperlink w:anchor="_Toc229401402" w:history="1">
        <w:r w:rsidRPr="009442E0">
          <w:rPr>
            <w:rStyle w:val="Hyperlink"/>
            <w:noProof/>
          </w:rPr>
          <w:t>14.3 Data Protection</w:t>
        </w:r>
        <w:r>
          <w:rPr>
            <w:noProof/>
          </w:rPr>
          <w:tab/>
        </w:r>
        <w:r>
          <w:rPr>
            <w:noProof/>
          </w:rPr>
          <w:fldChar w:fldCharType="begin"/>
        </w:r>
        <w:r>
          <w:rPr>
            <w:noProof/>
          </w:rPr>
          <w:instrText xml:space="preserve"> PAGEREF _Toc229401402 \h </w:instrText>
        </w:r>
        <w:r>
          <w:rPr>
            <w:noProof/>
          </w:rPr>
        </w:r>
        <w:r>
          <w:rPr>
            <w:noProof/>
          </w:rPr>
          <w:fldChar w:fldCharType="separate"/>
        </w:r>
        <w:r>
          <w:rPr>
            <w:noProof/>
          </w:rPr>
          <w:t>42</w:t>
        </w:r>
        <w:r>
          <w:rPr>
            <w:noProof/>
          </w:rPr>
          <w:fldChar w:fldCharType="end"/>
        </w:r>
      </w:hyperlink>
    </w:p>
    <w:p w14:paraId="6E14145E" w14:textId="068E05F5" w:rsidR="000B3950" w:rsidRDefault="000B3950">
      <w:pPr>
        <w:pStyle w:val="TOC2"/>
        <w:rPr>
          <w:rFonts w:asciiTheme="minorHAnsi" w:hAnsiTheme="minorHAnsi"/>
          <w:noProof/>
          <w:kern w:val="2"/>
          <w:sz w:val="24"/>
          <w:szCs w:val="24"/>
          <w14:ligatures w14:val="standardContextual"/>
        </w:rPr>
      </w:pPr>
      <w:hyperlink w:anchor="_Toc229401403" w:history="1">
        <w:r w:rsidRPr="009442E0">
          <w:rPr>
            <w:rStyle w:val="Hyperlink"/>
            <w:noProof/>
          </w:rPr>
          <w:t>14.4 Governance Controls</w:t>
        </w:r>
        <w:r>
          <w:rPr>
            <w:noProof/>
          </w:rPr>
          <w:tab/>
        </w:r>
        <w:r>
          <w:rPr>
            <w:noProof/>
          </w:rPr>
          <w:fldChar w:fldCharType="begin"/>
        </w:r>
        <w:r>
          <w:rPr>
            <w:noProof/>
          </w:rPr>
          <w:instrText xml:space="preserve"> PAGEREF _Toc229401403 \h </w:instrText>
        </w:r>
        <w:r>
          <w:rPr>
            <w:noProof/>
          </w:rPr>
        </w:r>
        <w:r>
          <w:rPr>
            <w:noProof/>
          </w:rPr>
          <w:fldChar w:fldCharType="separate"/>
        </w:r>
        <w:r>
          <w:rPr>
            <w:noProof/>
          </w:rPr>
          <w:t>42</w:t>
        </w:r>
        <w:r>
          <w:rPr>
            <w:noProof/>
          </w:rPr>
          <w:fldChar w:fldCharType="end"/>
        </w:r>
      </w:hyperlink>
    </w:p>
    <w:p w14:paraId="135E3D82" w14:textId="0C6EEA72" w:rsidR="000B3950" w:rsidRDefault="000B3950">
      <w:pPr>
        <w:pStyle w:val="TOC1"/>
        <w:rPr>
          <w:rFonts w:asciiTheme="minorHAnsi" w:hAnsiTheme="minorHAnsi"/>
          <w:kern w:val="2"/>
          <w:szCs w:val="24"/>
          <w14:ligatures w14:val="standardContextual"/>
        </w:rPr>
      </w:pPr>
      <w:hyperlink w:anchor="_Toc229401404" w:history="1">
        <w:r w:rsidRPr="009442E0">
          <w:rPr>
            <w:rStyle w:val="Hyperlink"/>
          </w:rPr>
          <w:t>15. Data and Observability</w:t>
        </w:r>
        <w:r>
          <w:tab/>
        </w:r>
        <w:r>
          <w:fldChar w:fldCharType="begin"/>
        </w:r>
        <w:r>
          <w:instrText xml:space="preserve"> PAGEREF _Toc229401404 \h </w:instrText>
        </w:r>
        <w:r>
          <w:fldChar w:fldCharType="separate"/>
        </w:r>
        <w:r>
          <w:t>43</w:t>
        </w:r>
        <w:r>
          <w:fldChar w:fldCharType="end"/>
        </w:r>
      </w:hyperlink>
    </w:p>
    <w:p w14:paraId="216A524F" w14:textId="1BFE64B6" w:rsidR="000B3950" w:rsidRDefault="000B3950">
      <w:pPr>
        <w:pStyle w:val="TOC2"/>
        <w:rPr>
          <w:rFonts w:asciiTheme="minorHAnsi" w:hAnsiTheme="minorHAnsi"/>
          <w:noProof/>
          <w:kern w:val="2"/>
          <w:sz w:val="24"/>
          <w:szCs w:val="24"/>
          <w14:ligatures w14:val="standardContextual"/>
        </w:rPr>
      </w:pPr>
      <w:hyperlink w:anchor="_Toc229401405" w:history="1">
        <w:r w:rsidRPr="009442E0">
          <w:rPr>
            <w:rStyle w:val="Hyperlink"/>
            <w:noProof/>
          </w:rPr>
          <w:t>15.1 Three-Tier Memory</w:t>
        </w:r>
        <w:r>
          <w:rPr>
            <w:noProof/>
          </w:rPr>
          <w:tab/>
        </w:r>
        <w:r>
          <w:rPr>
            <w:noProof/>
          </w:rPr>
          <w:fldChar w:fldCharType="begin"/>
        </w:r>
        <w:r>
          <w:rPr>
            <w:noProof/>
          </w:rPr>
          <w:instrText xml:space="preserve"> PAGEREF _Toc229401405 \h </w:instrText>
        </w:r>
        <w:r>
          <w:rPr>
            <w:noProof/>
          </w:rPr>
        </w:r>
        <w:r>
          <w:rPr>
            <w:noProof/>
          </w:rPr>
          <w:fldChar w:fldCharType="separate"/>
        </w:r>
        <w:r>
          <w:rPr>
            <w:noProof/>
          </w:rPr>
          <w:t>43</w:t>
        </w:r>
        <w:r>
          <w:rPr>
            <w:noProof/>
          </w:rPr>
          <w:fldChar w:fldCharType="end"/>
        </w:r>
      </w:hyperlink>
    </w:p>
    <w:p w14:paraId="06E46F61" w14:textId="4F044852" w:rsidR="000B3950" w:rsidRDefault="000B3950">
      <w:pPr>
        <w:pStyle w:val="TOC2"/>
        <w:rPr>
          <w:rFonts w:asciiTheme="minorHAnsi" w:hAnsiTheme="minorHAnsi"/>
          <w:noProof/>
          <w:kern w:val="2"/>
          <w:sz w:val="24"/>
          <w:szCs w:val="24"/>
          <w14:ligatures w14:val="standardContextual"/>
        </w:rPr>
      </w:pPr>
      <w:hyperlink w:anchor="_Toc229401406" w:history="1">
        <w:r w:rsidRPr="009442E0">
          <w:rPr>
            <w:rStyle w:val="Hyperlink"/>
            <w:noProof/>
          </w:rPr>
          <w:t>15.2 Observability Stack</w:t>
        </w:r>
        <w:r>
          <w:rPr>
            <w:noProof/>
          </w:rPr>
          <w:tab/>
        </w:r>
        <w:r>
          <w:rPr>
            <w:noProof/>
          </w:rPr>
          <w:fldChar w:fldCharType="begin"/>
        </w:r>
        <w:r>
          <w:rPr>
            <w:noProof/>
          </w:rPr>
          <w:instrText xml:space="preserve"> PAGEREF _Toc229401406 \h </w:instrText>
        </w:r>
        <w:r>
          <w:rPr>
            <w:noProof/>
          </w:rPr>
        </w:r>
        <w:r>
          <w:rPr>
            <w:noProof/>
          </w:rPr>
          <w:fldChar w:fldCharType="separate"/>
        </w:r>
        <w:r>
          <w:rPr>
            <w:noProof/>
          </w:rPr>
          <w:t>43</w:t>
        </w:r>
        <w:r>
          <w:rPr>
            <w:noProof/>
          </w:rPr>
          <w:fldChar w:fldCharType="end"/>
        </w:r>
      </w:hyperlink>
    </w:p>
    <w:p w14:paraId="04918514" w14:textId="1A36AE94" w:rsidR="000B3950" w:rsidRDefault="000B3950">
      <w:pPr>
        <w:pStyle w:val="TOC1"/>
        <w:rPr>
          <w:rFonts w:asciiTheme="minorHAnsi" w:hAnsiTheme="minorHAnsi"/>
          <w:kern w:val="2"/>
          <w:szCs w:val="24"/>
          <w14:ligatures w14:val="standardContextual"/>
        </w:rPr>
      </w:pPr>
      <w:hyperlink w:anchor="_Toc229401407" w:history="1">
        <w:r w:rsidRPr="009442E0">
          <w:rPr>
            <w:rStyle w:val="Hyperlink"/>
          </w:rPr>
          <w:t>16. Deployment and DevOps</w:t>
        </w:r>
        <w:r>
          <w:tab/>
        </w:r>
        <w:r>
          <w:fldChar w:fldCharType="begin"/>
        </w:r>
        <w:r>
          <w:instrText xml:space="preserve"> PAGEREF _Toc229401407 \h </w:instrText>
        </w:r>
        <w:r>
          <w:fldChar w:fldCharType="separate"/>
        </w:r>
        <w:r>
          <w:t>44</w:t>
        </w:r>
        <w:r>
          <w:fldChar w:fldCharType="end"/>
        </w:r>
      </w:hyperlink>
    </w:p>
    <w:p w14:paraId="5DAB0384" w14:textId="68A6818A" w:rsidR="000B3950" w:rsidRDefault="000B3950">
      <w:pPr>
        <w:pStyle w:val="TOC2"/>
        <w:rPr>
          <w:rFonts w:asciiTheme="minorHAnsi" w:hAnsiTheme="minorHAnsi"/>
          <w:noProof/>
          <w:kern w:val="2"/>
          <w:sz w:val="24"/>
          <w:szCs w:val="24"/>
          <w14:ligatures w14:val="standardContextual"/>
        </w:rPr>
      </w:pPr>
      <w:hyperlink w:anchor="_Toc229401408" w:history="1">
        <w:r w:rsidRPr="009442E0">
          <w:rPr>
            <w:rStyle w:val="Hyperlink"/>
            <w:noProof/>
          </w:rPr>
          <w:t>16.1 Runtime Topology</w:t>
        </w:r>
        <w:r>
          <w:rPr>
            <w:noProof/>
          </w:rPr>
          <w:tab/>
        </w:r>
        <w:r>
          <w:rPr>
            <w:noProof/>
          </w:rPr>
          <w:fldChar w:fldCharType="begin"/>
        </w:r>
        <w:r>
          <w:rPr>
            <w:noProof/>
          </w:rPr>
          <w:instrText xml:space="preserve"> PAGEREF _Toc229401408 \h </w:instrText>
        </w:r>
        <w:r>
          <w:rPr>
            <w:noProof/>
          </w:rPr>
        </w:r>
        <w:r>
          <w:rPr>
            <w:noProof/>
          </w:rPr>
          <w:fldChar w:fldCharType="separate"/>
        </w:r>
        <w:r>
          <w:rPr>
            <w:noProof/>
          </w:rPr>
          <w:t>44</w:t>
        </w:r>
        <w:r>
          <w:rPr>
            <w:noProof/>
          </w:rPr>
          <w:fldChar w:fldCharType="end"/>
        </w:r>
      </w:hyperlink>
    </w:p>
    <w:p w14:paraId="04B2C216" w14:textId="4ABB0F97" w:rsidR="000B3950" w:rsidRDefault="000B3950">
      <w:pPr>
        <w:pStyle w:val="TOC2"/>
        <w:rPr>
          <w:rFonts w:asciiTheme="minorHAnsi" w:hAnsiTheme="minorHAnsi"/>
          <w:noProof/>
          <w:kern w:val="2"/>
          <w:sz w:val="24"/>
          <w:szCs w:val="24"/>
          <w14:ligatures w14:val="standardContextual"/>
        </w:rPr>
      </w:pPr>
      <w:hyperlink w:anchor="_Toc229401409" w:history="1">
        <w:r w:rsidRPr="009442E0">
          <w:rPr>
            <w:rStyle w:val="Hyperlink"/>
            <w:noProof/>
          </w:rPr>
          <w:t>16.2 Developer Experience</w:t>
        </w:r>
        <w:r>
          <w:rPr>
            <w:noProof/>
          </w:rPr>
          <w:tab/>
        </w:r>
        <w:r>
          <w:rPr>
            <w:noProof/>
          </w:rPr>
          <w:fldChar w:fldCharType="begin"/>
        </w:r>
        <w:r>
          <w:rPr>
            <w:noProof/>
          </w:rPr>
          <w:instrText xml:space="preserve"> PAGEREF _Toc229401409 \h </w:instrText>
        </w:r>
        <w:r>
          <w:rPr>
            <w:noProof/>
          </w:rPr>
        </w:r>
        <w:r>
          <w:rPr>
            <w:noProof/>
          </w:rPr>
          <w:fldChar w:fldCharType="separate"/>
        </w:r>
        <w:r>
          <w:rPr>
            <w:noProof/>
          </w:rPr>
          <w:t>44</w:t>
        </w:r>
        <w:r>
          <w:rPr>
            <w:noProof/>
          </w:rPr>
          <w:fldChar w:fldCharType="end"/>
        </w:r>
      </w:hyperlink>
    </w:p>
    <w:p w14:paraId="58CC8561" w14:textId="32F618E4" w:rsidR="000B3950" w:rsidRDefault="000B3950">
      <w:pPr>
        <w:pStyle w:val="TOC1"/>
        <w:rPr>
          <w:rFonts w:asciiTheme="minorHAnsi" w:hAnsiTheme="minorHAnsi"/>
          <w:kern w:val="2"/>
          <w:szCs w:val="24"/>
          <w14:ligatures w14:val="standardContextual"/>
        </w:rPr>
      </w:pPr>
      <w:hyperlink w:anchor="_Toc229401410" w:history="1">
        <w:r w:rsidRPr="009442E0">
          <w:rPr>
            <w:rStyle w:val="Hyperlink"/>
          </w:rPr>
          <w:t>17. Key Architecture Features</w:t>
        </w:r>
        <w:r>
          <w:tab/>
        </w:r>
        <w:r>
          <w:fldChar w:fldCharType="begin"/>
        </w:r>
        <w:r>
          <w:instrText xml:space="preserve"> PAGEREF _Toc229401410 \h </w:instrText>
        </w:r>
        <w:r>
          <w:fldChar w:fldCharType="separate"/>
        </w:r>
        <w:r>
          <w:t>45</w:t>
        </w:r>
        <w:r>
          <w:fldChar w:fldCharType="end"/>
        </w:r>
      </w:hyperlink>
    </w:p>
    <w:p w14:paraId="3925CDB4" w14:textId="0C9C2DA6" w:rsidR="000B3950" w:rsidRDefault="000B3950">
      <w:pPr>
        <w:pStyle w:val="TOC2"/>
        <w:rPr>
          <w:rFonts w:asciiTheme="minorHAnsi" w:hAnsiTheme="minorHAnsi"/>
          <w:noProof/>
          <w:kern w:val="2"/>
          <w:sz w:val="24"/>
          <w:szCs w:val="24"/>
          <w14:ligatures w14:val="standardContextual"/>
        </w:rPr>
      </w:pPr>
      <w:hyperlink w:anchor="_Toc229401411" w:history="1">
        <w:r w:rsidRPr="009442E0">
          <w:rPr>
            <w:rStyle w:val="Hyperlink"/>
            <w:noProof/>
          </w:rPr>
          <w:t>17.1 Features 1–8 — Security and Orchestration Foundations</w:t>
        </w:r>
        <w:r>
          <w:rPr>
            <w:noProof/>
          </w:rPr>
          <w:tab/>
        </w:r>
        <w:r>
          <w:rPr>
            <w:noProof/>
          </w:rPr>
          <w:fldChar w:fldCharType="begin"/>
        </w:r>
        <w:r>
          <w:rPr>
            <w:noProof/>
          </w:rPr>
          <w:instrText xml:space="preserve"> PAGEREF _Toc229401411 \h </w:instrText>
        </w:r>
        <w:r>
          <w:rPr>
            <w:noProof/>
          </w:rPr>
        </w:r>
        <w:r>
          <w:rPr>
            <w:noProof/>
          </w:rPr>
          <w:fldChar w:fldCharType="separate"/>
        </w:r>
        <w:r>
          <w:rPr>
            <w:noProof/>
          </w:rPr>
          <w:t>45</w:t>
        </w:r>
        <w:r>
          <w:rPr>
            <w:noProof/>
          </w:rPr>
          <w:fldChar w:fldCharType="end"/>
        </w:r>
      </w:hyperlink>
    </w:p>
    <w:p w14:paraId="7A5148B4" w14:textId="50F497EA" w:rsidR="000B3950" w:rsidRDefault="000B3950">
      <w:pPr>
        <w:pStyle w:val="TOC2"/>
        <w:rPr>
          <w:rFonts w:asciiTheme="minorHAnsi" w:hAnsiTheme="minorHAnsi"/>
          <w:noProof/>
          <w:kern w:val="2"/>
          <w:sz w:val="24"/>
          <w:szCs w:val="24"/>
          <w14:ligatures w14:val="standardContextual"/>
        </w:rPr>
      </w:pPr>
      <w:hyperlink w:anchor="_Toc229401412" w:history="1">
        <w:r w:rsidRPr="009442E0">
          <w:rPr>
            <w:rStyle w:val="Hyperlink"/>
            <w:noProof/>
          </w:rPr>
          <w:t>17.2 Features 9–16 — Scale, Extensibility and Autonomy</w:t>
        </w:r>
        <w:r>
          <w:rPr>
            <w:noProof/>
          </w:rPr>
          <w:tab/>
        </w:r>
        <w:r>
          <w:rPr>
            <w:noProof/>
          </w:rPr>
          <w:fldChar w:fldCharType="begin"/>
        </w:r>
        <w:r>
          <w:rPr>
            <w:noProof/>
          </w:rPr>
          <w:instrText xml:space="preserve"> PAGEREF _Toc229401412 \h </w:instrText>
        </w:r>
        <w:r>
          <w:rPr>
            <w:noProof/>
          </w:rPr>
        </w:r>
        <w:r>
          <w:rPr>
            <w:noProof/>
          </w:rPr>
          <w:fldChar w:fldCharType="separate"/>
        </w:r>
        <w:r>
          <w:rPr>
            <w:noProof/>
          </w:rPr>
          <w:t>46</w:t>
        </w:r>
        <w:r>
          <w:rPr>
            <w:noProof/>
          </w:rPr>
          <w:fldChar w:fldCharType="end"/>
        </w:r>
      </w:hyperlink>
    </w:p>
    <w:p w14:paraId="1B5F2B30" w14:textId="68467FEE" w:rsidR="000B3950" w:rsidRDefault="000B3950">
      <w:pPr>
        <w:pStyle w:val="TOC1"/>
        <w:rPr>
          <w:rFonts w:asciiTheme="minorHAnsi" w:hAnsiTheme="minorHAnsi"/>
          <w:kern w:val="2"/>
          <w:szCs w:val="24"/>
          <w14:ligatures w14:val="standardContextual"/>
        </w:rPr>
      </w:pPr>
      <w:hyperlink w:anchor="_Toc229401413" w:history="1">
        <w:r w:rsidRPr="009442E0">
          <w:rPr>
            <w:rStyle w:val="Hyperlink"/>
          </w:rPr>
          <w:t>18. Key Design Decisions</w:t>
        </w:r>
        <w:r>
          <w:tab/>
        </w:r>
        <w:r>
          <w:fldChar w:fldCharType="begin"/>
        </w:r>
        <w:r>
          <w:instrText xml:space="preserve"> PAGEREF _Toc229401413 \h </w:instrText>
        </w:r>
        <w:r>
          <w:fldChar w:fldCharType="separate"/>
        </w:r>
        <w:r>
          <w:t>47</w:t>
        </w:r>
        <w:r>
          <w:fldChar w:fldCharType="end"/>
        </w:r>
      </w:hyperlink>
    </w:p>
    <w:p w14:paraId="2D08856A" w14:textId="5C197EE2" w:rsidR="000B3950" w:rsidRDefault="000B3950">
      <w:pPr>
        <w:pStyle w:val="TOC1"/>
        <w:rPr>
          <w:rFonts w:asciiTheme="minorHAnsi" w:hAnsiTheme="minorHAnsi"/>
          <w:kern w:val="2"/>
          <w:szCs w:val="24"/>
          <w14:ligatures w14:val="standardContextual"/>
        </w:rPr>
      </w:pPr>
      <w:hyperlink w:anchor="_Toc229401414" w:history="1">
        <w:r w:rsidRPr="009442E0">
          <w:rPr>
            <w:rStyle w:val="Hyperlink"/>
          </w:rPr>
          <w:t>19. Decision Matrix for UAP</w:t>
        </w:r>
        <w:r>
          <w:tab/>
        </w:r>
        <w:r>
          <w:fldChar w:fldCharType="begin"/>
        </w:r>
        <w:r>
          <w:instrText xml:space="preserve"> PAGEREF _Toc229401414 \h </w:instrText>
        </w:r>
        <w:r>
          <w:fldChar w:fldCharType="separate"/>
        </w:r>
        <w:r>
          <w:t>49</w:t>
        </w:r>
        <w:r>
          <w:fldChar w:fldCharType="end"/>
        </w:r>
      </w:hyperlink>
    </w:p>
    <w:p w14:paraId="3AF2F718" w14:textId="11823404" w:rsidR="000B3950" w:rsidRDefault="000B3950">
      <w:pPr>
        <w:pStyle w:val="TOC1"/>
        <w:rPr>
          <w:rFonts w:asciiTheme="minorHAnsi" w:hAnsiTheme="minorHAnsi"/>
          <w:kern w:val="2"/>
          <w:szCs w:val="24"/>
          <w14:ligatures w14:val="standardContextual"/>
        </w:rPr>
      </w:pPr>
      <w:hyperlink w:anchor="_Toc229401415" w:history="1">
        <w:r w:rsidRPr="009442E0">
          <w:rPr>
            <w:rStyle w:val="Hyperlink"/>
          </w:rPr>
          <w:t>20. Risks</w:t>
        </w:r>
        <w:r>
          <w:tab/>
        </w:r>
        <w:r>
          <w:fldChar w:fldCharType="begin"/>
        </w:r>
        <w:r>
          <w:instrText xml:space="preserve"> PAGEREF _Toc229401415 \h </w:instrText>
        </w:r>
        <w:r>
          <w:fldChar w:fldCharType="separate"/>
        </w:r>
        <w:r>
          <w:t>50</w:t>
        </w:r>
        <w:r>
          <w:fldChar w:fldCharType="end"/>
        </w:r>
      </w:hyperlink>
    </w:p>
    <w:p w14:paraId="15FE276B" w14:textId="1367B216" w:rsidR="000B3950" w:rsidRDefault="000B3950">
      <w:pPr>
        <w:pStyle w:val="TOC1"/>
        <w:rPr>
          <w:rFonts w:asciiTheme="minorHAnsi" w:hAnsiTheme="minorHAnsi"/>
          <w:kern w:val="2"/>
          <w:szCs w:val="24"/>
          <w14:ligatures w14:val="standardContextual"/>
        </w:rPr>
      </w:pPr>
      <w:hyperlink w:anchor="_Toc229401416" w:history="1">
        <w:r w:rsidRPr="009442E0">
          <w:rPr>
            <w:rStyle w:val="Hyperlink"/>
          </w:rPr>
          <w:t>21. Technical Questions</w:t>
        </w:r>
        <w:r>
          <w:tab/>
        </w:r>
        <w:r>
          <w:fldChar w:fldCharType="begin"/>
        </w:r>
        <w:r>
          <w:instrText xml:space="preserve"> PAGEREF _Toc229401416 \h </w:instrText>
        </w:r>
        <w:r>
          <w:fldChar w:fldCharType="separate"/>
        </w:r>
        <w:r>
          <w:t>52</w:t>
        </w:r>
        <w:r>
          <w:fldChar w:fldCharType="end"/>
        </w:r>
      </w:hyperlink>
    </w:p>
    <w:p w14:paraId="523AE33A" w14:textId="6835B6EB" w:rsidR="000B3950" w:rsidRDefault="000B3950">
      <w:pPr>
        <w:pStyle w:val="TOC1"/>
        <w:rPr>
          <w:rFonts w:asciiTheme="minorHAnsi" w:hAnsiTheme="minorHAnsi"/>
          <w:kern w:val="2"/>
          <w:szCs w:val="24"/>
          <w14:ligatures w14:val="standardContextual"/>
        </w:rPr>
      </w:pPr>
      <w:hyperlink w:anchor="_Toc229401417" w:history="1">
        <w:r w:rsidRPr="009442E0">
          <w:rPr>
            <w:rStyle w:val="Hyperlink"/>
          </w:rPr>
          <w:t>22. Expected Impact and Benefits</w:t>
        </w:r>
        <w:r>
          <w:tab/>
        </w:r>
        <w:r>
          <w:fldChar w:fldCharType="begin"/>
        </w:r>
        <w:r>
          <w:instrText xml:space="preserve"> PAGEREF _Toc229401417 \h </w:instrText>
        </w:r>
        <w:r>
          <w:fldChar w:fldCharType="separate"/>
        </w:r>
        <w:r>
          <w:t>53</w:t>
        </w:r>
        <w:r>
          <w:fldChar w:fldCharType="end"/>
        </w:r>
      </w:hyperlink>
    </w:p>
    <w:p w14:paraId="382BFA1E" w14:textId="668603A4" w:rsidR="000B3950" w:rsidRDefault="000B3950">
      <w:pPr>
        <w:pStyle w:val="TOC1"/>
        <w:rPr>
          <w:rFonts w:asciiTheme="minorHAnsi" w:hAnsiTheme="minorHAnsi"/>
          <w:kern w:val="2"/>
          <w:szCs w:val="24"/>
          <w14:ligatures w14:val="standardContextual"/>
        </w:rPr>
      </w:pPr>
      <w:hyperlink w:anchor="_Toc229401418" w:history="1">
        <w:r w:rsidRPr="009442E0">
          <w:rPr>
            <w:rStyle w:val="Hyperlink"/>
          </w:rPr>
          <w:t>23. Glossary</w:t>
        </w:r>
        <w:r>
          <w:tab/>
        </w:r>
        <w:r>
          <w:fldChar w:fldCharType="begin"/>
        </w:r>
        <w:r>
          <w:instrText xml:space="preserve"> PAGEREF _Toc229401418 \h </w:instrText>
        </w:r>
        <w:r>
          <w:fldChar w:fldCharType="separate"/>
        </w:r>
        <w:r>
          <w:t>54</w:t>
        </w:r>
        <w:r>
          <w:fldChar w:fldCharType="end"/>
        </w:r>
      </w:hyperlink>
    </w:p>
    <w:p w14:paraId="0A2726C5" w14:textId="37B69078" w:rsidR="000B3950" w:rsidRDefault="000B3950">
      <w:pPr>
        <w:pStyle w:val="TOC1"/>
        <w:rPr>
          <w:rFonts w:asciiTheme="minorHAnsi" w:hAnsiTheme="minorHAnsi"/>
          <w:kern w:val="2"/>
          <w:szCs w:val="24"/>
          <w14:ligatures w14:val="standardContextual"/>
        </w:rPr>
      </w:pPr>
      <w:hyperlink w:anchor="_Toc229401419" w:history="1">
        <w:r w:rsidRPr="009442E0">
          <w:rPr>
            <w:rStyle w:val="Hyperlink"/>
          </w:rPr>
          <w:t>24. Appendix</w:t>
        </w:r>
        <w:r>
          <w:tab/>
        </w:r>
        <w:r>
          <w:fldChar w:fldCharType="begin"/>
        </w:r>
        <w:r>
          <w:instrText xml:space="preserve"> PAGEREF _Toc229401419 \h </w:instrText>
        </w:r>
        <w:r>
          <w:fldChar w:fldCharType="separate"/>
        </w:r>
        <w:r>
          <w:t>56</w:t>
        </w:r>
        <w:r>
          <w:fldChar w:fldCharType="end"/>
        </w:r>
      </w:hyperlink>
    </w:p>
    <w:p w14:paraId="1B070D30" w14:textId="7C48CB04" w:rsidR="000B3950" w:rsidRDefault="000B3950">
      <w:pPr>
        <w:pStyle w:val="TOC2"/>
        <w:rPr>
          <w:rFonts w:asciiTheme="minorHAnsi" w:hAnsiTheme="minorHAnsi"/>
          <w:noProof/>
          <w:kern w:val="2"/>
          <w:sz w:val="24"/>
          <w:szCs w:val="24"/>
          <w14:ligatures w14:val="standardContextual"/>
        </w:rPr>
      </w:pPr>
      <w:hyperlink w:anchor="_Toc229401420" w:history="1">
        <w:r w:rsidRPr="009442E0">
          <w:rPr>
            <w:rStyle w:val="Hyperlink"/>
            <w:noProof/>
          </w:rPr>
          <w:t>24.1 Sequence Diagrams (Work in Progress)</w:t>
        </w:r>
        <w:r>
          <w:rPr>
            <w:noProof/>
          </w:rPr>
          <w:tab/>
        </w:r>
        <w:r>
          <w:rPr>
            <w:noProof/>
          </w:rPr>
          <w:fldChar w:fldCharType="begin"/>
        </w:r>
        <w:r>
          <w:rPr>
            <w:noProof/>
          </w:rPr>
          <w:instrText xml:space="preserve"> PAGEREF _Toc229401420 \h </w:instrText>
        </w:r>
        <w:r>
          <w:rPr>
            <w:noProof/>
          </w:rPr>
        </w:r>
        <w:r>
          <w:rPr>
            <w:noProof/>
          </w:rPr>
          <w:fldChar w:fldCharType="separate"/>
        </w:r>
        <w:r>
          <w:rPr>
            <w:noProof/>
          </w:rPr>
          <w:t>56</w:t>
        </w:r>
        <w:r>
          <w:rPr>
            <w:noProof/>
          </w:rPr>
          <w:fldChar w:fldCharType="end"/>
        </w:r>
      </w:hyperlink>
    </w:p>
    <w:p w14:paraId="7891B80F" w14:textId="395A933B" w:rsidR="000B3950" w:rsidRDefault="000B3950">
      <w:pPr>
        <w:pStyle w:val="TOC2"/>
        <w:rPr>
          <w:rFonts w:asciiTheme="minorHAnsi" w:hAnsiTheme="minorHAnsi"/>
          <w:noProof/>
          <w:kern w:val="2"/>
          <w:sz w:val="24"/>
          <w:szCs w:val="24"/>
          <w14:ligatures w14:val="standardContextual"/>
        </w:rPr>
      </w:pPr>
      <w:hyperlink w:anchor="_Toc229401421" w:history="1">
        <w:r w:rsidRPr="009442E0">
          <w:rPr>
            <w:rStyle w:val="Hyperlink"/>
            <w:noProof/>
          </w:rPr>
          <w:t>24.2 Reference Source Documents</w:t>
        </w:r>
        <w:r>
          <w:rPr>
            <w:noProof/>
          </w:rPr>
          <w:tab/>
        </w:r>
        <w:r>
          <w:rPr>
            <w:noProof/>
          </w:rPr>
          <w:fldChar w:fldCharType="begin"/>
        </w:r>
        <w:r>
          <w:rPr>
            <w:noProof/>
          </w:rPr>
          <w:instrText xml:space="preserve"> PAGEREF _Toc229401421 \h </w:instrText>
        </w:r>
        <w:r>
          <w:rPr>
            <w:noProof/>
          </w:rPr>
        </w:r>
        <w:r>
          <w:rPr>
            <w:noProof/>
          </w:rPr>
          <w:fldChar w:fldCharType="separate"/>
        </w:r>
        <w:r>
          <w:rPr>
            <w:noProof/>
          </w:rPr>
          <w:t>56</w:t>
        </w:r>
        <w:r>
          <w:rPr>
            <w:noProof/>
          </w:rPr>
          <w:fldChar w:fldCharType="end"/>
        </w:r>
      </w:hyperlink>
    </w:p>
    <w:p w14:paraId="094F1E8C" w14:textId="3CC0B42A" w:rsidR="000B3950" w:rsidRDefault="000B3950">
      <w:pPr>
        <w:pStyle w:val="TOC2"/>
        <w:rPr>
          <w:rFonts w:asciiTheme="minorHAnsi" w:hAnsiTheme="minorHAnsi"/>
          <w:noProof/>
          <w:kern w:val="2"/>
          <w:sz w:val="24"/>
          <w:szCs w:val="24"/>
          <w14:ligatures w14:val="standardContextual"/>
        </w:rPr>
      </w:pPr>
      <w:hyperlink w:anchor="_Toc229401422" w:history="1">
        <w:r w:rsidRPr="009442E0">
          <w:rPr>
            <w:rStyle w:val="Hyperlink"/>
            <w:noProof/>
          </w:rPr>
          <w:t>24.3 Referenced Technologies</w:t>
        </w:r>
        <w:r>
          <w:rPr>
            <w:noProof/>
          </w:rPr>
          <w:tab/>
        </w:r>
        <w:r>
          <w:rPr>
            <w:noProof/>
          </w:rPr>
          <w:fldChar w:fldCharType="begin"/>
        </w:r>
        <w:r>
          <w:rPr>
            <w:noProof/>
          </w:rPr>
          <w:instrText xml:space="preserve"> PAGEREF _Toc229401422 \h </w:instrText>
        </w:r>
        <w:r>
          <w:rPr>
            <w:noProof/>
          </w:rPr>
        </w:r>
        <w:r>
          <w:rPr>
            <w:noProof/>
          </w:rPr>
          <w:fldChar w:fldCharType="separate"/>
        </w:r>
        <w:r>
          <w:rPr>
            <w:noProof/>
          </w:rPr>
          <w:t>56</w:t>
        </w:r>
        <w:r>
          <w:rPr>
            <w:noProof/>
          </w:rPr>
          <w:fldChar w:fldCharType="end"/>
        </w:r>
      </w:hyperlink>
    </w:p>
    <w:p w14:paraId="3B53A784" w14:textId="0BC5C07E" w:rsidR="000B3950" w:rsidRDefault="000B3950">
      <w:pPr>
        <w:pStyle w:val="TOC2"/>
        <w:rPr>
          <w:rFonts w:asciiTheme="minorHAnsi" w:hAnsiTheme="minorHAnsi"/>
          <w:noProof/>
          <w:kern w:val="2"/>
          <w:sz w:val="24"/>
          <w:szCs w:val="24"/>
          <w14:ligatures w14:val="standardContextual"/>
        </w:rPr>
      </w:pPr>
      <w:hyperlink w:anchor="_Toc229401423" w:history="1">
        <w:r w:rsidRPr="009442E0">
          <w:rPr>
            <w:rStyle w:val="Hyperlink"/>
            <w:noProof/>
          </w:rPr>
          <w:t>24.4 180 Day Roadmap</w:t>
        </w:r>
        <w:r>
          <w:rPr>
            <w:noProof/>
          </w:rPr>
          <w:tab/>
        </w:r>
        <w:r>
          <w:rPr>
            <w:noProof/>
          </w:rPr>
          <w:fldChar w:fldCharType="begin"/>
        </w:r>
        <w:r>
          <w:rPr>
            <w:noProof/>
          </w:rPr>
          <w:instrText xml:space="preserve"> PAGEREF _Toc229401423 \h </w:instrText>
        </w:r>
        <w:r>
          <w:rPr>
            <w:noProof/>
          </w:rPr>
        </w:r>
        <w:r>
          <w:rPr>
            <w:noProof/>
          </w:rPr>
          <w:fldChar w:fldCharType="separate"/>
        </w:r>
        <w:r>
          <w:rPr>
            <w:noProof/>
          </w:rPr>
          <w:t>56</w:t>
        </w:r>
        <w:r>
          <w:rPr>
            <w:noProof/>
          </w:rPr>
          <w:fldChar w:fldCharType="end"/>
        </w:r>
      </w:hyperlink>
    </w:p>
    <w:p w14:paraId="134E57CF" w14:textId="22247043" w:rsidR="000B3950" w:rsidRDefault="000B3950">
      <w:pPr>
        <w:pStyle w:val="TOC2"/>
        <w:rPr>
          <w:rFonts w:asciiTheme="minorHAnsi" w:hAnsiTheme="minorHAnsi"/>
          <w:noProof/>
          <w:kern w:val="2"/>
          <w:sz w:val="24"/>
          <w:szCs w:val="24"/>
          <w14:ligatures w14:val="standardContextual"/>
        </w:rPr>
      </w:pPr>
      <w:hyperlink w:anchor="_Toc229401424" w:history="1">
        <w:r w:rsidRPr="009442E0">
          <w:rPr>
            <w:rStyle w:val="Hyperlink"/>
            <w:noProof/>
          </w:rPr>
          <w:t>24.4.1 Group 1 — Core Platform</w:t>
        </w:r>
        <w:r>
          <w:rPr>
            <w:noProof/>
          </w:rPr>
          <w:tab/>
        </w:r>
        <w:r>
          <w:rPr>
            <w:noProof/>
          </w:rPr>
          <w:fldChar w:fldCharType="begin"/>
        </w:r>
        <w:r>
          <w:rPr>
            <w:noProof/>
          </w:rPr>
          <w:instrText xml:space="preserve"> PAGEREF _Toc229401424 \h </w:instrText>
        </w:r>
        <w:r>
          <w:rPr>
            <w:noProof/>
          </w:rPr>
        </w:r>
        <w:r>
          <w:rPr>
            <w:noProof/>
          </w:rPr>
          <w:fldChar w:fldCharType="separate"/>
        </w:r>
        <w:r>
          <w:rPr>
            <w:noProof/>
          </w:rPr>
          <w:t>56</w:t>
        </w:r>
        <w:r>
          <w:rPr>
            <w:noProof/>
          </w:rPr>
          <w:fldChar w:fldCharType="end"/>
        </w:r>
      </w:hyperlink>
    </w:p>
    <w:p w14:paraId="3F8B6668" w14:textId="193B8BEB" w:rsidR="000B3950" w:rsidRDefault="000B3950">
      <w:pPr>
        <w:pStyle w:val="TOC2"/>
        <w:rPr>
          <w:rFonts w:asciiTheme="minorHAnsi" w:hAnsiTheme="minorHAnsi"/>
          <w:noProof/>
          <w:kern w:val="2"/>
          <w:sz w:val="24"/>
          <w:szCs w:val="24"/>
          <w14:ligatures w14:val="standardContextual"/>
        </w:rPr>
      </w:pPr>
      <w:hyperlink w:anchor="_Toc229401425" w:history="1">
        <w:r w:rsidRPr="009442E0">
          <w:rPr>
            <w:rStyle w:val="Hyperlink"/>
            <w:noProof/>
          </w:rPr>
          <w:t>24.4.2 Group 2 — Governance and Publisher</w:t>
        </w:r>
        <w:r>
          <w:rPr>
            <w:noProof/>
          </w:rPr>
          <w:tab/>
        </w:r>
        <w:r>
          <w:rPr>
            <w:noProof/>
          </w:rPr>
          <w:fldChar w:fldCharType="begin"/>
        </w:r>
        <w:r>
          <w:rPr>
            <w:noProof/>
          </w:rPr>
          <w:instrText xml:space="preserve"> PAGEREF _Toc229401425 \h </w:instrText>
        </w:r>
        <w:r>
          <w:rPr>
            <w:noProof/>
          </w:rPr>
        </w:r>
        <w:r>
          <w:rPr>
            <w:noProof/>
          </w:rPr>
          <w:fldChar w:fldCharType="separate"/>
        </w:r>
        <w:r>
          <w:rPr>
            <w:noProof/>
          </w:rPr>
          <w:t>57</w:t>
        </w:r>
        <w:r>
          <w:rPr>
            <w:noProof/>
          </w:rPr>
          <w:fldChar w:fldCharType="end"/>
        </w:r>
      </w:hyperlink>
    </w:p>
    <w:p w14:paraId="07FFFA9C" w14:textId="61E48530" w:rsidR="0056311E" w:rsidRDefault="001120C6" w:rsidP="007B3759">
      <w:pPr>
        <w:pStyle w:val="TOC1"/>
        <w:rPr>
          <w:rFonts w:asciiTheme="minorHAnsi" w:hAnsiTheme="minorHAnsi"/>
          <w:kern w:val="2"/>
          <w:szCs w:val="24"/>
          <w14:ligatures w14:val="standardContextual"/>
        </w:rPr>
      </w:pPr>
      <w:r>
        <w:fldChar w:fldCharType="end"/>
      </w:r>
    </w:p>
    <w:p w14:paraId="052E6F88" w14:textId="64B86D2B" w:rsidR="0056311E" w:rsidRDefault="0056311E">
      <w:pPr>
        <w:pStyle w:val="TOC2"/>
        <w:rPr>
          <w:rFonts w:asciiTheme="minorHAnsi" w:hAnsiTheme="minorHAnsi"/>
          <w:noProof/>
          <w:kern w:val="2"/>
          <w:sz w:val="24"/>
          <w:szCs w:val="24"/>
          <w14:ligatures w14:val="standardContextual"/>
        </w:rPr>
      </w:pPr>
    </w:p>
    <w:p w14:paraId="5DAB6C7B" w14:textId="0CE7DBE4" w:rsidR="00D33E02" w:rsidRDefault="00D33E02"/>
    <w:p w14:paraId="0E95CEDE" w14:textId="77777777" w:rsidR="00D33E02" w:rsidRPr="0051046D" w:rsidRDefault="00D33E02">
      <w:pPr>
        <w:pStyle w:val="Heading1"/>
        <w:rPr>
          <w:lang w:val="fr-FR"/>
        </w:rPr>
      </w:pPr>
      <w:bookmarkStart w:id="0" w:name="_Toc229058663"/>
      <w:bookmarkStart w:id="1" w:name="_Toc229378433"/>
      <w:bookmarkStart w:id="2" w:name="_Toc229401361"/>
      <w:r>
        <w:lastRenderedPageBreak/>
        <w:t>1. Document Control</w:t>
      </w:r>
      <w:bookmarkEnd w:id="0"/>
      <w:bookmarkEnd w:id="1"/>
      <w:bookmarkEnd w:id="2"/>
    </w:p>
    <w:p w14:paraId="36FF4E22" w14:textId="5E59524D" w:rsidR="00D33E02" w:rsidRDefault="00D33E02">
      <w:pPr>
        <w:pStyle w:val="Heading2"/>
      </w:pPr>
      <w:bookmarkStart w:id="3" w:name="_Toc229401362"/>
      <w:r>
        <w:t xml:space="preserve">1.1 </w:t>
      </w:r>
      <w:bookmarkStart w:id="4" w:name="_Toc229058665"/>
      <w:bookmarkStart w:id="5" w:name="_Toc229378435"/>
      <w:r>
        <w:t>Revision History</w:t>
      </w:r>
      <w:bookmarkEnd w:id="3"/>
      <w:bookmarkEnd w:id="4"/>
      <w:bookmarkEnd w:id="5"/>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7D214F" w14:paraId="29EAD1E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B814A1E" w14:textId="77777777" w:rsidR="00D33E02" w:rsidRDefault="00D33E02">
            <w:r>
              <w:rPr>
                <w:rFonts w:ascii="Segoe UI Semibold" w:eastAsia="Segoe UI Semibold" w:hAnsi="Segoe UI Semibold" w:cs="Segoe UI Semibold"/>
                <w:b/>
                <w:bCs/>
                <w:color w:val="FFFFFF"/>
                <w:sz w:val="20"/>
                <w:szCs w:val="20"/>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1072FA" w14:textId="77777777" w:rsidR="00D33E02" w:rsidRDefault="00D33E02">
            <w:r>
              <w:rPr>
                <w:rFonts w:ascii="Segoe UI Semibold" w:eastAsia="Segoe UI Semibold" w:hAnsi="Segoe UI Semibold" w:cs="Segoe UI Semibold"/>
                <w:b/>
                <w:bCs/>
                <w:color w:val="FFFFFF"/>
                <w:sz w:val="20"/>
                <w:szCs w:val="20"/>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C3E7DB" w14:textId="77777777" w:rsidR="00D33E02" w:rsidRDefault="00D33E02">
            <w:r>
              <w:rPr>
                <w:rFonts w:ascii="Segoe UI Semibold" w:eastAsia="Segoe UI Semibold" w:hAnsi="Segoe UI Semibold" w:cs="Segoe UI Semibold"/>
                <w:b/>
                <w:bCs/>
                <w:color w:val="FFFFFF"/>
                <w:sz w:val="20"/>
                <w:szCs w:val="20"/>
              </w:rPr>
              <w:t>Author</w:t>
            </w:r>
          </w:p>
        </w:tc>
        <w:tc>
          <w:tcPr>
            <w:tcW w:w="4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90AC0D6" w14:textId="77777777" w:rsidR="00D33E02" w:rsidRDefault="00D33E02">
            <w:r>
              <w:rPr>
                <w:rFonts w:ascii="Segoe UI Semibold" w:eastAsia="Segoe UI Semibold" w:hAnsi="Segoe UI Semibold" w:cs="Segoe UI Semibold"/>
                <w:b/>
                <w:bCs/>
                <w:color w:val="FFFFFF"/>
                <w:sz w:val="20"/>
                <w:szCs w:val="20"/>
              </w:rPr>
              <w:t>Change Summary</w:t>
            </w:r>
          </w:p>
        </w:tc>
      </w:tr>
      <w:tr w:rsidR="007D214F" w14:paraId="2D8ACD4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54A5A7" w14:textId="77777777" w:rsidR="00D33E02" w:rsidRDefault="00D33E02">
            <w:pPr>
              <w:spacing w:line="260" w:lineRule="auto"/>
            </w:pPr>
            <w:r>
              <w:rPr>
                <w:color w:val="1F1F1F"/>
                <w:sz w:val="20"/>
                <w:szCs w:val="20"/>
              </w:rPr>
              <w:t>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58FAFB"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50DB51"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51CD8C" w14:textId="77777777" w:rsidR="00D33E02" w:rsidRDefault="00D33E02">
            <w:pPr>
              <w:spacing w:line="260" w:lineRule="auto"/>
            </w:pPr>
            <w:r>
              <w:rPr>
                <w:color w:val="1F1F1F"/>
                <w:sz w:val="20"/>
                <w:szCs w:val="20"/>
              </w:rPr>
              <w:t>Initial UAP AI Marketplace draft</w:t>
            </w:r>
          </w:p>
        </w:tc>
      </w:tr>
      <w:tr w:rsidR="007D214F" w14:paraId="6CF49D4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1320B8" w14:textId="77777777" w:rsidR="00D33E02" w:rsidRDefault="00D33E02">
            <w:pPr>
              <w:spacing w:line="260" w:lineRule="auto"/>
            </w:pPr>
            <w:r>
              <w:rPr>
                <w:color w:val="1F1F1F"/>
                <w:sz w:val="20"/>
                <w:szCs w:val="20"/>
              </w:rPr>
              <w:t>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9934CE"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55ED70"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60E35" w14:textId="77777777" w:rsidR="00D33E02" w:rsidRDefault="00D33E02">
            <w:pPr>
              <w:spacing w:line="260" w:lineRule="auto"/>
            </w:pPr>
            <w:r w:rsidRPr="6CDBB948">
              <w:rPr>
                <w:color w:val="1F1F1F"/>
                <w:sz w:val="20"/>
                <w:szCs w:val="20"/>
              </w:rPr>
              <w:t>Global Agentic Orchestrator design consolidated</w:t>
            </w:r>
          </w:p>
        </w:tc>
      </w:tr>
      <w:tr w:rsidR="007D214F" w14:paraId="3623D1DC"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F9B574" w14:textId="77777777" w:rsidR="00D33E02" w:rsidRDefault="00D33E02">
            <w:pPr>
              <w:spacing w:line="260" w:lineRule="auto"/>
            </w:pPr>
            <w:r>
              <w:rPr>
                <w:color w:val="1F1F1F"/>
                <w:sz w:val="20"/>
                <w:szCs w:val="20"/>
              </w:rPr>
              <w:t>0.9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2F8B5E"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861B7"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E8A985" w14:textId="77777777" w:rsidR="00D33E02" w:rsidRDefault="00D33E02">
            <w:pPr>
              <w:spacing w:line="260" w:lineRule="auto"/>
            </w:pPr>
            <w:r>
              <w:rPr>
                <w:color w:val="1F1F1F"/>
                <w:sz w:val="20"/>
                <w:szCs w:val="20"/>
              </w:rPr>
              <w:t>Foundry and LLM Gateway feature matrices integrated</w:t>
            </w:r>
          </w:p>
        </w:tc>
      </w:tr>
      <w:tr w:rsidR="007D214F" w14:paraId="3A466C1A"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D06E6E" w14:textId="77777777" w:rsidR="00D33E02" w:rsidRDefault="00D33E02">
            <w:pPr>
              <w:spacing w:line="260" w:lineRule="auto"/>
            </w:pPr>
            <w:r>
              <w:rPr>
                <w:color w:val="1F1F1F"/>
                <w:sz w:val="20"/>
                <w:szCs w:val="20"/>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409FBB" w14:textId="77777777" w:rsidR="00D33E02" w:rsidRDefault="00D33E02">
            <w:pPr>
              <w:spacing w:line="260" w:lineRule="auto"/>
            </w:pPr>
            <w:r>
              <w:rPr>
                <w:color w:val="1F1F1F"/>
                <w:sz w:val="20"/>
                <w:szCs w:val="20"/>
              </w:rPr>
              <w:t>Apr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9CDA34" w14:textId="77777777" w:rsidR="00D33E02" w:rsidRDefault="00D33E02">
            <w:pPr>
              <w:spacing w:line="260" w:lineRule="auto"/>
            </w:pPr>
            <w:r>
              <w:rPr>
                <w:color w:val="1F1F1F"/>
                <w:sz w:val="20"/>
                <w:szCs w:val="20"/>
              </w:rPr>
              <w:t>R. Singh</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099E37" w14:textId="77777777" w:rsidR="00D33E02" w:rsidRDefault="00D33E02">
            <w:pPr>
              <w:spacing w:line="260" w:lineRule="auto"/>
            </w:pPr>
            <w:r w:rsidRPr="6CDBB948">
              <w:rPr>
                <w:color w:val="1F1F1F"/>
                <w:sz w:val="20"/>
                <w:szCs w:val="20"/>
              </w:rPr>
              <w:t>First Microsoft-format consolidated architecture document</w:t>
            </w:r>
          </w:p>
        </w:tc>
      </w:tr>
      <w:tr w:rsidR="000B3950" w14:paraId="1210FED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7685DC" w14:textId="77777777" w:rsidR="000B3950" w:rsidRDefault="000B3950">
            <w:pPr>
              <w:spacing w:line="260" w:lineRule="auto"/>
              <w:rPr>
                <w:color w:val="1F1F1F"/>
                <w:sz w:val="20"/>
                <w:szCs w:val="20"/>
              </w:rPr>
            </w:pP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F9FE58" w14:textId="77777777" w:rsidR="000B3950" w:rsidRDefault="000B3950">
            <w:pPr>
              <w:spacing w:line="260" w:lineRule="auto"/>
              <w:rPr>
                <w:color w:val="1F1F1F"/>
                <w:sz w:val="20"/>
                <w:szCs w:val="20"/>
              </w:rPr>
            </w:pP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9F635D" w14:textId="77777777" w:rsidR="000B3950" w:rsidRDefault="000B3950">
            <w:pPr>
              <w:spacing w:line="260" w:lineRule="auto"/>
              <w:rPr>
                <w:color w:val="1F1F1F"/>
                <w:sz w:val="20"/>
                <w:szCs w:val="20"/>
              </w:rPr>
            </w:pP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B3C81E" w14:textId="77777777" w:rsidR="000B3950" w:rsidRPr="6CDBB948" w:rsidRDefault="000B3950">
            <w:pPr>
              <w:spacing w:line="260" w:lineRule="auto"/>
              <w:rPr>
                <w:color w:val="1F1F1F"/>
                <w:sz w:val="20"/>
                <w:szCs w:val="20"/>
              </w:rPr>
            </w:pPr>
          </w:p>
        </w:tc>
      </w:tr>
    </w:tbl>
    <w:p w14:paraId="5DBCBE00" w14:textId="77777777" w:rsidR="00D33E02" w:rsidRDefault="00D33E02">
      <w:pPr>
        <w:pStyle w:val="Heading1"/>
      </w:pPr>
      <w:bookmarkStart w:id="6" w:name="_Toc229058667"/>
      <w:bookmarkStart w:id="7" w:name="_Toc229378437"/>
      <w:bookmarkStart w:id="8" w:name="_Toc229401363"/>
      <w:r>
        <w:lastRenderedPageBreak/>
        <w:t>2. Executive Summary</w:t>
      </w:r>
      <w:bookmarkEnd w:id="6"/>
      <w:bookmarkEnd w:id="7"/>
      <w:bookmarkEnd w:id="8"/>
    </w:p>
    <w:p w14:paraId="41BB3430" w14:textId="77777777" w:rsidR="00D33E02" w:rsidRDefault="00D33E02">
      <w:pPr>
        <w:spacing w:before="60" w:after="60" w:line="300" w:lineRule="auto"/>
      </w:pPr>
      <w:r w:rsidRPr="6CDBB948">
        <w:rPr>
          <w:color w:val="1F1F1F"/>
        </w:rPr>
        <w:t>The Unified AI Platform (UAP) consolidates AI marketplace, orchestration, governance and developer experience capabilities onto a single, Azure-native, enterprise-grade platform. UAP unifies three tiers — UAP (experience), Unified AI Services (UAIS — middleware) and Unified Data Platform (UDP — persistence and observability) — to deliver a cohesive surface for enterprise teams to discover, publish, compose and operate AI assets at scale.</w:t>
      </w:r>
    </w:p>
    <w:p w14:paraId="3E5B56B8" w14:textId="4B790CF4" w:rsidR="00D33E02" w:rsidRDefault="00D33E02">
      <w:pPr>
        <w:spacing w:before="60" w:after="60" w:line="300" w:lineRule="auto"/>
      </w:pPr>
      <w:r w:rsidRPr="6CDBB948">
        <w:rPr>
          <w:color w:val="1F1F1F"/>
        </w:rPr>
        <w:t>A Global Agentic Orchestrator sits above domain-specialized orchestrators to execute multi-step, multi-agent workflows — starting with Revenue Cycle Management (RCM). The platform is built on the Microsoft Agent Framework and LangGraph graph-execution engine, Azure Container Apps, MongoDB, Azure OpenAI via UAIS, MCP and A2A protocols, and a unified LLM / API Gateway fronted by Azure API Management.</w:t>
      </w:r>
    </w:p>
    <w:p w14:paraId="0764EA62" w14:textId="77777777" w:rsidR="00D33E02" w:rsidRDefault="00D33E02">
      <w:pPr>
        <w:spacing w:before="60" w:after="60" w:line="300" w:lineRule="auto"/>
      </w:pPr>
      <w:r w:rsidRPr="6CDBB948">
        <w:rPr>
          <w:color w:val="1F1F1F"/>
        </w:rPr>
        <w:t>The platform is designed to deliver measurable outcomes: onboarding new agents in hours rather than weeks, 40–50% agent reuse across projects, 20%+ productivity gains in claims processing and HIPAA-ready compliance by design. Scale targets include 100K+ daily encounters and billions of claims per year through auto-scaling Azure Container Apps, KEDA-driven Event Hub consumers and durable LangGraph checkpoints.</w:t>
      </w:r>
    </w:p>
    <w:p w14:paraId="4571819B" w14:textId="77777777" w:rsidR="00D33E02" w:rsidRDefault="00D33E02">
      <w:pPr>
        <w:pStyle w:val="Heading1"/>
      </w:pPr>
      <w:bookmarkStart w:id="9" w:name="_Toc229058668"/>
      <w:bookmarkStart w:id="10" w:name="_Toc229378438"/>
      <w:bookmarkStart w:id="11" w:name="_Toc229401364"/>
      <w:r>
        <w:lastRenderedPageBreak/>
        <w:t>3. Business Context and Drivers</w:t>
      </w:r>
      <w:bookmarkEnd w:id="9"/>
      <w:bookmarkEnd w:id="10"/>
      <w:bookmarkEnd w:id="11"/>
    </w:p>
    <w:p w14:paraId="0CD5CA6B" w14:textId="77777777" w:rsidR="00D33E02" w:rsidRDefault="00D33E02">
      <w:pPr>
        <w:pStyle w:val="Heading2"/>
      </w:pPr>
      <w:bookmarkStart w:id="12" w:name="_Toc229058669"/>
      <w:bookmarkStart w:id="13" w:name="_Toc229378439"/>
      <w:bookmarkStart w:id="14" w:name="_Toc229401365"/>
      <w:r>
        <w:t xml:space="preserve">3.1 </w:t>
      </w:r>
      <w:commentRangeStart w:id="15"/>
      <w:r>
        <w:t>Problem Statement</w:t>
      </w:r>
      <w:bookmarkEnd w:id="12"/>
      <w:bookmarkEnd w:id="13"/>
      <w:bookmarkEnd w:id="14"/>
      <w:commentRangeEnd w:id="15"/>
      <w:r w:rsidR="00BC4250">
        <w:rPr>
          <w:rStyle w:val="CommentReference"/>
          <w:sz w:val="32"/>
          <w:szCs w:val="26"/>
        </w:rPr>
        <w:commentReference w:id="15"/>
      </w:r>
    </w:p>
    <w:p w14:paraId="46847FFD" w14:textId="71202227" w:rsidR="009274DF" w:rsidRPr="009274DF" w:rsidRDefault="009274DF" w:rsidP="009274DF">
      <w:pPr>
        <w:pStyle w:val="ListParagraph"/>
        <w:numPr>
          <w:ilvl w:val="0"/>
          <w:numId w:val="2"/>
        </w:numPr>
        <w:spacing w:before="40" w:after="40" w:line="280" w:lineRule="auto"/>
        <w:rPr>
          <w:color w:val="1F1F1F"/>
        </w:rPr>
      </w:pPr>
      <w:r w:rsidRPr="009274DF">
        <w:rPr>
          <w:color w:val="1F1F1F"/>
        </w:rPr>
        <w:t>Healthcare revenue cycle management (RCM) is under unprecedented strain from manual inefficiencies, rising administrative costs, and slow post-care reimbursement cycles. Providers are losing time and money due to these broken processes</w:t>
      </w:r>
      <w:r w:rsidR="000C79ED">
        <w:rPr>
          <w:color w:val="1F1F1F"/>
        </w:rPr>
        <w:t xml:space="preserve">. </w:t>
      </w:r>
      <w:r w:rsidRPr="009274DF">
        <w:rPr>
          <w:color w:val="1F1F1F"/>
        </w:rPr>
        <w:t xml:space="preserve"> </w:t>
      </w:r>
      <w:r w:rsidR="000C79ED">
        <w:rPr>
          <w:color w:val="1F1F1F"/>
        </w:rPr>
        <w:t>F</w:t>
      </w:r>
      <w:r w:rsidRPr="009274DF">
        <w:rPr>
          <w:color w:val="1F1F1F"/>
        </w:rPr>
        <w:t xml:space="preserve">or example, </w:t>
      </w:r>
      <w:r w:rsidR="000A0FD7">
        <w:rPr>
          <w:color w:val="1F1F1F"/>
        </w:rPr>
        <w:t>Optum estimates</w:t>
      </w:r>
      <w:r w:rsidRPr="009274DF">
        <w:rPr>
          <w:color w:val="1F1F1F"/>
        </w:rPr>
        <w:t xml:space="preserve"> 85% of claim denials are preventable via predictive validation and two-thirds of health information professionals report persistent staffing shortages. At the same time, underpayments remain high (e.g. ~$130 billion of government underpayments in 2023), while the market for next-generation RCM solutions is booming ($156 billion TAM, ~15% CAGR). These forces create an urgent imperative to fundamentally reinvent RCM via integrated, AI-driven platforms that shift work from reactive, post-visit tasks to proactive, real-time processes at the point of care – a strategic move poised to reduce overhead, accelerate cash flow, and capture billions in value across the healthcare ecosystem.</w:t>
      </w:r>
    </w:p>
    <w:p w14:paraId="3EF05A60" w14:textId="77777777" w:rsidR="009274DF" w:rsidRPr="009274DF" w:rsidRDefault="009274DF" w:rsidP="009D0E95">
      <w:pPr>
        <w:pStyle w:val="ListParagraph"/>
        <w:numPr>
          <w:ilvl w:val="0"/>
          <w:numId w:val="0"/>
        </w:numPr>
        <w:spacing w:before="40" w:after="40" w:line="280" w:lineRule="auto"/>
        <w:rPr>
          <w:color w:val="1F1F1F"/>
        </w:rPr>
      </w:pPr>
    </w:p>
    <w:p w14:paraId="0B0C24DC" w14:textId="662B1933" w:rsidR="00D33E02" w:rsidRDefault="00D33E02">
      <w:pPr>
        <w:pStyle w:val="Heading2"/>
      </w:pPr>
      <w:bookmarkStart w:id="17" w:name="_Toc229058670"/>
      <w:bookmarkStart w:id="18" w:name="_Toc229378440"/>
      <w:bookmarkStart w:id="19" w:name="_Toc229401366"/>
      <w:r>
        <w:t xml:space="preserve">3.2 </w:t>
      </w:r>
      <w:r w:rsidR="00FC3D9C">
        <w:t xml:space="preserve">Business Value of an </w:t>
      </w:r>
      <w:commentRangeStart w:id="20"/>
      <w:r>
        <w:t>Enterprise AI Investment</w:t>
      </w:r>
      <w:bookmarkEnd w:id="17"/>
      <w:bookmarkEnd w:id="18"/>
      <w:bookmarkEnd w:id="19"/>
      <w:commentRangeEnd w:id="20"/>
      <w:r w:rsidR="00CB26CE">
        <w:rPr>
          <w:rStyle w:val="CommentReference"/>
          <w:sz w:val="32"/>
          <w:szCs w:val="26"/>
        </w:rPr>
        <w:commentReference w:id="20"/>
      </w:r>
    </w:p>
    <w:p w14:paraId="59F6F8CA" w14:textId="77777777" w:rsidR="000A2DF7" w:rsidRPr="00136393" w:rsidRDefault="000A2DF7" w:rsidP="00066E90">
      <w:pPr>
        <w:pStyle w:val="TableListBullet"/>
        <w:spacing w:after="60" w:line="281" w:lineRule="auto"/>
        <w:rPr>
          <w:color w:val="1F1F1F"/>
          <w:sz w:val="22"/>
          <w:szCs w:val="22"/>
        </w:rPr>
      </w:pPr>
      <w:r w:rsidRPr="00136393">
        <w:rPr>
          <w:color w:val="1F1F1F"/>
          <w:sz w:val="22"/>
          <w:szCs w:val="22"/>
        </w:rPr>
        <w:t>Optum has evolved an enterprise-wide AI strategy built on mature, scalable platforms and a commitment to responsible use. Instead of isolated projects, Optum’s approach centers on a Unified AI Platform that integrates data, models, and governance across the business. With thousands of AI engineers and over a thousand AI solutions already in production, Optum’s AI initiatives operate at one of the largest scales in healthcare. This unified platform strategy ensures that AI is developed once and deployed broadly, with consistent oversight, strong security and compliance, and clear business value.</w:t>
      </w:r>
    </w:p>
    <w:p w14:paraId="5387D99B" w14:textId="77777777" w:rsidR="00136393" w:rsidRPr="00136393" w:rsidRDefault="00136393" w:rsidP="00066E90">
      <w:pPr>
        <w:pStyle w:val="TableListBullet"/>
        <w:spacing w:after="60" w:line="281" w:lineRule="auto"/>
        <w:rPr>
          <w:color w:val="1F1F1F"/>
          <w:sz w:val="22"/>
          <w:szCs w:val="22"/>
        </w:rPr>
      </w:pPr>
    </w:p>
    <w:p w14:paraId="72B33C2A" w14:textId="425E7699" w:rsidR="000A2DF7" w:rsidRDefault="000A2DF7" w:rsidP="00066E90">
      <w:pPr>
        <w:pStyle w:val="TableListBullet"/>
        <w:spacing w:after="60" w:line="281" w:lineRule="auto"/>
        <w:rPr>
          <w:color w:val="1F1F1F"/>
          <w:sz w:val="22"/>
          <w:szCs w:val="22"/>
        </w:rPr>
      </w:pPr>
      <w:r w:rsidRPr="00136393">
        <w:rPr>
          <w:color w:val="1F1F1F"/>
          <w:sz w:val="22"/>
          <w:szCs w:val="22"/>
        </w:rPr>
        <w:t xml:space="preserve">Optum Real’s Unified AI Platform (UAP) embodies this strategy for provider-facing revenue cycle management. Optum Real UAP serves as a common AI foundation for real-time claims workflows – a modular, multi-layer platform that harmonizes clinical, claims, and operational data into a single source of truth. On top of this data foundation, orchestrated AI “agents” handle tasks like coverage prediction, medical coding, documentation and prior authorization in real time. Each AI component benefits from shared context and lifecycle management through the platform, allowing rapid iteration and continuous monitoring. Built-in governance and Responsible AI controls in UAP enforce standards on every model and decision, ensuring accuracy, fairness and traceability. By shifting manual processes into proactive, AI-driven workflows at the point of care, Optum Real reduces denials, administrative overhead, and delays </w:t>
      </w:r>
      <w:r w:rsidRPr="00136393">
        <w:rPr>
          <w:color w:val="1F1F1F"/>
          <w:sz w:val="22"/>
          <w:szCs w:val="22"/>
        </w:rPr>
        <w:lastRenderedPageBreak/>
        <w:t>– delivering a more transparent, efficient experience for patients, providers, and payers. Critically, this unified architecture creates reusable AI capabilities that can be extended across Optum’s business, accelerating innovation beyond just claims.</w:t>
      </w:r>
    </w:p>
    <w:p w14:paraId="7BC185F6" w14:textId="77777777" w:rsidR="00066E90" w:rsidRPr="00136393" w:rsidRDefault="00066E90" w:rsidP="00066E90">
      <w:pPr>
        <w:pStyle w:val="TableListBullet"/>
        <w:spacing w:after="60" w:line="281" w:lineRule="auto"/>
        <w:rPr>
          <w:color w:val="1F1F1F"/>
          <w:sz w:val="22"/>
          <w:szCs w:val="22"/>
        </w:rPr>
      </w:pPr>
    </w:p>
    <w:p w14:paraId="61180ED7" w14:textId="77777777" w:rsidR="000A2DF7" w:rsidRPr="00066E90" w:rsidRDefault="000A2DF7" w:rsidP="00066E90">
      <w:pPr>
        <w:pStyle w:val="TableListBullet"/>
        <w:spacing w:after="60" w:line="281" w:lineRule="auto"/>
        <w:rPr>
          <w:color w:val="1F1F1F"/>
          <w:sz w:val="22"/>
          <w:szCs w:val="22"/>
        </w:rPr>
      </w:pPr>
      <w:r w:rsidRPr="00066E90">
        <w:rPr>
          <w:color w:val="1F1F1F"/>
          <w:sz w:val="22"/>
          <w:szCs w:val="22"/>
        </w:rPr>
        <w:t>Microsoft’s role as a strategic platform partner underpins these capabilities. Optum leverages Microsoft’s cloud infrastructure and AI services to power the UAP at scale, relying on Azure’s secure, compliant environment and advanced AI toolchain. Together, Microsoft and Optum have co-engineered core platform components – from unified data architecture to AI orchestration frameworks – aligning Optum Real’s vision with enterprise-grade security, compliance, and Responsible AI foundations. This partnership enables Optum to rapidly scale AI with confidence, focusing on transformative outcomes while trusting the platform’s robust technical underpinnings and governance.</w:t>
      </w:r>
    </w:p>
    <w:p w14:paraId="6D31F68A" w14:textId="77777777" w:rsidR="000A2DF7" w:rsidRDefault="000A2DF7" w:rsidP="000A2DF7">
      <w:pPr>
        <w:spacing w:before="40" w:after="40" w:line="280" w:lineRule="auto"/>
      </w:pPr>
    </w:p>
    <w:p w14:paraId="1EB8D929" w14:textId="38BC14D1" w:rsidR="00D33E02" w:rsidRDefault="00D33E02">
      <w:pPr>
        <w:pStyle w:val="Heading2"/>
      </w:pPr>
      <w:bookmarkStart w:id="22" w:name="_Toc229058671"/>
      <w:bookmarkStart w:id="23" w:name="_Toc229378441"/>
      <w:bookmarkStart w:id="24" w:name="_Toc229401367"/>
      <w:r>
        <w:t xml:space="preserve">3.3 </w:t>
      </w:r>
      <w:bookmarkEnd w:id="22"/>
      <w:bookmarkEnd w:id="23"/>
      <w:r w:rsidR="004C4865">
        <w:t>B</w:t>
      </w:r>
      <w:r w:rsidR="005A24AE">
        <w:t xml:space="preserve">enefit </w:t>
      </w:r>
      <w:r w:rsidR="00C77C25">
        <w:t xml:space="preserve">of the UAP </w:t>
      </w:r>
      <w:r w:rsidR="005A24AE">
        <w:t>to Optum Rea</w:t>
      </w:r>
      <w:r w:rsidR="005A24AE">
        <w:t>l</w:t>
      </w:r>
      <w:bookmarkEnd w:id="24"/>
    </w:p>
    <w:p w14:paraId="4CF39E8D" w14:textId="7D597F76" w:rsidR="0015125C" w:rsidRDefault="00AF61C3" w:rsidP="0015125C">
      <w:pPr>
        <w:pStyle w:val="ListParagraph"/>
        <w:numPr>
          <w:ilvl w:val="0"/>
          <w:numId w:val="2"/>
        </w:numPr>
        <w:spacing w:before="40" w:after="40" w:line="280" w:lineRule="auto"/>
      </w:pPr>
      <w:r>
        <w:rPr>
          <w:color w:val="1F1F1F"/>
        </w:rPr>
        <w:t>Specifi</w:t>
      </w:r>
      <w:r w:rsidR="005329C6">
        <w:rPr>
          <w:color w:val="1F1F1F"/>
        </w:rPr>
        <w:t>c</w:t>
      </w:r>
      <w:r>
        <w:rPr>
          <w:color w:val="1F1F1F"/>
        </w:rPr>
        <w:t xml:space="preserve"> to </w:t>
      </w:r>
      <w:r w:rsidR="005329C6" w:rsidRPr="0065292E">
        <w:rPr>
          <w:color w:val="1F1F1F"/>
        </w:rPr>
        <w:t>revenue cycle management (RCM</w:t>
      </w:r>
      <w:r w:rsidR="005329C6">
        <w:rPr>
          <w:color w:val="1F1F1F"/>
        </w:rPr>
        <w:t xml:space="preserve">), </w:t>
      </w:r>
      <w:r w:rsidR="009D0E95" w:rsidRPr="0065292E">
        <w:rPr>
          <w:color w:val="1F1F1F"/>
        </w:rPr>
        <w:t>Optum </w:t>
      </w:r>
      <w:r w:rsidR="009D0E95" w:rsidRPr="0065292E">
        <w:rPr>
          <w:color w:val="1F1F1F"/>
        </w:rPr>
        <w:t>Real</w:t>
      </w:r>
      <w:r w:rsidR="005329C6">
        <w:rPr>
          <w:color w:val="1F1F1F"/>
        </w:rPr>
        <w:t xml:space="preserve">’s </w:t>
      </w:r>
      <w:r w:rsidR="009D0E95" w:rsidRPr="0065292E">
        <w:rPr>
          <w:color w:val="1F1F1F"/>
        </w:rPr>
        <w:t xml:space="preserve">modular </w:t>
      </w:r>
      <w:r w:rsidR="003B03DC">
        <w:rPr>
          <w:color w:val="1F1F1F"/>
        </w:rPr>
        <w:t xml:space="preserve">UAP </w:t>
      </w:r>
      <w:r w:rsidR="009D0E95" w:rsidRPr="0065292E">
        <w:rPr>
          <w:color w:val="1F1F1F"/>
        </w:rPr>
        <w:t xml:space="preserve">for providers </w:t>
      </w:r>
      <w:r w:rsidR="005329C6">
        <w:rPr>
          <w:color w:val="1F1F1F"/>
        </w:rPr>
        <w:t>will</w:t>
      </w:r>
      <w:r w:rsidR="009D0E95" w:rsidRPr="0065292E">
        <w:rPr>
          <w:color w:val="1F1F1F"/>
        </w:rPr>
        <w:t xml:space="preserve"> automate the process to reduce unnecessary overhead in processes like prior authorization, clinical coding, claims submissions, denials and appeals management, and billing. </w:t>
      </w:r>
      <w:r w:rsidR="00855E8B">
        <w:rPr>
          <w:color w:val="1F1F1F"/>
        </w:rPr>
        <w:t>The</w:t>
      </w:r>
      <w:r w:rsidR="009D0E95" w:rsidRPr="0065292E">
        <w:rPr>
          <w:color w:val="1F1F1F"/>
        </w:rPr>
        <w:t xml:space="preserve"> unified data platform</w:t>
      </w:r>
      <w:r w:rsidR="00855E8B">
        <w:rPr>
          <w:color w:val="1F1F1F"/>
        </w:rPr>
        <w:t xml:space="preserve"> will enable</w:t>
      </w:r>
      <w:r w:rsidR="009D0E95" w:rsidRPr="0065292E">
        <w:rPr>
          <w:color w:val="1F1F1F"/>
        </w:rPr>
        <w:t xml:space="preserve"> secure clinical data integration, intelligent orchestration, natural language processing, </w:t>
      </w:r>
      <w:r w:rsidR="00032AE9" w:rsidRPr="009E7A69">
        <w:rPr>
          <w:color w:val="1F1F1F"/>
        </w:rPr>
        <w:t>specialized</w:t>
      </w:r>
      <w:r w:rsidR="009D0E95" w:rsidRPr="009E7A69">
        <w:rPr>
          <w:color w:val="1F1F1F"/>
        </w:rPr>
        <w:t xml:space="preserve"> AI</w:t>
      </w:r>
      <w:r w:rsidR="00032AE9" w:rsidRPr="009E7A69">
        <w:rPr>
          <w:color w:val="1F1F1F"/>
        </w:rPr>
        <w:t xml:space="preserve"> agents</w:t>
      </w:r>
      <w:r w:rsidR="009D0E95" w:rsidRPr="0065292E">
        <w:rPr>
          <w:color w:val="1F1F1F"/>
        </w:rPr>
        <w:t>, and a semantic layer to perform pre-care, point of care, and post care RCM activities in real-time – otherwise shifting RCM activities </w:t>
      </w:r>
      <w:r w:rsidR="009D0E95">
        <w:rPr>
          <w:color w:val="1F1F1F"/>
        </w:rPr>
        <w:t>“</w:t>
      </w:r>
      <w:r w:rsidR="009D0E95" w:rsidRPr="0065292E">
        <w:rPr>
          <w:color w:val="1F1F1F"/>
        </w:rPr>
        <w:t>left</w:t>
      </w:r>
      <w:r w:rsidR="009D0E95">
        <w:rPr>
          <w:color w:val="1F1F1F"/>
        </w:rPr>
        <w:t>”</w:t>
      </w:r>
      <w:r w:rsidR="009D0E95" w:rsidRPr="0065292E">
        <w:rPr>
          <w:color w:val="1F1F1F"/>
        </w:rPr>
        <w:t xml:space="preserve"> in the process so providers can be paid at the point of care, not 3+ months later. </w:t>
      </w:r>
      <w:r w:rsidR="009E7A69" w:rsidRPr="009E7A69">
        <w:rPr>
          <w:color w:val="1F1F1F"/>
        </w:rPr>
        <w:t>This platform architecture</w:t>
      </w:r>
      <w:r w:rsidR="0015125C" w:rsidRPr="009E7A69">
        <w:rPr>
          <w:color w:val="1F1F1F"/>
        </w:rPr>
        <w:t xml:space="preserve"> </w:t>
      </w:r>
      <w:r w:rsidR="0015125C" w:rsidRPr="6CDBB948">
        <w:t>promotes reuse across teams and aligns with top RCM automation priorities. The same platform pattern extends beyond RCM as additional domains adopt capability-based discovery, declarative plan templates and governed orchestration.</w:t>
      </w:r>
    </w:p>
    <w:p w14:paraId="1F1FC9FB" w14:textId="77777777" w:rsidR="0015125C" w:rsidRPr="0015125C" w:rsidRDefault="0015125C" w:rsidP="0015125C">
      <w:pPr>
        <w:spacing w:before="40" w:after="40" w:line="280" w:lineRule="auto"/>
        <w:rPr>
          <w:color w:val="1F1F1F"/>
        </w:rPr>
      </w:pPr>
    </w:p>
    <w:p w14:paraId="7339267B" w14:textId="5FA4BED4" w:rsidR="009D0E95" w:rsidRPr="0065292E" w:rsidRDefault="009E7A69" w:rsidP="009D0E95">
      <w:pPr>
        <w:pStyle w:val="ListParagraph"/>
        <w:numPr>
          <w:ilvl w:val="0"/>
          <w:numId w:val="2"/>
        </w:numPr>
        <w:spacing w:before="40" w:after="40" w:line="280" w:lineRule="auto"/>
        <w:rPr>
          <w:color w:val="1F1F1F"/>
        </w:rPr>
      </w:pPr>
      <w:r>
        <w:rPr>
          <w:color w:val="1F1F1F"/>
        </w:rPr>
        <w:t xml:space="preserve">At a business level, </w:t>
      </w:r>
      <w:r w:rsidR="009D0E95" w:rsidRPr="0065292E">
        <w:rPr>
          <w:color w:val="1F1F1F"/>
        </w:rPr>
        <w:t xml:space="preserve">Optum Real will resolve the mismatch of pre care estimates/inquiry claims and final claims to reduce or eliminate administrative denials processes and provide better price transparency to patients. To do so they </w:t>
      </w:r>
      <w:r w:rsidR="009D0E95">
        <w:rPr>
          <w:color w:val="1F1F1F"/>
        </w:rPr>
        <w:t>will</w:t>
      </w:r>
      <w:r w:rsidR="009D0E95" w:rsidRPr="0065292E">
        <w:rPr>
          <w:color w:val="1F1F1F"/>
        </w:rPr>
        <w:t xml:space="preserve"> reinvent how the patient’s medical need/chart and insurance plan/benefits/eligibility, provider’s payor contract and services performed, and payor claim submission expectations connect proactively. </w:t>
      </w:r>
      <w:r w:rsidR="009D0E95">
        <w:rPr>
          <w:color w:val="1F1F1F"/>
        </w:rPr>
        <w:t xml:space="preserve">They will </w:t>
      </w:r>
      <w:r w:rsidR="009D0E95" w:rsidRPr="0065292E">
        <w:rPr>
          <w:color w:val="1F1F1F"/>
        </w:rPr>
        <w:t xml:space="preserve">unify the data required, capture it in real time (through the EHR and ambient clinical documentation), use intelligence to interpret inputs and produce outputs automatically (prior authorization, coding alignment, and claim submissions), and flag any potential errors or misalignments that lead to denials early in the process. There are 4 prioritized platform capabilities for the first phase of </w:t>
      </w:r>
      <w:r w:rsidR="009D0E95" w:rsidRPr="0065292E">
        <w:rPr>
          <w:color w:val="1F1F1F"/>
        </w:rPr>
        <w:lastRenderedPageBreak/>
        <w:t>partnership: autonomous coding, chart intelligence, denials intelligence, and unified data platform. </w:t>
      </w:r>
    </w:p>
    <w:p w14:paraId="56152BF4" w14:textId="67AFB2B2" w:rsidR="00D33E02" w:rsidRDefault="00D33E02">
      <w:pPr>
        <w:pStyle w:val="Heading1"/>
      </w:pPr>
      <w:bookmarkStart w:id="25" w:name="_Toc229058672"/>
      <w:bookmarkStart w:id="26" w:name="_Toc229378443"/>
      <w:bookmarkStart w:id="27" w:name="_Toc229401368"/>
      <w:r w:rsidRPr="6CDBB948">
        <w:lastRenderedPageBreak/>
        <w:t xml:space="preserve">4. </w:t>
      </w:r>
      <w:bookmarkEnd w:id="25"/>
      <w:bookmarkEnd w:id="26"/>
      <w:r w:rsidRPr="6CDBB948">
        <w:t>Goals</w:t>
      </w:r>
      <w:bookmarkEnd w:id="27"/>
      <w:r w:rsidRPr="6CDBB948">
        <w:t xml:space="preserve"> </w:t>
      </w:r>
    </w:p>
    <w:p w14:paraId="4A5C0C32" w14:textId="77777777" w:rsidR="00D33E02" w:rsidRDefault="00D33E02">
      <w:pPr>
        <w:pStyle w:val="Heading2"/>
      </w:pPr>
      <w:bookmarkStart w:id="28" w:name="_Toc229058673"/>
      <w:bookmarkStart w:id="29" w:name="_Toc229378444"/>
      <w:bookmarkStart w:id="30" w:name="_Toc229401369"/>
      <w:r>
        <w:t>4.1 Goals</w:t>
      </w:r>
      <w:bookmarkEnd w:id="28"/>
      <w:bookmarkEnd w:id="29"/>
      <w:bookmarkEnd w:id="30"/>
    </w:p>
    <w:p w14:paraId="3DD7E843" w14:textId="77777777" w:rsidR="00D33E02" w:rsidRDefault="00D33E02" w:rsidP="00C814E4">
      <w:pPr>
        <w:pStyle w:val="ListParagraph"/>
        <w:numPr>
          <w:ilvl w:val="0"/>
          <w:numId w:val="21"/>
        </w:numPr>
        <w:spacing w:before="40" w:after="40" w:line="280" w:lineRule="auto"/>
      </w:pPr>
      <w:r w:rsidRPr="6CDBB948">
        <w:rPr>
          <w:color w:val="1F1F1F"/>
        </w:rPr>
        <w:t>Provide a single, governed marketplace for AI assets: agents, MCP tools, models, skills and workflow templates.</w:t>
      </w:r>
    </w:p>
    <w:p w14:paraId="67B4006C" w14:textId="77777777" w:rsidR="00D33E02" w:rsidRDefault="00D33E02" w:rsidP="00C814E4">
      <w:pPr>
        <w:pStyle w:val="ListParagraph"/>
        <w:numPr>
          <w:ilvl w:val="0"/>
          <w:numId w:val="21"/>
        </w:numPr>
        <w:spacing w:before="40" w:after="40" w:line="280" w:lineRule="auto"/>
      </w:pPr>
      <w:r>
        <w:rPr>
          <w:color w:val="1F1F1F"/>
        </w:rPr>
        <w:t>Deliver a Global Agentic Orchestrator that composes multi-agent workflows with durable state, HITL and full provenance.</w:t>
      </w:r>
    </w:p>
    <w:p w14:paraId="0515DE7F" w14:textId="77777777" w:rsidR="00D33E02" w:rsidRDefault="00D33E02" w:rsidP="00C814E4">
      <w:pPr>
        <w:pStyle w:val="ListParagraph"/>
        <w:numPr>
          <w:ilvl w:val="0"/>
          <w:numId w:val="21"/>
        </w:numPr>
        <w:spacing w:before="40" w:after="40" w:line="280" w:lineRule="auto"/>
      </w:pPr>
      <w:r w:rsidRPr="6CDBB948">
        <w:rPr>
          <w:color w:val="1F1F1F"/>
        </w:rPr>
        <w:t>Normalize access to Azure AI Foundry, Azure OpenAI, MCP servers and A2A agents through a consistent UAIS contract.</w:t>
      </w:r>
    </w:p>
    <w:p w14:paraId="2F82CAD0" w14:textId="77777777" w:rsidR="00D33E02" w:rsidRDefault="00D33E02" w:rsidP="00C814E4">
      <w:pPr>
        <w:pStyle w:val="ListParagraph"/>
        <w:numPr>
          <w:ilvl w:val="0"/>
          <w:numId w:val="21"/>
        </w:numPr>
        <w:spacing w:before="40" w:after="40" w:line="280" w:lineRule="auto"/>
      </w:pPr>
      <w:r w:rsidRPr="6CDBB948">
        <w:rPr>
          <w:color w:val="1F1F1F"/>
        </w:rPr>
        <w:t>Enforce zero-trust security, HIPAA compliance and Responsible AI controls at publish time and at execute time.</w:t>
      </w:r>
    </w:p>
    <w:p w14:paraId="7B94A906" w14:textId="77777777" w:rsidR="00D33E02" w:rsidRDefault="00D33E02" w:rsidP="00C814E4">
      <w:pPr>
        <w:pStyle w:val="ListParagraph"/>
        <w:numPr>
          <w:ilvl w:val="0"/>
          <w:numId w:val="21"/>
        </w:numPr>
        <w:spacing w:before="40" w:after="40" w:line="280" w:lineRule="auto"/>
      </w:pPr>
      <w:r w:rsidRPr="6CDBB948">
        <w:rPr>
          <w:color w:val="1F1F1F"/>
        </w:rPr>
        <w:t>Enable automated onboarding, canary deployment, instant rollback and continuous evaluation.</w:t>
      </w:r>
    </w:p>
    <w:p w14:paraId="27BB0FED" w14:textId="77777777" w:rsidR="00D33E02" w:rsidRDefault="00D33E02" w:rsidP="18B52D42">
      <w:pPr>
        <w:pStyle w:val="ListParagraph"/>
        <w:spacing w:before="40" w:after="40" w:line="280" w:lineRule="auto"/>
      </w:pPr>
      <w:r>
        <w:rPr>
          <w:color w:val="1F1F1F"/>
        </w:rPr>
        <w:t>Scale to 100K+ daily encounters and billions of claims per year while absorbing burst traffic.</w:t>
      </w:r>
    </w:p>
    <w:p w14:paraId="78D81484" w14:textId="77777777" w:rsidR="00D33E02" w:rsidRDefault="00D33E02">
      <w:pPr>
        <w:pStyle w:val="Heading1"/>
      </w:pPr>
      <w:bookmarkStart w:id="31" w:name="_Toc229058675"/>
      <w:bookmarkStart w:id="32" w:name="_Toc229378446"/>
      <w:bookmarkStart w:id="33" w:name="_Toc229401370"/>
      <w:r>
        <w:lastRenderedPageBreak/>
        <w:t>5. Architecture Principles</w:t>
      </w:r>
      <w:bookmarkEnd w:id="31"/>
      <w:bookmarkEnd w:id="32"/>
      <w:bookmarkEnd w:id="33"/>
    </w:p>
    <w:p w14:paraId="6A69266C" w14:textId="77777777" w:rsidR="00552E26" w:rsidRPr="00552E26" w:rsidRDefault="00552E26" w:rsidP="00C814E4">
      <w:pPr>
        <w:numPr>
          <w:ilvl w:val="1"/>
          <w:numId w:val="23"/>
        </w:numPr>
      </w:pPr>
      <w:r w:rsidRPr="00552E26">
        <w:t>Azure-native, never locked-in — built on Azure managed services but composed over open agent protocols (MCP, A2A, OpenTelemetry GenAI) and pluggable model/framework adapters (Foundry, Semantic Kernel, LangGraph, Microsoft Agent Framework, BYOM), enabling federation across hosted, SaaS and on-premises endpoints without rewrites.</w:t>
      </w:r>
    </w:p>
    <w:p w14:paraId="5EF3E59C" w14:textId="26F5D7E3" w:rsidR="00552E26" w:rsidRPr="00552E26" w:rsidRDefault="00552E26" w:rsidP="00C814E4">
      <w:pPr>
        <w:numPr>
          <w:ilvl w:val="1"/>
          <w:numId w:val="23"/>
        </w:numPr>
      </w:pPr>
      <w:r w:rsidRPr="00552E26">
        <w:t xml:space="preserve">Zero-trust by default — Entra ID + Managed Identity for humans and </w:t>
      </w:r>
      <w:r w:rsidR="009445C5" w:rsidRPr="009445C5">
        <w:t xml:space="preserve">Microsoft </w:t>
      </w:r>
      <w:r w:rsidRPr="00552E26">
        <w:t xml:space="preserve">Entra Agent ID </w:t>
      </w:r>
      <w:r w:rsidR="009445C5" w:rsidRPr="009445C5">
        <w:t xml:space="preserve">(with Workload Identity Federation </w:t>
      </w:r>
      <w:r w:rsidRPr="00552E26">
        <w:t xml:space="preserve">/ SPIFFE </w:t>
      </w:r>
      <w:r w:rsidR="009445C5" w:rsidRPr="009445C5">
        <w:t>support where applicable)</w:t>
      </w:r>
      <w:r w:rsidRPr="00552E26">
        <w:t xml:space="preserve"> for every agent and tool, VNet isolation, mTLS, and least-privilege delegation envelopes across every hop;</w:t>
      </w:r>
    </w:p>
    <w:p w14:paraId="4DBC6C7C" w14:textId="77777777" w:rsidR="00552E26" w:rsidRPr="00552E26" w:rsidRDefault="00552E26" w:rsidP="00C814E4">
      <w:pPr>
        <w:numPr>
          <w:ilvl w:val="1"/>
          <w:numId w:val="23"/>
        </w:numPr>
      </w:pPr>
      <w:r w:rsidRPr="00552E26">
        <w:t>Governed at publish and execute — dual enforcement via Security Scanner + signed SLSA-style provenance attestation at publish, and Policy Engine + token/cost/latency budgets at execute; every artifact (agent, MCP server, model, prompt) is verifiable end-to-end.</w:t>
      </w:r>
    </w:p>
    <w:p w14:paraId="509AB094" w14:textId="77777777" w:rsidR="00552E26" w:rsidRPr="00552E26" w:rsidRDefault="00552E26" w:rsidP="00C814E4">
      <w:pPr>
        <w:numPr>
          <w:ilvl w:val="1"/>
          <w:numId w:val="23"/>
        </w:numPr>
      </w:pPr>
      <w:r w:rsidRPr="00552E26">
        <w:t>Declarative over imperative — plan templates, AgentCards and AgentCard-carried policies express intent and capabilities; the runtime binds dynamically via capability matching, enabling emergent multi-agent composition without hard-coded topologies.</w:t>
      </w:r>
    </w:p>
    <w:p w14:paraId="59750E4F" w14:textId="77777777" w:rsidR="00552E26" w:rsidRPr="00552E26" w:rsidRDefault="00552E26" w:rsidP="00C814E4">
      <w:pPr>
        <w:numPr>
          <w:ilvl w:val="1"/>
          <w:numId w:val="23"/>
        </w:numPr>
      </w:pPr>
      <w:r w:rsidRPr="00552E26">
        <w:t>Durable and replayable by design — every workflow and agent episode (prompts, tool calls, decisions) is persisted in MongoDB with checkpoints, accelerated by Redis for hot reads and archived to ADLS Gen 2 as long-term evidence, with deterministic replay against pinned model snapshots for debugging and audit.</w:t>
      </w:r>
    </w:p>
    <w:p w14:paraId="7AB2BFCB" w14:textId="77777777" w:rsidR="00552E26" w:rsidRPr="00552E26" w:rsidRDefault="00552E26" w:rsidP="00C814E4">
      <w:pPr>
        <w:numPr>
          <w:ilvl w:val="1"/>
          <w:numId w:val="23"/>
        </w:numPr>
      </w:pPr>
      <w:r w:rsidRPr="00552E26">
        <w:t>Observable end-to-end — OpenTelemetry propagation with per-episode trace IDs, Arize Phoenix for LLM semantics, Azure Monitor for infrastructure, and per-episode cost/token telemetry surfaced alongside latency.</w:t>
      </w:r>
    </w:p>
    <w:p w14:paraId="3674B972" w14:textId="77777777" w:rsidR="00552E26" w:rsidRPr="00552E26" w:rsidRDefault="00552E26" w:rsidP="00C814E4">
      <w:pPr>
        <w:numPr>
          <w:ilvl w:val="1"/>
          <w:numId w:val="23"/>
        </w:numPr>
      </w:pPr>
      <w:r w:rsidRPr="00552E26">
        <w:t>Multi-tenant by construction — tenantId partition keys, per-tenant quotas, cost attribution, and rate limits in the LLM Gateway; isolation is a default, not a configuration.</w:t>
      </w:r>
    </w:p>
    <w:p w14:paraId="36FB1711" w14:textId="77777777" w:rsidR="00552E26" w:rsidRPr="00552E26" w:rsidRDefault="00552E26" w:rsidP="00C814E4">
      <w:pPr>
        <w:numPr>
          <w:ilvl w:val="1"/>
          <w:numId w:val="23"/>
        </w:numPr>
      </w:pPr>
      <w:r w:rsidRPr="00552E26">
        <w:t>Human-in-the-Loop is first-class — HITL is a step type, not a bolt-on; decisions are audited and reversible via saga compensation, and agent autonomy is graduated (observe → suggest → act-with-approval → autonomous) with promotion gated on eval evidence.</w:t>
      </w:r>
    </w:p>
    <w:p w14:paraId="59B0BA0C" w14:textId="09D83AA8" w:rsidR="00552E26" w:rsidRPr="00552E26" w:rsidRDefault="00552E26" w:rsidP="00C814E4">
      <w:pPr>
        <w:numPr>
          <w:ilvl w:val="1"/>
          <w:numId w:val="23"/>
        </w:numPr>
      </w:pPr>
      <w:r w:rsidRPr="00552E26">
        <w:t>Developer experience</w:t>
      </w:r>
      <w:r w:rsidRPr="00552E26">
        <w:t xml:space="preserve"> </w:t>
      </w:r>
      <w:r w:rsidRPr="00552E26">
        <w:t>— typed SDKs, OpenAPI/AsyncAPI contracts, scaffolded golden-path templates (azd init agent / MCP / workflow), local emulators (Azurite, Functions Core Tools, mock LLM Gateway) and a one-command dev up deliver time-to-first-agent ≤ 15 minutes;</w:t>
      </w:r>
    </w:p>
    <w:p w14:paraId="6BDE3426" w14:textId="32CCB8A3" w:rsidR="00552E26" w:rsidRPr="00552E26" w:rsidRDefault="00552E26" w:rsidP="00C814E4">
      <w:pPr>
        <w:numPr>
          <w:ilvl w:val="1"/>
          <w:numId w:val="23"/>
        </w:numPr>
      </w:pPr>
      <w:r w:rsidRPr="00552E26">
        <w:t>Quality is gated</w:t>
      </w:r>
      <w:r w:rsidRPr="00552E26">
        <w:t xml:space="preserve"> —</w:t>
      </w:r>
      <w:r w:rsidRPr="00552E26">
        <w:t xml:space="preserve"> no agent, prompt, or model change ships without automated evals (golden datasets, LLM-as-judge, prompt-injection and jailbreak probes via Azure AI Content Safety + Foundry evaluators), backward-compatible API/AgentCard SemVer with N-2 support, and CI-validated documentation samples.</w:t>
      </w:r>
    </w:p>
    <w:p w14:paraId="4DE4C104" w14:textId="77777777" w:rsidR="00D33E02" w:rsidRDefault="00D33E02">
      <w:pPr>
        <w:pStyle w:val="Heading1"/>
      </w:pPr>
      <w:bookmarkStart w:id="34" w:name="_Toc229058676"/>
      <w:bookmarkStart w:id="35" w:name="_Toc229378447"/>
      <w:bookmarkStart w:id="36" w:name="_Toc229401371"/>
      <w:r>
        <w:lastRenderedPageBreak/>
        <w:t>6. Solution Overview</w:t>
      </w:r>
      <w:bookmarkEnd w:id="34"/>
      <w:bookmarkEnd w:id="35"/>
      <w:bookmarkEnd w:id="36"/>
    </w:p>
    <w:p w14:paraId="13AEA4AB" w14:textId="77777777" w:rsidR="00D33E02" w:rsidRDefault="00D33E02">
      <w:pPr>
        <w:spacing w:before="60" w:after="60" w:line="300" w:lineRule="auto"/>
      </w:pPr>
      <w:r w:rsidRPr="6CDBB948">
        <w:rPr>
          <w:color w:val="1F1F1F"/>
        </w:rPr>
        <w:t>UAP is organized into three tiers that separate experience, services and data concerns while sharing a common identity, telemetry and governance fabric.</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7D214F" w14:paraId="439C92E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DED522E" w14:textId="77777777" w:rsidR="00D33E02" w:rsidRDefault="00D33E02">
            <w:r>
              <w:rPr>
                <w:rFonts w:ascii="Segoe UI Semibold" w:eastAsia="Segoe UI Semibold" w:hAnsi="Segoe UI Semibold" w:cs="Segoe UI Semibold"/>
                <w:b/>
                <w:bCs/>
                <w:color w:val="FFFFFF"/>
                <w:sz w:val="20"/>
                <w:szCs w:val="20"/>
              </w:rPr>
              <w:t>Tier</w:t>
            </w:r>
          </w:p>
        </w:tc>
        <w:tc>
          <w:tcPr>
            <w:tcW w:w="4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EC13BE" w14:textId="77777777" w:rsidR="00D33E02" w:rsidRDefault="00D33E02">
            <w:r>
              <w:rPr>
                <w:rFonts w:ascii="Segoe UI Semibold" w:eastAsia="Segoe UI Semibold" w:hAnsi="Segoe UI Semibold" w:cs="Segoe UI Semibold"/>
                <w:b/>
                <w:bCs/>
                <w:color w:val="FFFFFF"/>
                <w:sz w:val="20"/>
                <w:szCs w:val="20"/>
              </w:rPr>
              <w:t>Purpose</w:t>
            </w:r>
          </w:p>
        </w:tc>
        <w:tc>
          <w:tcPr>
            <w:tcW w:w="2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2CCE60" w14:textId="77777777" w:rsidR="00D33E02" w:rsidRDefault="00D33E02">
            <w:r>
              <w:rPr>
                <w:rFonts w:ascii="Segoe UI Semibold" w:eastAsia="Segoe UI Semibold" w:hAnsi="Segoe UI Semibold" w:cs="Segoe UI Semibold"/>
                <w:b/>
                <w:bCs/>
                <w:color w:val="FFFFFF"/>
                <w:sz w:val="20"/>
                <w:szCs w:val="20"/>
              </w:rPr>
              <w:t>Anchor Technologies</w:t>
            </w:r>
          </w:p>
        </w:tc>
      </w:tr>
      <w:tr w:rsidR="007D214F" w14:paraId="144269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0256BA" w14:textId="77777777" w:rsidR="00D33E02" w:rsidRDefault="00D33E02">
            <w:pPr>
              <w:spacing w:line="260" w:lineRule="auto"/>
            </w:pPr>
            <w:r>
              <w:rPr>
                <w:color w:val="1F1F1F"/>
                <w:sz w:val="20"/>
                <w:szCs w:val="20"/>
              </w:rPr>
              <w:t>Unified AI Platform (UAP)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409BC" w14:textId="77777777" w:rsidR="00D33E02" w:rsidRDefault="00D33E02">
            <w:pPr>
              <w:spacing w:line="260" w:lineRule="auto"/>
            </w:pPr>
            <w:r w:rsidRPr="6CDBB948">
              <w:rPr>
                <w:color w:val="1F1F1F"/>
                <w:sz w:val="20"/>
                <w:szCs w:val="20"/>
              </w:rPr>
              <w:t>Overarching platform that unifies asset catalog, orchestration, governance and developer experience into a single surface for enterprise teams.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98E8C5" w14:textId="77777777" w:rsidR="00D33E02" w:rsidRDefault="00D33E02">
            <w:pPr>
              <w:spacing w:line="260" w:lineRule="auto"/>
            </w:pPr>
            <w:r>
              <w:rPr>
                <w:color w:val="1F1F1F"/>
                <w:sz w:val="20"/>
                <w:szCs w:val="20"/>
              </w:rPr>
              <w:t>Next.js 15 UI, React Flow, Azure Container Apps, Azure Front Door</w:t>
            </w:r>
          </w:p>
        </w:tc>
      </w:tr>
      <w:tr w:rsidR="007D214F" w14:paraId="0D8BCE7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95BFDA" w14:textId="77777777" w:rsidR="00D33E02" w:rsidRDefault="00D33E02">
            <w:pPr>
              <w:spacing w:line="260" w:lineRule="auto"/>
            </w:pPr>
            <w:r>
              <w:rPr>
                <w:color w:val="1F1F1F"/>
                <w:sz w:val="20"/>
                <w:szCs w:val="20"/>
              </w:rPr>
              <w:t>Unified AI Services (UAIS)</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D09EF9" w14:textId="77777777" w:rsidR="00D33E02" w:rsidRDefault="00D33E02">
            <w:pPr>
              <w:spacing w:line="260" w:lineRule="auto"/>
            </w:pPr>
            <w:r w:rsidRPr="6CDBB948">
              <w:rPr>
                <w:color w:val="1F1F1F"/>
                <w:sz w:val="20"/>
                <w:szCs w:val="20"/>
              </w:rPr>
              <w:t>Middleware layer that normalizes access to Azure AI Foundry, Azure OpenAI, MCP servers and A2A agents with consistent auth, retries, circuit breakers and telemetry.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C2FC7A" w14:textId="4F2822AC" w:rsidR="00D33E02" w:rsidRDefault="00D33E02">
            <w:pPr>
              <w:spacing w:line="260" w:lineRule="auto"/>
            </w:pPr>
            <w:r>
              <w:rPr>
                <w:color w:val="1F1F1F"/>
                <w:sz w:val="20"/>
                <w:szCs w:val="20"/>
              </w:rPr>
              <w:t>Entra ID, Managed Identity,  LLM Gateway, MCP Gateway Proxy</w:t>
            </w:r>
          </w:p>
        </w:tc>
      </w:tr>
      <w:tr w:rsidR="007D214F" w14:paraId="25415730"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8522D3" w14:textId="77777777" w:rsidR="00D33E02" w:rsidRDefault="00D33E02">
            <w:pPr>
              <w:spacing w:line="260" w:lineRule="auto"/>
            </w:pPr>
            <w:r>
              <w:rPr>
                <w:color w:val="1F1F1F"/>
                <w:sz w:val="20"/>
                <w:szCs w:val="20"/>
              </w:rPr>
              <w:t>Unified Data Platform (UDP)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A54EE5" w14:textId="77777777" w:rsidR="00D33E02" w:rsidRDefault="00D33E02">
            <w:pPr>
              <w:spacing w:line="260" w:lineRule="auto"/>
            </w:pPr>
            <w:r w:rsidRPr="6CDBB948">
              <w:rPr>
                <w:color w:val="1F1F1F"/>
                <w:sz w:val="20"/>
                <w:szCs w:val="20"/>
              </w:rPr>
              <w:t>Persistence and observability backbone: catalog metadata, workflow state, execution history and audit logs, plus real-time metrics, distributed traces and alerts.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62319" w14:textId="15CE6459" w:rsidR="00D33E02" w:rsidRDefault="00D33E02">
            <w:pPr>
              <w:spacing w:line="260" w:lineRule="auto"/>
            </w:pPr>
            <w:r w:rsidRPr="6CDBB948">
              <w:rPr>
                <w:color w:val="1F1F1F"/>
                <w:sz w:val="20"/>
                <w:szCs w:val="20"/>
              </w:rPr>
              <w:t>MongoDB</w:t>
            </w:r>
            <w:r w:rsidR="00FB3AD9" w:rsidRPr="6CDBB948">
              <w:rPr>
                <w:color w:val="1F1F1F"/>
                <w:sz w:val="20"/>
                <w:szCs w:val="20"/>
              </w:rPr>
              <w:t>,</w:t>
            </w:r>
            <w:r w:rsidRPr="6CDBB948">
              <w:rPr>
                <w:color w:val="1F1F1F"/>
                <w:sz w:val="20"/>
                <w:szCs w:val="20"/>
              </w:rPr>
              <w:t xml:space="preserve"> Application Insights, Azure Monitor, Redis, ADLS Gen 2</w:t>
            </w:r>
          </w:p>
        </w:tc>
      </w:tr>
    </w:tbl>
    <w:p w14:paraId="1DC7291F" w14:textId="77777777" w:rsidR="00D33E02" w:rsidRDefault="00D33E02">
      <w:pPr>
        <w:pStyle w:val="Heading1"/>
      </w:pPr>
      <w:bookmarkStart w:id="37" w:name="_Toc229058677"/>
      <w:bookmarkStart w:id="38" w:name="_Toc229378448"/>
      <w:bookmarkStart w:id="39" w:name="_Toc229401372"/>
      <w:r>
        <w:lastRenderedPageBreak/>
        <w:t>7. Logical Architecture</w:t>
      </w:r>
      <w:bookmarkEnd w:id="37"/>
      <w:bookmarkEnd w:id="38"/>
      <w:bookmarkEnd w:id="39"/>
    </w:p>
    <w:p w14:paraId="58BE5AFA" w14:textId="41A82800" w:rsidR="00D33E02" w:rsidRDefault="00D33E02" w:rsidP="00973444">
      <w:pPr>
        <w:pStyle w:val="Heading2"/>
      </w:pPr>
      <w:bookmarkStart w:id="40" w:name="_Toc229058678"/>
      <w:bookmarkStart w:id="41" w:name="_Toc229378449"/>
      <w:bookmarkStart w:id="42" w:name="_Toc229401373"/>
      <w:r>
        <w:t xml:space="preserve">7.1 </w:t>
      </w:r>
      <w:bookmarkEnd w:id="40"/>
      <w:r w:rsidR="00AD2473">
        <w:t xml:space="preserve">UAP Capability </w:t>
      </w:r>
      <w:r w:rsidR="00973444">
        <w:t>Architecture</w:t>
      </w:r>
      <w:bookmarkEnd w:id="41"/>
      <w:bookmarkEnd w:id="42"/>
    </w:p>
    <w:p w14:paraId="5266F064" w14:textId="04110F0E" w:rsidR="00A04FE2" w:rsidRDefault="00AC25B4" w:rsidP="00A04FE2">
      <w:r w:rsidRPr="00AC25B4">
        <w:t xml:space="preserve">The Unified AI Provider Platform (UAP) </w:t>
      </w:r>
      <w:r w:rsidR="00B33010">
        <w:t xml:space="preserve">capability </w:t>
      </w:r>
      <w:r w:rsidRPr="00AC25B4">
        <w:t xml:space="preserve">delivers a governed, reusable, and scalable foundation for applying AI to </w:t>
      </w:r>
      <w:r w:rsidR="63B3E216">
        <w:t xml:space="preserve">the </w:t>
      </w:r>
      <w:r w:rsidR="6F0320F5">
        <w:t>business of</w:t>
      </w:r>
      <w:r w:rsidRPr="00AC25B4">
        <w:t xml:space="preserve"> </w:t>
      </w:r>
      <w:r w:rsidR="6F0320F5">
        <w:t>R</w:t>
      </w:r>
      <w:r>
        <w:t xml:space="preserve">evenue </w:t>
      </w:r>
      <w:r w:rsidR="74430696">
        <w:t>C</w:t>
      </w:r>
      <w:r>
        <w:t xml:space="preserve">ycle </w:t>
      </w:r>
      <w:r w:rsidR="1DA88736">
        <w:t>M</w:t>
      </w:r>
      <w:r>
        <w:t>anagement (RCM).</w:t>
      </w:r>
      <w:r w:rsidRPr="00AC25B4">
        <w:t xml:space="preserve"> </w:t>
      </w:r>
      <w:r w:rsidR="00A04FE2">
        <w:t>UAP</w:t>
      </w:r>
      <w:r w:rsidR="00A04FE2" w:rsidRPr="00AC25B4">
        <w:t xml:space="preserve"> architecture defines a cohesive technical platform that unifies users, data, models, and workflows into a governed AI fabric for revenue cycle operations. It enables internal and external teams to build and improve models in a secure environment, register and evaluate them in a centralized asset library, compose them into multi</w:t>
      </w:r>
      <w:r w:rsidR="00A04FE2" w:rsidRPr="00AC25B4">
        <w:noBreakHyphen/>
        <w:t xml:space="preserve">agent workflows via the </w:t>
      </w:r>
      <w:r w:rsidR="00A04FE2">
        <w:t>Global</w:t>
      </w:r>
      <w:r w:rsidR="00A04FE2" w:rsidRPr="00AC25B4">
        <w:t xml:space="preserve"> Agent Orchestrator and Visual Agent Builder, and deploy them safely through one</w:t>
      </w:r>
      <w:r w:rsidR="00A04FE2" w:rsidRPr="00AC25B4">
        <w:noBreakHyphen/>
        <w:t>click CI/CD. By aligning everything with strong governance, security, and a shared data foundation, the platform is designed to reduce time</w:t>
      </w:r>
      <w:r w:rsidR="00A04FE2" w:rsidRPr="00AC25B4">
        <w:noBreakHyphen/>
        <w:t>to</w:t>
      </w:r>
      <w:r w:rsidR="00A04FE2" w:rsidRPr="00AC25B4">
        <w:noBreakHyphen/>
        <w:t xml:space="preserve">market, maximize reuse, and support reliable, compliant AI automation across the </w:t>
      </w:r>
      <w:r w:rsidR="47904B11">
        <w:t>provider's</w:t>
      </w:r>
      <w:r w:rsidR="00A04FE2" w:rsidRPr="00AC25B4">
        <w:t xml:space="preserve"> revenue cycle.</w:t>
      </w:r>
    </w:p>
    <w:p w14:paraId="24F74168" w14:textId="527C5ABD" w:rsidR="00AC25B4" w:rsidRDefault="00A04FE2" w:rsidP="00AC25B4">
      <w:r w:rsidRPr="00AC25B4">
        <w:t>The platform is structured in layered fashion: user personas at the top, a presentation and access layer, core UAP capabilities, and a unified data and integration layer at the bottom. This layered design ensures that diverse users can interact with AI capabilities through role</w:t>
      </w:r>
      <w:r w:rsidRPr="00AC25B4">
        <w:noBreakHyphen/>
        <w:t>appropriate interfaces while sharing common data, security, and governance services.</w:t>
      </w:r>
      <w:r>
        <w:t xml:space="preserve"> </w:t>
      </w:r>
      <w:r w:rsidR="00B33010">
        <w:t xml:space="preserve">The capability architecture </w:t>
      </w:r>
      <w:r w:rsidR="00682EE0">
        <w:t xml:space="preserve">and its detail are provided </w:t>
      </w:r>
      <w:r w:rsidR="00B33010">
        <w:t>below:</w:t>
      </w:r>
    </w:p>
    <w:p w14:paraId="676CD119" w14:textId="42DDF967" w:rsidR="27B5494F" w:rsidRDefault="27B5494F"/>
    <w:p w14:paraId="09D1B3DA" w14:textId="4D91395C" w:rsidR="00B33010" w:rsidRPr="00AC25B4" w:rsidRDefault="00A74620" w:rsidP="00AC25B4">
      <w:r w:rsidRPr="00A74620">
        <w:rPr>
          <w:noProof/>
        </w:rPr>
        <w:drawing>
          <wp:inline distT="0" distB="0" distL="0" distR="0" wp14:anchorId="57526393" wp14:editId="658807FD">
            <wp:extent cx="5376545" cy="3419475"/>
            <wp:effectExtent l="0" t="0" r="0" b="9525"/>
            <wp:docPr id="1835879583" name="Picture 1" descr="The image depicts a structured diagram of the Unified Al Provider Platform (UAP) architecture, illustrating its various layers, including user personas, governance, external auditors, and core capabilities, all connected to Azure services and tools for development, deployment,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9583" name="Picture 1" descr="The image depicts a structured diagram of the Unified Al Provider Platform (UAP) architecture, illustrating its various layers, including user personas, governance, external auditors, and core capabilities, all connected to Azure services and tools for development, deployment, and monitoring.&#10;&#10;AI-generated content may be incorrect."/>
                    <pic:cNvPicPr/>
                  </pic:nvPicPr>
                  <pic:blipFill>
                    <a:blip r:embed="rId11"/>
                    <a:stretch>
                      <a:fillRect/>
                    </a:stretch>
                  </pic:blipFill>
                  <pic:spPr>
                    <a:xfrm>
                      <a:off x="0" y="0"/>
                      <a:ext cx="5380990" cy="3422302"/>
                    </a:xfrm>
                    <a:prstGeom prst="rect">
                      <a:avLst/>
                    </a:prstGeom>
                  </pic:spPr>
                </pic:pic>
              </a:graphicData>
            </a:graphic>
          </wp:inline>
        </w:drawing>
      </w:r>
    </w:p>
    <w:p w14:paraId="3C95007C" w14:textId="16277061" w:rsidR="00AC25B4" w:rsidRPr="00682EE0" w:rsidRDefault="00682EE0" w:rsidP="00AC25B4">
      <w:pPr>
        <w:rPr>
          <w:b/>
          <w:bCs/>
        </w:rPr>
      </w:pPr>
      <w:r w:rsidRPr="00682EE0">
        <w:rPr>
          <w:b/>
          <w:bCs/>
        </w:rPr>
        <w:lastRenderedPageBreak/>
        <w:t xml:space="preserve">Layer 1 - </w:t>
      </w:r>
      <w:r w:rsidR="00AC25B4" w:rsidRPr="00682EE0">
        <w:rPr>
          <w:b/>
          <w:bCs/>
        </w:rPr>
        <w:t>User Personas</w:t>
      </w:r>
    </w:p>
    <w:p w14:paraId="2E3ED66D" w14:textId="6AA99080" w:rsidR="00AC25B4" w:rsidRPr="00AC25B4" w:rsidRDefault="00AC25B4" w:rsidP="00AC25B4">
      <w:r w:rsidRPr="00AC25B4">
        <w:t>The user layer identifies the primary constituencies that consume or contribute to UAP. Internal technical teams include data scientists, ML engineers, platform engineers, data engineers, and DevOps/SRE, who build and operate the platform and its AI assets. Business and operations personas such as RCM managers, analysts, and agent builders design workflows, configure agents, and monitor performance. Governance and compliance teams oversee responsible AI, approvals, access control, and audits. Provider</w:t>
      </w:r>
      <w:r w:rsidR="49C2AB12">
        <w:t xml:space="preserve"> </w:t>
      </w:r>
      <w:r w:rsidRPr="00AC25B4">
        <w:t>side personas include provider admins, operational staff, domain and clinical experts, and IT/security staff, who integrate UAP outputs into daily operations and validate clinical and business correctness. External participants such as ecosystem partners, ISVs, and external auditors connect via governed interfaces to contribute models or validate compliance.</w:t>
      </w:r>
    </w:p>
    <w:p w14:paraId="3BB4F1DC" w14:textId="4A5201DF" w:rsidR="00AC25B4" w:rsidRPr="00E221CA" w:rsidRDefault="00E221CA" w:rsidP="00AC25B4">
      <w:pPr>
        <w:rPr>
          <w:b/>
          <w:bCs/>
        </w:rPr>
      </w:pPr>
      <w:r w:rsidRPr="00E221CA">
        <w:rPr>
          <w:b/>
          <w:bCs/>
        </w:rPr>
        <w:t xml:space="preserve">Layer 2 - </w:t>
      </w:r>
      <w:r w:rsidR="00AC25B4" w:rsidRPr="00E221CA">
        <w:rPr>
          <w:b/>
          <w:bCs/>
        </w:rPr>
        <w:t>Presentation and Access Layer</w:t>
      </w:r>
    </w:p>
    <w:p w14:paraId="0AF9115D" w14:textId="77777777" w:rsidR="00AC25B4" w:rsidRPr="00AC25B4" w:rsidRDefault="00AC25B4" w:rsidP="00AC25B4">
      <w:r w:rsidRPr="00AC25B4">
        <w:t>The presentation and access layer provides the primary entry points into the platform. A Visual Agent Builder UI enables drag</w:t>
      </w:r>
      <w:r w:rsidRPr="00AC25B4">
        <w:noBreakHyphen/>
        <w:t>and</w:t>
      </w:r>
      <w:r w:rsidRPr="00AC25B4">
        <w:noBreakHyphen/>
        <w:t>drop composition of workflows using steps such as eligibility checks, ML model invocations, denial review, and human approval. This interface supports branching logic and routing rules without requiring code, allowing domain experts to design and adjust agentic workflows directly. A web dashboard and CLI marketplace allow users to discover, search, and manage AI assets (models, agents, prompts) and to inspect their metadata, versions, and status.</w:t>
      </w:r>
    </w:p>
    <w:p w14:paraId="101BDAC1" w14:textId="77777777" w:rsidR="00AC25B4" w:rsidRPr="00AC25B4" w:rsidRDefault="00AC25B4" w:rsidP="00AC25B4">
      <w:r w:rsidRPr="00AC25B4">
        <w:t>A publisher portal serves as the on</w:t>
      </w:r>
      <w:r w:rsidRPr="00AC25B4">
        <w:noBreakHyphen/>
        <w:t>ramp for AI asset registration, enabling technical teams and partners to onboard new models and agents under governance. Dashboards and KPI reporting surfaces provide real</w:t>
      </w:r>
      <w:r w:rsidRPr="00AC25B4">
        <w:noBreakHyphen/>
        <w:t>time visibility into deployment status, workflow performance, model quality, and revenue outcomes for operations, product, and governance stakeholders. A playground or dev/test area lets users safely experiment with agents and tools before they are wired into production workflows. Cross</w:t>
      </w:r>
      <w:r w:rsidRPr="00AC25B4">
        <w:noBreakHyphen/>
        <w:t>cutting this layer are observability experiences for monitoring agents and evaluation results, a unified API gateway for consistent external access, and dedicated security/identity capabilities to enforce RBAC/ABAC, authentication, and authorization.</w:t>
      </w:r>
    </w:p>
    <w:p w14:paraId="17A3D9E9" w14:textId="426820D6" w:rsidR="00AC25B4" w:rsidRPr="008F7925" w:rsidRDefault="008F7925" w:rsidP="00AC25B4">
      <w:pPr>
        <w:rPr>
          <w:b/>
          <w:bCs/>
        </w:rPr>
      </w:pPr>
      <w:r w:rsidRPr="008F7925">
        <w:rPr>
          <w:b/>
          <w:bCs/>
        </w:rPr>
        <w:t xml:space="preserve">Layer 3 - </w:t>
      </w:r>
      <w:r w:rsidR="00AC25B4" w:rsidRPr="008F7925">
        <w:rPr>
          <w:b/>
          <w:bCs/>
        </w:rPr>
        <w:t>Core Capabilities – AI Asset Library</w:t>
      </w:r>
    </w:p>
    <w:p w14:paraId="7A61814B" w14:textId="77777777" w:rsidR="00AC25B4" w:rsidRPr="00AC25B4" w:rsidRDefault="00AC25B4" w:rsidP="00AC25B4">
      <w:r w:rsidRPr="00AC25B4">
        <w:t>Within the core platform layer, the AI Asset Library acts as the single source of truth for all AI assets. It maintains a central asset registry that stores metadata such as purpose, owner, lifecycle state, versions, and dependencies for models, prompts, and agents. Governance workflows enforce transitions such as draft, review, and approved before assets can be promoted to production. Model report cards summarize evaluation metrics, accuracy, bias checks, and known limitations to make model behavior transparent to users and reviewers.</w:t>
      </w:r>
    </w:p>
    <w:p w14:paraId="09AA120F" w14:textId="77777777" w:rsidR="00AC25B4" w:rsidRPr="00AC25B4" w:rsidRDefault="00AC25B4" w:rsidP="00AC25B4">
      <w:r w:rsidRPr="00AC25B4">
        <w:lastRenderedPageBreak/>
        <w:t>The library supports champion–challenger testing so new models can be evaluated against existing baselines under controlled traffic before broad rollout. MCP</w:t>
      </w:r>
      <w:r w:rsidRPr="00AC25B4">
        <w:noBreakHyphen/>
        <w:t>served models and tools are exposed in a standardized way so they can be invoked from agentic workflows without bespoke integration. Continuous monitoring capabilities track data drift, performance degradation, and operational metrics, triggering alerts and potential rollback or retraining workflows. Evaluation artifacts for ML and LLMs (e.g., metric suites, test sets, and observability results) are stored alongside models to provide an auditable history.</w:t>
      </w:r>
    </w:p>
    <w:p w14:paraId="5C838E02" w14:textId="2A4A3A16" w:rsidR="00AC25B4" w:rsidRPr="008F7925" w:rsidRDefault="008F7925" w:rsidP="00AC25B4">
      <w:pPr>
        <w:rPr>
          <w:b/>
          <w:bCs/>
        </w:rPr>
      </w:pPr>
      <w:r w:rsidRPr="008F7925">
        <w:rPr>
          <w:b/>
          <w:bCs/>
        </w:rPr>
        <w:t xml:space="preserve">Layer 3 - Core Capabilities </w:t>
      </w:r>
      <w:r w:rsidR="00AC25B4" w:rsidRPr="008F7925">
        <w:rPr>
          <w:b/>
          <w:bCs/>
        </w:rPr>
        <w:t>– Integrated Model Development Environment (IMDE)</w:t>
      </w:r>
    </w:p>
    <w:p w14:paraId="18D5EB08" w14:textId="77777777" w:rsidR="00AC25B4" w:rsidRPr="00AC25B4" w:rsidRDefault="00AC25B4" w:rsidP="00AC25B4">
      <w:r w:rsidRPr="00AC25B4">
        <w:t>The Integrated Model Dev Environment provides a secure, production</w:t>
      </w:r>
      <w:r w:rsidRPr="00AC25B4">
        <w:noBreakHyphen/>
        <w:t>like sandbox where internal and partner data science teams build and improve models. It connects securely to enterprise and RCM data while respecting data governance controls, enabling rapid experimentation with supervised ML, LLMs, multimodal models, and deep learning workloads. Managed Azure ML workspaces, notebooks, GPU/CPU clusters, and experiment tracking tools are available to streamline experimentation and collaboration.</w:t>
      </w:r>
    </w:p>
    <w:p w14:paraId="61A64275" w14:textId="77777777" w:rsidR="00AC25B4" w:rsidRPr="00AC25B4" w:rsidRDefault="00AC25B4" w:rsidP="00AC25B4">
      <w:r w:rsidRPr="00AC25B4">
        <w:t>Version control, experiment tracking, and model registry integration ensure that experiments, artifacts, and code are traceable and reproducible. Domain experts such as billing or coding specialists can collaborate within IMDE to review model behavior, annotate edge cases, and refine features. Once a model meets quality and governance criteria, users can use a one</w:t>
      </w:r>
      <w:r w:rsidRPr="00AC25B4">
        <w:noBreakHyphen/>
        <w:t>command publish path to promote it into the AI Asset Library, where it becomes available for orchestration and deployment. A continuous improvement loop pulls real production cases where models struggle back into IMDE for retraining and retuning.</w:t>
      </w:r>
    </w:p>
    <w:p w14:paraId="42507751" w14:textId="05EE1D36" w:rsidR="00AC25B4" w:rsidRPr="00AC25B4" w:rsidRDefault="008F7925" w:rsidP="00AC25B4">
      <w:r w:rsidRPr="008F7925">
        <w:rPr>
          <w:b/>
          <w:bCs/>
        </w:rPr>
        <w:t xml:space="preserve">Layer 3 - Core Capabilities </w:t>
      </w:r>
      <w:r w:rsidR="00AC25B4" w:rsidRPr="008F7925">
        <w:rPr>
          <w:b/>
          <w:bCs/>
        </w:rPr>
        <w:t xml:space="preserve">– </w:t>
      </w:r>
      <w:r>
        <w:rPr>
          <w:b/>
          <w:bCs/>
        </w:rPr>
        <w:t>Global</w:t>
      </w:r>
      <w:r w:rsidR="00AC25B4" w:rsidRPr="008F7925">
        <w:rPr>
          <w:b/>
          <w:bCs/>
        </w:rPr>
        <w:t xml:space="preserve"> Agent Orchestrator</w:t>
      </w:r>
    </w:p>
    <w:p w14:paraId="6BC6EE9B" w14:textId="05FEF12A" w:rsidR="00AC25B4" w:rsidRPr="00AC25B4" w:rsidRDefault="00AC25B4" w:rsidP="00AC25B4">
      <w:r w:rsidRPr="00AC25B4">
        <w:t xml:space="preserve">The </w:t>
      </w:r>
      <w:r w:rsidR="00FD457C">
        <w:t>Global</w:t>
      </w:r>
      <w:r w:rsidRPr="00AC25B4">
        <w:t xml:space="preserve"> Agent Orchestrator is the execution fabric for end</w:t>
      </w:r>
      <w:r w:rsidRPr="00AC25B4">
        <w:noBreakHyphen/>
        <w:t>to</w:t>
      </w:r>
      <w:r w:rsidRPr="00AC25B4">
        <w:noBreakHyphen/>
        <w:t>end agentic workflows across the revenue cycle. It uses a typed node framework to compose workflows from different node types: agents, MCP</w:t>
      </w:r>
      <w:r w:rsidRPr="00AC25B4">
        <w:noBreakHyphen/>
        <w:t>served models, tools, control</w:t>
      </w:r>
      <w:r w:rsidRPr="00AC25B4">
        <w:noBreakHyphen/>
        <w:t>flow constructs, human</w:t>
      </w:r>
      <w:r w:rsidRPr="00AC25B4">
        <w:noBreakHyphen/>
        <w:t>in</w:t>
      </w:r>
      <w:r w:rsidRPr="00AC25B4">
        <w:noBreakHyphen/>
        <w:t>the</w:t>
      </w:r>
      <w:r w:rsidRPr="00AC25B4">
        <w:noBreakHyphen/>
        <w:t>loop steps, and explicit governance checkpoints. All nodes operate on a unified claim or workflow context, ensuring consistent data and decisions as work progresses from registration through coding, billing, appeals, and denials.</w:t>
      </w:r>
    </w:p>
    <w:p w14:paraId="49BC9251" w14:textId="77777777" w:rsidR="00AC25B4" w:rsidRPr="00AC25B4" w:rsidRDefault="00AC25B4" w:rsidP="00AC25B4">
      <w:r w:rsidRPr="00AC25B4">
        <w:t>The orchestrator supports event</w:t>
      </w:r>
      <w:r w:rsidRPr="00AC25B4">
        <w:noBreakHyphen/>
        <w:t>driven coordination, where business events such as “denial received” or “authorization confirmed” trigger downstream actions or agent chains. Adaptive decision logic allows conditional routing, exception handling, retries, and compensation logic, making workflows resilient to real</w:t>
      </w:r>
      <w:r w:rsidRPr="00AC25B4">
        <w:noBreakHyphen/>
        <w:t xml:space="preserve">world variability. Human escalation nodes route cases to human reviewers when confidence is low, policy requires oversight, or exceptions occur. Governance and safety are embedded via PHI/PII policies, RBAC/ABAC enforcement, and structured audit logging of both human and agent actions. Observability hooks emit metrics, traces, and outcome data for every step, enabling performance tuning and compliance </w:t>
      </w:r>
      <w:r w:rsidRPr="00AC25B4">
        <w:lastRenderedPageBreak/>
        <w:t>reporting. A retrieval capability (e.g., RAG) is integrated so agents can access structured and unstructured knowledge bases through standardized search and vector retrieval services.</w:t>
      </w:r>
    </w:p>
    <w:p w14:paraId="6245F761" w14:textId="4F0BCCB5" w:rsidR="00AC25B4" w:rsidRPr="00AC25B4" w:rsidRDefault="00201396" w:rsidP="00AC25B4">
      <w:r w:rsidRPr="008F7925">
        <w:rPr>
          <w:b/>
          <w:bCs/>
        </w:rPr>
        <w:t xml:space="preserve">Layer 3 - Core Capabilities </w:t>
      </w:r>
      <w:r w:rsidR="00AC25B4" w:rsidRPr="00201396">
        <w:rPr>
          <w:b/>
          <w:bCs/>
        </w:rPr>
        <w:t>– One</w:t>
      </w:r>
      <w:r w:rsidR="00AC25B4" w:rsidRPr="00201396">
        <w:rPr>
          <w:b/>
          <w:bCs/>
        </w:rPr>
        <w:noBreakHyphen/>
        <w:t>Click CI/CD Deployment</w:t>
      </w:r>
    </w:p>
    <w:p w14:paraId="1F99C472" w14:textId="33BC67FB" w:rsidR="00AC25B4" w:rsidRPr="00AC25B4" w:rsidRDefault="00AC25B4" w:rsidP="00AC25B4">
      <w:r w:rsidRPr="00AC25B4">
        <w:t>The one</w:t>
      </w:r>
      <w:r w:rsidRPr="00AC25B4">
        <w:noBreakHyphen/>
        <w:t xml:space="preserve">click CI/CD deployment capability turns approved AI assets into production services with minimal friction. It orchestrates </w:t>
      </w:r>
      <w:r w:rsidR="000E514F">
        <w:t>CI/CD</w:t>
      </w:r>
      <w:r w:rsidRPr="00AC25B4">
        <w:t xml:space="preserve"> pipelines, container build and registry services, and managed inference endpoints so that models, agents, and workflows can be deployed as scalable services. The pipelines implement strategies such as bulk deployments, blue</w:t>
      </w:r>
      <w:r w:rsidRPr="00AC25B4">
        <w:noBreakHyphen/>
        <w:t>green releases, and canary rollouts, ensuring updates can be introduced without downtime for mission</w:t>
      </w:r>
      <w:r w:rsidRPr="00AC25B4">
        <w:noBreakHyphen/>
        <w:t>critical RCM workloads.</w:t>
      </w:r>
    </w:p>
    <w:p w14:paraId="691214F1" w14:textId="77777777" w:rsidR="00AC25B4" w:rsidRPr="00AC25B4" w:rsidRDefault="00AC25B4" w:rsidP="00AC25B4">
      <w:r w:rsidRPr="00AC25B4">
        <w:t>Deployment automation enforces standardized input–output contracts so that any asset conforms to the schemas expected by orchestrated workflows and external integrations. Preview or early</w:t>
      </w:r>
      <w:r w:rsidRPr="00AC25B4">
        <w:noBreakHyphen/>
        <w:t>access modes allow new models or agents to be exercised with limited traffic or sandboxed workflows before general availability. Continuous monitoring tracks latency, error rates, business KPIs, and safety metrics; anomalies can automatically trigger rollback to a previous stable version. Auto</w:t>
      </w:r>
      <w:r w:rsidRPr="00AC25B4">
        <w:noBreakHyphen/>
        <w:t>scale capabilities ensure that inference capacity can grow with peak claim volumes and shrink during off</w:t>
      </w:r>
      <w:r w:rsidRPr="00AC25B4">
        <w:noBreakHyphen/>
        <w:t>hours to control cost.</w:t>
      </w:r>
    </w:p>
    <w:p w14:paraId="75BA3EFC" w14:textId="04FB5EC6" w:rsidR="00AC25B4" w:rsidRPr="00AC25B4" w:rsidRDefault="000E514F" w:rsidP="00AC25B4">
      <w:r w:rsidRPr="008F7925">
        <w:rPr>
          <w:b/>
          <w:bCs/>
        </w:rPr>
        <w:t xml:space="preserve">Layer 3 - Core Capabilities </w:t>
      </w:r>
      <w:r>
        <w:rPr>
          <w:b/>
          <w:bCs/>
        </w:rPr>
        <w:t xml:space="preserve">- </w:t>
      </w:r>
      <w:r w:rsidR="00AC25B4" w:rsidRPr="000E514F">
        <w:rPr>
          <w:b/>
          <w:bCs/>
        </w:rPr>
        <w:t>Governance, Compliance, and Security</w:t>
      </w:r>
    </w:p>
    <w:p w14:paraId="33B5DD4B" w14:textId="77777777" w:rsidR="00AC25B4" w:rsidRPr="00AC25B4" w:rsidRDefault="00AC25B4" w:rsidP="00AC25B4">
      <w:r w:rsidRPr="00AC25B4">
        <w:t>Governance, compliance, and security are implemented as first</w:t>
      </w:r>
      <w:r w:rsidRPr="00AC25B4">
        <w:noBreakHyphen/>
        <w:t>class platform capabilities spanning all layers. The architecture enforces identity, authentication, and authorization through enterprise identity services and fine</w:t>
      </w:r>
      <w:r w:rsidRPr="00AC25B4">
        <w:noBreakHyphen/>
        <w:t>grained RBAC/ABAC policies. Secrets, keys, and certificates are managed centrally, while network isolation, private endpoints, and firewalling limit exposure of sensitive services. Threat protection, logging, and security analytics provide continuous monitoring for anomalous or malicious activity.</w:t>
      </w:r>
    </w:p>
    <w:p w14:paraId="62F74E07" w14:textId="77777777" w:rsidR="00AC25B4" w:rsidRPr="00AC25B4" w:rsidRDefault="00AC25B4" w:rsidP="00AC25B4">
      <w:r w:rsidRPr="00AC25B4">
        <w:t>On the AI side, the platform defines explicit governance workflows for model and agent approval, evaluation standards, and periodic reviews. Every deployment and configuration change is captured in audit logs. Agent and workflow executions are logged at a level that supports forensic analysis, root</w:t>
      </w:r>
      <w:r w:rsidRPr="00AC25B4">
        <w:noBreakHyphen/>
        <w:t>cause investigations, and regulatory audits. Policy frameworks and blueprints encode compliance requirements (e.g., HIPAA, SOC2, internal risk controls) as enforceable configuration and deployment rules, preventing non</w:t>
      </w:r>
      <w:r w:rsidRPr="00AC25B4">
        <w:noBreakHyphen/>
        <w:t>compliant assets from reaching production. Safety controls such as PHI masking, hallucination mitigation, content filters, and action guardrails can be configured at the agent level through the builder UI and enforced at runtime.</w:t>
      </w:r>
    </w:p>
    <w:p w14:paraId="44793CD5" w14:textId="21B53A61" w:rsidR="00AC25B4" w:rsidRPr="000E514F" w:rsidRDefault="000E514F" w:rsidP="00AC25B4">
      <w:pPr>
        <w:rPr>
          <w:b/>
          <w:bCs/>
        </w:rPr>
      </w:pPr>
      <w:r w:rsidRPr="000E514F">
        <w:rPr>
          <w:b/>
          <w:bCs/>
        </w:rPr>
        <w:t xml:space="preserve">Layer 4 - </w:t>
      </w:r>
      <w:r w:rsidR="00AC25B4" w:rsidRPr="000E514F">
        <w:rPr>
          <w:b/>
          <w:bCs/>
        </w:rPr>
        <w:t>Data and Integration Layer</w:t>
      </w:r>
    </w:p>
    <w:p w14:paraId="7A1F8C7F" w14:textId="408D6A70" w:rsidR="00AC25B4" w:rsidRPr="00AC25B4" w:rsidRDefault="00AC25B4" w:rsidP="00AC25B4"/>
    <w:p w14:paraId="275DCB2A" w14:textId="77777777" w:rsidR="00AC25B4" w:rsidRPr="00AC25B4" w:rsidRDefault="00AC25B4" w:rsidP="00AC25B4">
      <w:r w:rsidRPr="00AC25B4">
        <w:lastRenderedPageBreak/>
        <w:t>The data and integration layer provides the unified data backbone on which UAP operates. A Unified Data Platform aggregates and organizes RCM data from source systems into governed stores, including event streams for real</w:t>
      </w:r>
      <w:r w:rsidRPr="00AC25B4">
        <w:noBreakHyphen/>
        <w:t>time claim and workflow events, data lake storage for large</w:t>
      </w:r>
      <w:r w:rsidRPr="00AC25B4">
        <w:noBreakHyphen/>
        <w:t>scale raw and curated data, and relational databases for transactional and reference data. Caching layers provide short</w:t>
      </w:r>
      <w:r w:rsidRPr="00AC25B4">
        <w:noBreakHyphen/>
        <w:t>term memory for low</w:t>
      </w:r>
      <w:r w:rsidRPr="00AC25B4">
        <w:noBreakHyphen/>
        <w:t>latency retrieval, while NoSQL stores manage unstructured content such as prompts, documents, and vector embeddings.</w:t>
      </w:r>
    </w:p>
    <w:p w14:paraId="5447DACE" w14:textId="77777777" w:rsidR="00AC25B4" w:rsidRPr="00AC25B4" w:rsidRDefault="00AC25B4" w:rsidP="00AC25B4">
      <w:r w:rsidRPr="00AC25B4">
        <w:t>Model artifacts such as weights, configurations, prompts, and policies are stored in dedicated registries to support traceability and reproducibility. Standardized integration patterns (APIs, streaming, batch ingestion) connect UAP with upstream clinical and billing systems, payer connectivity, and downstream analytics platforms. Telemetry from agents, models, and workflows flows back into this layer to support monitoring, reporting, and feedback into IMDE for continuous learning.</w:t>
      </w:r>
    </w:p>
    <w:p w14:paraId="632CD4CD" w14:textId="77777777" w:rsidR="00973444" w:rsidRPr="00973444" w:rsidRDefault="00973444" w:rsidP="00973444"/>
    <w:p w14:paraId="62894F71" w14:textId="2E154328" w:rsidR="00D33E02" w:rsidRDefault="00D33E02">
      <w:pPr>
        <w:pStyle w:val="Heading2"/>
      </w:pPr>
      <w:bookmarkStart w:id="43" w:name="_Toc229058679"/>
      <w:bookmarkStart w:id="44" w:name="_Toc229378450"/>
      <w:bookmarkStart w:id="45" w:name="_Toc229401374"/>
      <w:r>
        <w:t xml:space="preserve">7.2 </w:t>
      </w:r>
      <w:bookmarkEnd w:id="43"/>
      <w:r w:rsidR="00C053E4">
        <w:t xml:space="preserve">Solution and Data Flow </w:t>
      </w:r>
      <w:r w:rsidR="00010714">
        <w:t>Architecture</w:t>
      </w:r>
      <w:bookmarkEnd w:id="44"/>
      <w:bookmarkEnd w:id="45"/>
    </w:p>
    <w:p w14:paraId="0C121610" w14:textId="20D816AD" w:rsidR="00EE70E1" w:rsidRDefault="00C9084A" w:rsidP="00EE70E1">
      <w:r w:rsidRPr="00C9084A">
        <w:rPr>
          <w:noProof/>
        </w:rPr>
        <w:drawing>
          <wp:inline distT="0" distB="0" distL="0" distR="0" wp14:anchorId="1CEAB986" wp14:editId="68CFF369">
            <wp:extent cx="5943600" cy="3718560"/>
            <wp:effectExtent l="0" t="0" r="0" b="0"/>
            <wp:docPr id="505146587" name="Picture 1" descr="The image illustrates a diagram of the Unified Al Platform (UAP) workflow, showing various stages such as discovery, API calls, onboarding, orchestration, and data processing. It includes components like Azure Subscription, Unified Al Services (UAIS), API Gateways, Domain Agents, and the Unified Data Platform (U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6587" name="Picture 1" descr="The image illustrates a diagram of the Unified Al Platform (UAP) workflow, showing various stages such as discovery, API calls, onboarding, orchestration, and data processing. It includes components like Azure Subscription, Unified Al Services (UAIS), API Gateways, Domain Agents, and the Unified Data Platform (UDP).&#10;&#10;AI-generated content may be incorrect."/>
                    <pic:cNvPicPr/>
                  </pic:nvPicPr>
                  <pic:blipFill>
                    <a:blip r:embed="rId12"/>
                    <a:stretch>
                      <a:fillRect/>
                    </a:stretch>
                  </pic:blipFill>
                  <pic:spPr>
                    <a:xfrm>
                      <a:off x="0" y="0"/>
                      <a:ext cx="5943600" cy="3718560"/>
                    </a:xfrm>
                    <a:prstGeom prst="rect">
                      <a:avLst/>
                    </a:prstGeom>
                  </pic:spPr>
                </pic:pic>
              </a:graphicData>
            </a:graphic>
          </wp:inline>
        </w:drawing>
      </w:r>
    </w:p>
    <w:p w14:paraId="21221F77" w14:textId="77777777" w:rsidR="00CC2061" w:rsidRDefault="00CC2061" w:rsidP="00EE70E1"/>
    <w:p w14:paraId="540585F3" w14:textId="77777777" w:rsidR="00CC2061" w:rsidRDefault="00CC2061" w:rsidP="00EE70E1"/>
    <w:p w14:paraId="2E09B6FC" w14:textId="2B6AD565" w:rsidR="00AB74A9" w:rsidRPr="00AB74A9" w:rsidRDefault="00AB74A9" w:rsidP="00AB74A9">
      <w:pPr>
        <w:rPr>
          <w:color w:val="1F1F1F"/>
        </w:rPr>
      </w:pPr>
      <w:r w:rsidRPr="00AB74A9">
        <w:rPr>
          <w:color w:val="1F1F1F"/>
        </w:rPr>
        <w:lastRenderedPageBreak/>
        <w:t>This diagram shows how Optum’s Unified AI Platform (UAP) on Azure moves requests from enterprise users through API gateways, orchestration, AI assets, and data platforms, while enforcing governance and monitoring across the whole flow.</w:t>
      </w:r>
    </w:p>
    <w:p w14:paraId="45BDB9F6" w14:textId="21B1FFB9" w:rsidR="00AB74A9" w:rsidRPr="00AB74A9" w:rsidRDefault="00AB74A9" w:rsidP="00AB74A9">
      <w:pPr>
        <w:rPr>
          <w:color w:val="1F1F1F"/>
        </w:rPr>
      </w:pPr>
      <w:r w:rsidRPr="00AB74A9">
        <w:rPr>
          <w:color w:val="1F1F1F"/>
        </w:rPr>
        <w:t xml:space="preserve">The </w:t>
      </w:r>
      <w:r>
        <w:rPr>
          <w:color w:val="1F1F1F"/>
        </w:rPr>
        <w:t xml:space="preserve">purpose of this </w:t>
      </w:r>
      <w:r w:rsidRPr="00AB74A9">
        <w:rPr>
          <w:color w:val="1F1F1F"/>
        </w:rPr>
        <w:t xml:space="preserve">diagram </w:t>
      </w:r>
      <w:r w:rsidR="0010199B">
        <w:rPr>
          <w:color w:val="1F1F1F"/>
        </w:rPr>
        <w:t xml:space="preserve">is to </w:t>
      </w:r>
      <w:r w:rsidRPr="00AB74A9">
        <w:rPr>
          <w:color w:val="1F1F1F"/>
        </w:rPr>
        <w:t>represents the end-to-end architecture of the Unified AI Platform (UAP) running in Azure, designed to support revenue cycle management (RCM) AI use cases. It connects enterprise users and domain agents to AI models, LangGraph orchestration, governance workflows, and unified data services in a single platform.</w:t>
      </w:r>
    </w:p>
    <w:p w14:paraId="1A93F919" w14:textId="77777777" w:rsidR="00AB74A9" w:rsidRPr="00AB74A9" w:rsidRDefault="00AB74A9" w:rsidP="00AB74A9">
      <w:pPr>
        <w:rPr>
          <w:color w:val="1F1F1F"/>
        </w:rPr>
      </w:pPr>
      <w:r w:rsidRPr="00AB74A9">
        <w:rPr>
          <w:color w:val="1F1F1F"/>
        </w:rPr>
        <w:t> </w:t>
      </w:r>
    </w:p>
    <w:p w14:paraId="39C7E8AF" w14:textId="77777777" w:rsidR="00AB74A9" w:rsidRPr="00AB1D37" w:rsidRDefault="00AB74A9" w:rsidP="00AB74A9">
      <w:pPr>
        <w:rPr>
          <w:b/>
          <w:bCs/>
          <w:color w:val="1F1F1F"/>
        </w:rPr>
      </w:pPr>
      <w:r w:rsidRPr="00AB1D37">
        <w:rPr>
          <w:b/>
          <w:bCs/>
          <w:color w:val="1F1F1F"/>
        </w:rPr>
        <w:t>Main zones in the diagram</w:t>
      </w:r>
    </w:p>
    <w:p w14:paraId="453648AE" w14:textId="2E900DA5" w:rsidR="00AB74A9" w:rsidRPr="00AB74A9" w:rsidRDefault="00AB74A9" w:rsidP="00AB74A9">
      <w:pPr>
        <w:rPr>
          <w:color w:val="1F1F1F"/>
        </w:rPr>
      </w:pPr>
      <w:r w:rsidRPr="00AB74A9">
        <w:rPr>
          <w:color w:val="1F1F1F"/>
        </w:rPr>
        <w:t xml:space="preserve">- </w:t>
      </w:r>
      <w:r w:rsidRPr="003B7084">
        <w:rPr>
          <w:b/>
          <w:bCs/>
          <w:color w:val="1F1F1F"/>
        </w:rPr>
        <w:t>Enterprise zone</w:t>
      </w:r>
      <w:r w:rsidRPr="00AB74A9">
        <w:rPr>
          <w:color w:val="1F1F1F"/>
        </w:rPr>
        <w:t xml:space="preserve"> (left): Contains enterprise users</w:t>
      </w:r>
      <w:r w:rsidR="0061084A">
        <w:rPr>
          <w:color w:val="1F1F1F"/>
        </w:rPr>
        <w:t>,</w:t>
      </w:r>
      <w:r w:rsidRPr="00AB74A9">
        <w:rPr>
          <w:color w:val="1F1F1F"/>
        </w:rPr>
        <w:t xml:space="preserve"> publishers (asset authors), and requester workflows that initiate and consume AI capabilities through </w:t>
      </w:r>
      <w:r w:rsidR="00A035E9">
        <w:rPr>
          <w:color w:val="1F1F1F"/>
        </w:rPr>
        <w:t>App/</w:t>
      </w:r>
      <w:r w:rsidRPr="00AB74A9">
        <w:rPr>
          <w:color w:val="1F1F1F"/>
        </w:rPr>
        <w:t>API gateways.</w:t>
      </w:r>
    </w:p>
    <w:p w14:paraId="4E8F2383" w14:textId="77777777" w:rsidR="00AB74A9" w:rsidRPr="00AB74A9" w:rsidRDefault="00AB74A9" w:rsidP="00AB74A9">
      <w:pPr>
        <w:rPr>
          <w:color w:val="1F1F1F"/>
        </w:rPr>
      </w:pPr>
      <w:r w:rsidRPr="00AB74A9">
        <w:rPr>
          <w:color w:val="1F1F1F"/>
        </w:rPr>
        <w:t xml:space="preserve">- </w:t>
      </w:r>
      <w:r w:rsidRPr="003B7084">
        <w:rPr>
          <w:b/>
          <w:bCs/>
          <w:color w:val="1F1F1F"/>
        </w:rPr>
        <w:t>Domain subscription zone</w:t>
      </w:r>
      <w:r w:rsidRPr="00AB74A9">
        <w:rPr>
          <w:color w:val="1F1F1F"/>
        </w:rPr>
        <w:t xml:space="preserve"> (lower left): Hosts domain agents such as custom, claims, clinical, and denial agents, along with domain data and memory including RAG stores, short-term memory, and domain ontologies.</w:t>
      </w:r>
    </w:p>
    <w:p w14:paraId="64522C6F" w14:textId="495C7FB9" w:rsidR="00AB74A9" w:rsidRPr="00AB74A9" w:rsidRDefault="00AB74A9" w:rsidP="00AB74A9">
      <w:pPr>
        <w:rPr>
          <w:color w:val="1F1F1F"/>
        </w:rPr>
      </w:pPr>
      <w:r w:rsidRPr="00AB74A9">
        <w:rPr>
          <w:color w:val="1F1F1F"/>
        </w:rPr>
        <w:t xml:space="preserve">- </w:t>
      </w:r>
      <w:r w:rsidRPr="003B7084">
        <w:rPr>
          <w:b/>
          <w:bCs/>
          <w:color w:val="1F1F1F"/>
        </w:rPr>
        <w:t>UAP Azure subscription</w:t>
      </w:r>
      <w:r w:rsidRPr="00AB74A9">
        <w:rPr>
          <w:color w:val="1F1F1F"/>
        </w:rPr>
        <w:t xml:space="preserve"> (center): Contains API</w:t>
      </w:r>
      <w:r w:rsidR="0027478B">
        <w:rPr>
          <w:color w:val="1F1F1F"/>
        </w:rPr>
        <w:t>s</w:t>
      </w:r>
      <w:r w:rsidRPr="00AB74A9">
        <w:rPr>
          <w:color w:val="1F1F1F"/>
        </w:rPr>
        <w:t>, ingestion, orchestration, model marketplace, AI assets, sandboxes, and governance components such as policy and workflow registries.</w:t>
      </w:r>
    </w:p>
    <w:p w14:paraId="3F7F81FB" w14:textId="77777777" w:rsidR="00AB74A9" w:rsidRPr="00AB74A9" w:rsidRDefault="00AB74A9" w:rsidP="00AB74A9">
      <w:pPr>
        <w:rPr>
          <w:color w:val="1F1F1F"/>
        </w:rPr>
      </w:pPr>
      <w:r w:rsidRPr="00AB74A9">
        <w:rPr>
          <w:color w:val="1F1F1F"/>
        </w:rPr>
        <w:t xml:space="preserve">- </w:t>
      </w:r>
      <w:r w:rsidRPr="003B7084">
        <w:rPr>
          <w:b/>
          <w:bCs/>
          <w:color w:val="1F1F1F"/>
        </w:rPr>
        <w:t>Unified Data Platform</w:t>
      </w:r>
      <w:r w:rsidRPr="00AB74A9">
        <w:rPr>
          <w:color w:val="1F1F1F"/>
        </w:rPr>
        <w:t xml:space="preserve"> (bottom): Provides shared services such as AI registry, SQL audit history, Databricks, ADLS Gen2, Azure Redis, and run history, which persist and serve platform data.</w:t>
      </w:r>
    </w:p>
    <w:p w14:paraId="19AA43FE" w14:textId="77777777" w:rsidR="00AB74A9" w:rsidRPr="00AB74A9" w:rsidRDefault="00AB74A9" w:rsidP="00AB74A9">
      <w:pPr>
        <w:rPr>
          <w:color w:val="1F1F1F"/>
        </w:rPr>
      </w:pPr>
      <w:r w:rsidRPr="00AB74A9">
        <w:rPr>
          <w:color w:val="1F1F1F"/>
        </w:rPr>
        <w:t xml:space="preserve">- </w:t>
      </w:r>
      <w:r w:rsidRPr="003B7084">
        <w:rPr>
          <w:b/>
          <w:bCs/>
          <w:color w:val="1F1F1F"/>
        </w:rPr>
        <w:t>Unified AI Services</w:t>
      </w:r>
      <w:r w:rsidRPr="00AB74A9">
        <w:rPr>
          <w:color w:val="1F1F1F"/>
        </w:rPr>
        <w:t xml:space="preserve"> (right): Integrates with Azure OpenAI, Azure Content Safety, and Arize for LLM telemetry through an LLM gateway.</w:t>
      </w:r>
    </w:p>
    <w:p w14:paraId="33FF1787" w14:textId="77777777" w:rsidR="00AB74A9" w:rsidRPr="00AB74A9" w:rsidRDefault="00AB74A9" w:rsidP="00AB74A9">
      <w:pPr>
        <w:rPr>
          <w:color w:val="1F1F1F"/>
        </w:rPr>
      </w:pPr>
      <w:r w:rsidRPr="00AB74A9">
        <w:rPr>
          <w:color w:val="1F1F1F"/>
        </w:rPr>
        <w:t> </w:t>
      </w:r>
    </w:p>
    <w:p w14:paraId="5C366EFB" w14:textId="77777777" w:rsidR="00AB74A9" w:rsidRPr="0033167A" w:rsidRDefault="00AB74A9" w:rsidP="00AB74A9">
      <w:pPr>
        <w:rPr>
          <w:b/>
          <w:bCs/>
          <w:color w:val="1F1F1F"/>
        </w:rPr>
      </w:pPr>
      <w:r w:rsidRPr="0033167A">
        <w:rPr>
          <w:b/>
          <w:bCs/>
          <w:color w:val="1F1F1F"/>
        </w:rPr>
        <w:t>Data and request flow</w:t>
      </w:r>
    </w:p>
    <w:p w14:paraId="2F4C8454" w14:textId="752CEA63" w:rsidR="00AB74A9" w:rsidRPr="00AB74A9" w:rsidRDefault="00AB74A9" w:rsidP="00AB74A9">
      <w:pPr>
        <w:rPr>
          <w:color w:val="1F1F1F"/>
        </w:rPr>
      </w:pPr>
      <w:r w:rsidRPr="00AB74A9">
        <w:rPr>
          <w:color w:val="1F1F1F"/>
        </w:rPr>
        <w:t>1</w:t>
      </w:r>
      <w:r w:rsidR="009E6956">
        <w:rPr>
          <w:color w:val="1F1F1F"/>
        </w:rPr>
        <w:t>,2 and 3</w:t>
      </w:r>
      <w:r w:rsidR="00B95660">
        <w:rPr>
          <w:color w:val="1F1F1F"/>
        </w:rPr>
        <w:t>:</w:t>
      </w:r>
      <w:r w:rsidRPr="00AB74A9">
        <w:rPr>
          <w:color w:val="1F1F1F"/>
        </w:rPr>
        <w:t xml:space="preserve"> Discovery and request: Enterprise users discover AI capabilities through a marketplace portal and send requests through API gateway. </w:t>
      </w:r>
      <w:r w:rsidR="00542A7B">
        <w:rPr>
          <w:color w:val="1F1F1F"/>
        </w:rPr>
        <w:t xml:space="preserve">This helps to identify right AI asset </w:t>
      </w:r>
      <w:r w:rsidR="002524BA">
        <w:rPr>
          <w:color w:val="1F1F1F"/>
        </w:rPr>
        <w:t xml:space="preserve">and capabilities that can be utilized by AI Engineer or domain expert to build the </w:t>
      </w:r>
      <w:r w:rsidR="0033167A">
        <w:rPr>
          <w:color w:val="1F1F1F"/>
        </w:rPr>
        <w:t>solution.</w:t>
      </w:r>
    </w:p>
    <w:p w14:paraId="257D48A2" w14:textId="7D1B26F4" w:rsidR="00AB74A9" w:rsidRPr="00AB74A9" w:rsidRDefault="00971544" w:rsidP="00AB74A9">
      <w:pPr>
        <w:rPr>
          <w:color w:val="1F1F1F"/>
        </w:rPr>
      </w:pPr>
      <w:r>
        <w:rPr>
          <w:color w:val="1F1F1F"/>
        </w:rPr>
        <w:t>4-8</w:t>
      </w:r>
      <w:r w:rsidR="00B95660">
        <w:rPr>
          <w:color w:val="1F1F1F"/>
        </w:rPr>
        <w:t>:</w:t>
      </w:r>
      <w:r w:rsidR="00AB74A9" w:rsidRPr="00AB74A9">
        <w:rPr>
          <w:color w:val="1F1F1F"/>
        </w:rPr>
        <w:t xml:space="preserve"> Ingestion and AI asset management: </w:t>
      </w:r>
      <w:r w:rsidR="004A625B" w:rsidRPr="00AB74A9">
        <w:rPr>
          <w:color w:val="1F1F1F"/>
        </w:rPr>
        <w:t xml:space="preserve">Publishers onboard and publish </w:t>
      </w:r>
      <w:r w:rsidR="00B633AF">
        <w:rPr>
          <w:color w:val="1F1F1F"/>
        </w:rPr>
        <w:t xml:space="preserve">existing </w:t>
      </w:r>
      <w:r w:rsidR="004A625B" w:rsidRPr="00AB74A9">
        <w:rPr>
          <w:color w:val="1F1F1F"/>
        </w:rPr>
        <w:t>AI assets through platform APIs that feed into ingestion services.</w:t>
      </w:r>
      <w:r w:rsidR="004A625B">
        <w:rPr>
          <w:color w:val="1F1F1F"/>
        </w:rPr>
        <w:t xml:space="preserve"> </w:t>
      </w:r>
      <w:r w:rsidR="00AB74A9" w:rsidRPr="00AB74A9">
        <w:rPr>
          <w:color w:val="1F1F1F"/>
        </w:rPr>
        <w:t>The ingestion layer registers assets into managed platform components so that models, tools, and other AI assets can be onboarded, governed, and reused.</w:t>
      </w:r>
      <w:r w:rsidR="00B633AF">
        <w:rPr>
          <w:color w:val="1F1F1F"/>
        </w:rPr>
        <w:t xml:space="preserve"> The existing </w:t>
      </w:r>
    </w:p>
    <w:p w14:paraId="5F595399" w14:textId="5520C5C6" w:rsidR="00141A81" w:rsidRDefault="00E04C7F" w:rsidP="00AB74A9">
      <w:pPr>
        <w:rPr>
          <w:color w:val="1F1F1F"/>
        </w:rPr>
      </w:pPr>
      <w:r>
        <w:rPr>
          <w:color w:val="1F1F1F"/>
        </w:rPr>
        <w:t>9</w:t>
      </w:r>
      <w:r w:rsidR="003804A3">
        <w:rPr>
          <w:color w:val="1F1F1F"/>
        </w:rPr>
        <w:t>-12</w:t>
      </w:r>
      <w:r w:rsidR="005112A4">
        <w:rPr>
          <w:color w:val="1F1F1F"/>
        </w:rPr>
        <w:t xml:space="preserve">: Orchestration layer is invoked by requestor(provider) workflow that publish the request and picked up by Langraph based orchestrator to </w:t>
      </w:r>
      <w:r w:rsidR="00E15C69">
        <w:rPr>
          <w:color w:val="1F1F1F"/>
        </w:rPr>
        <w:t xml:space="preserve">identify the </w:t>
      </w:r>
      <w:r w:rsidR="003804A3">
        <w:rPr>
          <w:color w:val="1F1F1F"/>
        </w:rPr>
        <w:t>inten</w:t>
      </w:r>
    </w:p>
    <w:p w14:paraId="52583895" w14:textId="0552D2FC" w:rsidR="00AB74A9" w:rsidRPr="00AB74A9" w:rsidRDefault="00F73726" w:rsidP="00AB74A9">
      <w:pPr>
        <w:rPr>
          <w:color w:val="1F1F1F"/>
        </w:rPr>
      </w:pPr>
      <w:r>
        <w:rPr>
          <w:color w:val="1F1F1F"/>
        </w:rPr>
        <w:lastRenderedPageBreak/>
        <w:t>13-</w:t>
      </w:r>
      <w:r w:rsidR="00101E92">
        <w:rPr>
          <w:color w:val="1F1F1F"/>
        </w:rPr>
        <w:t>15</w:t>
      </w:r>
      <w:r w:rsidR="00AB74A9" w:rsidRPr="00AB74A9">
        <w:rPr>
          <w:color w:val="1F1F1F"/>
        </w:rPr>
        <w:t>. Orchestra</w:t>
      </w:r>
      <w:r w:rsidR="008549A0">
        <w:rPr>
          <w:color w:val="1F1F1F"/>
        </w:rPr>
        <w:t xml:space="preserve">tor </w:t>
      </w:r>
      <w:r w:rsidR="00243C27">
        <w:rPr>
          <w:color w:val="1F1F1F"/>
        </w:rPr>
        <w:t xml:space="preserve">after identify intent, </w:t>
      </w:r>
      <w:r w:rsidR="00111C07">
        <w:rPr>
          <w:color w:val="1F1F1F"/>
        </w:rPr>
        <w:t xml:space="preserve">identify </w:t>
      </w:r>
      <w:r w:rsidR="00886929">
        <w:rPr>
          <w:color w:val="1F1F1F"/>
        </w:rPr>
        <w:t xml:space="preserve">and apply policies on the request, pick orchestration template and </w:t>
      </w:r>
      <w:r w:rsidR="00142516">
        <w:rPr>
          <w:color w:val="1F1F1F"/>
        </w:rPr>
        <w:t>execute the domain agents</w:t>
      </w:r>
      <w:r w:rsidR="00AB74A9" w:rsidRPr="00AB74A9">
        <w:rPr>
          <w:color w:val="1F1F1F"/>
        </w:rPr>
        <w:t>.</w:t>
      </w:r>
    </w:p>
    <w:p w14:paraId="1D7F7BC8" w14:textId="076ACB08" w:rsidR="00AB74A9" w:rsidRPr="00AB74A9" w:rsidRDefault="001F6E91" w:rsidP="00AB74A9">
      <w:pPr>
        <w:rPr>
          <w:color w:val="1F1F1F"/>
        </w:rPr>
      </w:pPr>
      <w:r>
        <w:rPr>
          <w:color w:val="1F1F1F"/>
        </w:rPr>
        <w:t>16</w:t>
      </w:r>
      <w:r w:rsidR="00AB74A9" w:rsidRPr="00AB74A9">
        <w:rPr>
          <w:color w:val="1F1F1F"/>
        </w:rPr>
        <w:t>. Domain agent execution: After policy checks, orchestrated workflows call domain agents such as claims, clinical, denial, or custom agents using domain-specific data and memory as context.</w:t>
      </w:r>
    </w:p>
    <w:p w14:paraId="44C4D684" w14:textId="77777777" w:rsidR="009502AC" w:rsidRDefault="009502AC" w:rsidP="00AB74A9">
      <w:pPr>
        <w:rPr>
          <w:color w:val="1F1F1F"/>
        </w:rPr>
      </w:pPr>
    </w:p>
    <w:p w14:paraId="4A69E9EA" w14:textId="0A1FA8EB" w:rsidR="009502AC" w:rsidRPr="009502AC" w:rsidRDefault="009502AC" w:rsidP="00AB74A9">
      <w:pPr>
        <w:rPr>
          <w:b/>
          <w:bCs/>
          <w:color w:val="1F1F1F"/>
        </w:rPr>
      </w:pPr>
      <w:r w:rsidRPr="009502AC">
        <w:rPr>
          <w:b/>
          <w:bCs/>
          <w:color w:val="1F1F1F"/>
        </w:rPr>
        <w:t>Observability</w:t>
      </w:r>
    </w:p>
    <w:p w14:paraId="3EBC5E5B" w14:textId="5145B293" w:rsidR="00AB74A9" w:rsidRPr="00AB74A9" w:rsidRDefault="00AB74A9" w:rsidP="00AB74A9">
      <w:pPr>
        <w:rPr>
          <w:color w:val="1F1F1F"/>
        </w:rPr>
      </w:pPr>
      <w:r w:rsidRPr="00AB74A9">
        <w:rPr>
          <w:color w:val="1F1F1F"/>
        </w:rPr>
        <w:t>LLM and monitoring integration: LLM calls route through gateway services to Azure OpenAI and Azure Content Safety, while telemetry and monitoring support evaluation and continuous improvement.</w:t>
      </w:r>
    </w:p>
    <w:p w14:paraId="5B7C9376" w14:textId="77777777" w:rsidR="00AB74A9" w:rsidRPr="00AB74A9" w:rsidRDefault="00AB74A9" w:rsidP="00AB74A9">
      <w:pPr>
        <w:rPr>
          <w:color w:val="1F1F1F"/>
        </w:rPr>
      </w:pPr>
      <w:r w:rsidRPr="00AB74A9">
        <w:rPr>
          <w:color w:val="1F1F1F"/>
        </w:rPr>
        <w:t> </w:t>
      </w:r>
    </w:p>
    <w:p w14:paraId="5531FDDE" w14:textId="77777777" w:rsidR="00AB74A9" w:rsidRPr="009502AC" w:rsidRDefault="00AB74A9" w:rsidP="00AB74A9">
      <w:pPr>
        <w:rPr>
          <w:b/>
          <w:bCs/>
          <w:color w:val="1F1F1F"/>
        </w:rPr>
      </w:pPr>
      <w:r w:rsidRPr="009502AC">
        <w:rPr>
          <w:b/>
          <w:bCs/>
          <w:color w:val="1F1F1F"/>
        </w:rPr>
        <w:t>Governance and lifecycle</w:t>
      </w:r>
    </w:p>
    <w:p w14:paraId="79E50BFB" w14:textId="77777777" w:rsidR="00AB74A9" w:rsidRPr="00AB74A9" w:rsidRDefault="00AB74A9" w:rsidP="00AB74A9">
      <w:pPr>
        <w:rPr>
          <w:color w:val="1F1F1F"/>
        </w:rPr>
      </w:pPr>
      <w:r w:rsidRPr="00AB74A9">
        <w:rPr>
          <w:color w:val="1F1F1F"/>
        </w:rPr>
        <w:t>The architecture emphasizes governance, approvals, and auditability before and during execution, which aligns with UAP’s stated focus on compliance, monitoring, and controlled deployment of models and workflows. It also reflects a lifecycle from asset onboarding and marketplace publication to orchestration, execution, storage, and feedback, supporting continuous improvement across AI models and agentic workflows.</w:t>
      </w:r>
    </w:p>
    <w:p w14:paraId="63099052" w14:textId="77777777" w:rsidR="00AB74A9" w:rsidRPr="00AB74A9" w:rsidRDefault="00AB74A9" w:rsidP="00AB74A9">
      <w:pPr>
        <w:rPr>
          <w:color w:val="1F1F1F"/>
        </w:rPr>
      </w:pPr>
      <w:r w:rsidRPr="00AB74A9">
        <w:rPr>
          <w:color w:val="1F1F1F"/>
        </w:rPr>
        <w:t> </w:t>
      </w:r>
    </w:p>
    <w:p w14:paraId="143BFE90" w14:textId="77777777" w:rsidR="00CC2061" w:rsidRPr="00EE70E1" w:rsidRDefault="00CC2061" w:rsidP="00EE70E1"/>
    <w:p w14:paraId="4BBF278C" w14:textId="3662C733" w:rsidR="00276183" w:rsidRDefault="00276183">
      <w:pPr>
        <w:pStyle w:val="Heading1"/>
      </w:pPr>
      <w:bookmarkStart w:id="46" w:name="_Toc229058680"/>
      <w:bookmarkStart w:id="47" w:name="_Toc229378451"/>
      <w:bookmarkStart w:id="48" w:name="_Toc229401375"/>
      <w:r>
        <w:lastRenderedPageBreak/>
        <w:t>8</w:t>
      </w:r>
      <w:r w:rsidR="00A04FE2">
        <w:t>. Physical</w:t>
      </w:r>
      <w:r w:rsidR="001F5823">
        <w:t xml:space="preserve"> Architecture</w:t>
      </w:r>
      <w:bookmarkEnd w:id="46"/>
      <w:bookmarkEnd w:id="47"/>
      <w:bookmarkEnd w:id="48"/>
    </w:p>
    <w:p w14:paraId="337CCC0D" w14:textId="571BDC74" w:rsidR="005B2D57" w:rsidRPr="005B2D57" w:rsidRDefault="005B2D57" w:rsidP="005B2D57">
      <w:r w:rsidRPr="005B2D57">
        <w:t xml:space="preserve">This </w:t>
      </w:r>
      <w:r>
        <w:t>diagram</w:t>
      </w:r>
      <w:r w:rsidRPr="005B2D57">
        <w:t xml:space="preserve"> describes the high</w:t>
      </w:r>
      <w:r w:rsidRPr="005B2D57">
        <w:noBreakHyphen/>
        <w:t xml:space="preserve">level architecture of the Unified AI Provider Platform (UAP) as deployed on Microsoft Azure using </w:t>
      </w:r>
      <w:r w:rsidRPr="005B2D57">
        <w:rPr>
          <w:b/>
          <w:bCs/>
        </w:rPr>
        <w:t>Azure Container Apps</w:t>
      </w:r>
      <w:r w:rsidRPr="005B2D57">
        <w:t xml:space="preserve"> for the application layer. The focus is on how traffic enters the platform, how containerized services are organized inside the UAP subscription and virtual network, and how the platform connects to shared AI, monitoring, and data services.</w:t>
      </w:r>
      <w:hyperlink r:id="rId13" w:tgtFrame="_blank" w:history="1">
        <w:r>
          <w:rPr>
            <w:rStyle w:val="Hyperlink"/>
          </w:rPr>
          <w:t>https://ppl-ai-file-upload.s3.amazonaws.com/web/direct-files/collection_29aacd80-615a-4b9a-9eaa-8a857dc51737/e60a831c-8604-4a97-8951-c4ef96811f8d/Unified-AI-Provider-Platform-UAP-Product-Requirements-Do2.pdf</w:t>
        </w:r>
      </w:hyperlink>
    </w:p>
    <w:p w14:paraId="55ACD96D" w14:textId="054E34DE" w:rsidR="005B2D57" w:rsidRPr="005B2D57" w:rsidRDefault="00F40CAE" w:rsidP="005B2D57">
      <w:r w:rsidRPr="00F40CAE">
        <w:rPr>
          <w:noProof/>
        </w:rPr>
        <w:drawing>
          <wp:inline distT="0" distB="0" distL="0" distR="0" wp14:anchorId="244EEEDC" wp14:editId="4B0C1415">
            <wp:extent cx="5943600" cy="2519680"/>
            <wp:effectExtent l="0" t="0" r="0" b="0"/>
            <wp:docPr id="227145969" name="Picture 1" descr="The image illustrates a complex network architecture, including various services and components such as UAP Subscription, Azure, JFrog, Cognitive Search, and others, all connected through various protocols like TLS/443 and U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45969" name="Picture 1" descr="The image illustrates a complex network architecture, including various services and components such as UAP Subscription, Azure, JFrog, Cognitive Search, and others, all connected through various protocols like TLS/443 and UDP.&#10;&#10;AI-generated content may be incorrect."/>
                    <pic:cNvPicPr/>
                  </pic:nvPicPr>
                  <pic:blipFill>
                    <a:blip r:embed="rId14"/>
                    <a:stretch>
                      <a:fillRect/>
                    </a:stretch>
                  </pic:blipFill>
                  <pic:spPr>
                    <a:xfrm>
                      <a:off x="0" y="0"/>
                      <a:ext cx="5943600" cy="2519680"/>
                    </a:xfrm>
                    <a:prstGeom prst="rect">
                      <a:avLst/>
                    </a:prstGeom>
                  </pic:spPr>
                </pic:pic>
              </a:graphicData>
            </a:graphic>
          </wp:inline>
        </w:drawing>
      </w:r>
    </w:p>
    <w:p w14:paraId="631E081B" w14:textId="2C1EB845" w:rsidR="005B2D57" w:rsidRPr="00C814E4" w:rsidRDefault="00C814E4" w:rsidP="00C814E4">
      <w:pPr>
        <w:pStyle w:val="Heading2"/>
      </w:pPr>
      <w:bookmarkStart w:id="49" w:name="_Toc229058681"/>
      <w:bookmarkStart w:id="50" w:name="_Toc229378452"/>
      <w:bookmarkStart w:id="51" w:name="_Toc229401376"/>
      <w:r>
        <w:t>8.1</w:t>
      </w:r>
      <w:r w:rsidR="005B2D57" w:rsidRPr="00C814E4">
        <w:t xml:space="preserve"> Entry and Security Layer</w:t>
      </w:r>
      <w:bookmarkEnd w:id="49"/>
      <w:bookmarkEnd w:id="50"/>
      <w:bookmarkEnd w:id="51"/>
    </w:p>
    <w:p w14:paraId="1229E807" w14:textId="77777777" w:rsidR="005B2D57" w:rsidRPr="005B2D57" w:rsidRDefault="005B2D57" w:rsidP="005B2D57">
      <w:r w:rsidRPr="005B2D57">
        <w:t>External access to UAP is controlled through a set of network and security components:</w:t>
      </w:r>
    </w:p>
    <w:p w14:paraId="6CB6FD74" w14:textId="77777777" w:rsidR="005B2D57" w:rsidRPr="005B2D57" w:rsidRDefault="005B2D57" w:rsidP="00C814E4">
      <w:pPr>
        <w:numPr>
          <w:ilvl w:val="0"/>
          <w:numId w:val="27"/>
        </w:numPr>
      </w:pPr>
      <w:r w:rsidRPr="005B2D57">
        <w:rPr>
          <w:b/>
          <w:bCs/>
        </w:rPr>
        <w:t>Cloudflare / Web Application Firewall (WAF)</w:t>
      </w:r>
      <w:r w:rsidRPr="005B2D57">
        <w:t xml:space="preserve"> serves as the primary public entry point for end</w:t>
      </w:r>
      <w:r w:rsidRPr="005B2D57">
        <w:noBreakHyphen/>
        <w:t>user and partner traffic, providing DDoS protection, TLS termination, and application</w:t>
      </w:r>
      <w:r w:rsidRPr="005B2D57">
        <w:noBreakHyphen/>
        <w:t>level security filtering.</w:t>
      </w:r>
    </w:p>
    <w:p w14:paraId="43262BB9" w14:textId="77777777" w:rsidR="005B2D57" w:rsidRPr="005B2D57" w:rsidRDefault="005B2D57" w:rsidP="00C814E4">
      <w:pPr>
        <w:numPr>
          <w:ilvl w:val="0"/>
          <w:numId w:val="27"/>
        </w:numPr>
      </w:pPr>
      <w:r w:rsidRPr="005B2D57">
        <w:t xml:space="preserve">An internal </w:t>
      </w:r>
      <w:r w:rsidRPr="005B2D57">
        <w:rPr>
          <w:b/>
          <w:bCs/>
        </w:rPr>
        <w:t>API Gateway</w:t>
      </w:r>
      <w:r w:rsidRPr="005B2D57">
        <w:t xml:space="preserve"> and an </w:t>
      </w:r>
      <w:r w:rsidRPr="005B2D57">
        <w:rPr>
          <w:b/>
          <w:bCs/>
        </w:rPr>
        <w:t>HCP AI Gateway</w:t>
      </w:r>
      <w:r w:rsidRPr="005B2D57">
        <w:t xml:space="preserve"> handle system</w:t>
      </w:r>
      <w:r w:rsidRPr="005B2D57">
        <w:noBreakHyphen/>
        <w:t>to</w:t>
      </w:r>
      <w:r w:rsidRPr="005B2D57">
        <w:noBreakHyphen/>
        <w:t>system integrations and specialized healthcare partner traffic paths.</w:t>
      </w:r>
    </w:p>
    <w:p w14:paraId="2A68374B" w14:textId="77777777" w:rsidR="005B2D57" w:rsidRPr="005B2D57" w:rsidRDefault="005B2D57" w:rsidP="00C814E4">
      <w:pPr>
        <w:numPr>
          <w:ilvl w:val="0"/>
          <w:numId w:val="27"/>
        </w:numPr>
      </w:pPr>
      <w:r w:rsidRPr="005B2D57">
        <w:t xml:space="preserve">All external connections use </w:t>
      </w:r>
      <w:r w:rsidRPr="005B2D57">
        <w:rPr>
          <w:b/>
          <w:bCs/>
        </w:rPr>
        <w:t>TLS over port 443</w:t>
      </w:r>
      <w:r w:rsidRPr="005B2D57">
        <w:t>, and only traffic that passes WAF and gateway policies is forwarded into Azure.</w:t>
      </w:r>
    </w:p>
    <w:p w14:paraId="7B1DFEFA" w14:textId="77E75F07" w:rsidR="005B2D57" w:rsidRPr="005B2D57" w:rsidRDefault="005B2D57" w:rsidP="005B2D57">
      <w:r w:rsidRPr="005B2D57">
        <w:t xml:space="preserve">Once in Azure, requests are routed to an </w:t>
      </w:r>
      <w:r w:rsidRPr="005B2D57">
        <w:rPr>
          <w:b/>
          <w:bCs/>
        </w:rPr>
        <w:t>internal load balancer or Application Gateway</w:t>
      </w:r>
      <w:r w:rsidRPr="005B2D57">
        <w:t xml:space="preserve"> in the UAP virtual network, which directs traffic to internal services based on path, host, and routing rules.</w:t>
      </w:r>
      <w:hyperlink r:id="rId15" w:tgtFrame="_blank" w:history="1">
        <w:r>
          <w:rPr>
            <w:rStyle w:val="Hyperlink"/>
          </w:rPr>
          <w:t>https://ppl-ai-file-upload.s3.amazonaws.com/web/direct-files/collection_29aacd80-615a-</w:t>
        </w:r>
        <w:r>
          <w:rPr>
            <w:rStyle w:val="Hyperlink"/>
          </w:rPr>
          <w:lastRenderedPageBreak/>
          <w:t>4b9a-9eaa-8a857dc51737/e60a831c-8604-4a97-8951-c4ef96811f8d/Unified-AI-Provider-Platform-UAP-Product-Requirements-Do2.pdf</w:t>
        </w:r>
      </w:hyperlink>
    </w:p>
    <w:p w14:paraId="48CBA8A4" w14:textId="77777777" w:rsidR="005B2D57" w:rsidRPr="005B2D57" w:rsidRDefault="00000000" w:rsidP="005B2D57">
      <w:r>
        <w:pict w14:anchorId="5A25DF87">
          <v:rect id="_x0000_i1026" style="width:0;height:1.5pt" o:hralign="center" o:hrstd="t" o:hr="t" fillcolor="#a0a0a0" stroked="f"/>
        </w:pict>
      </w:r>
    </w:p>
    <w:p w14:paraId="4811841A" w14:textId="303FF392" w:rsidR="005B2D57" w:rsidRPr="00C814E4" w:rsidRDefault="00C814E4" w:rsidP="00C814E4">
      <w:pPr>
        <w:pStyle w:val="Heading2"/>
      </w:pPr>
      <w:bookmarkStart w:id="52" w:name="_Toc229058682"/>
      <w:bookmarkStart w:id="53" w:name="_Toc229378453"/>
      <w:bookmarkStart w:id="54" w:name="_Toc229401377"/>
      <w:r>
        <w:t>8.2</w:t>
      </w:r>
      <w:r w:rsidR="005B2D57" w:rsidRPr="00C814E4">
        <w:t>. UAP Container Apps Environment</w:t>
      </w:r>
      <w:bookmarkEnd w:id="52"/>
      <w:bookmarkEnd w:id="53"/>
      <w:bookmarkEnd w:id="54"/>
    </w:p>
    <w:p w14:paraId="6305C231" w14:textId="77777777" w:rsidR="005B2D57" w:rsidRPr="005B2D57" w:rsidRDefault="005B2D57" w:rsidP="005B2D57">
      <w:r w:rsidRPr="005B2D57">
        <w:t xml:space="preserve">Inside the UAP subscription there is a dedicated </w:t>
      </w:r>
      <w:r w:rsidRPr="005B2D57">
        <w:rPr>
          <w:b/>
          <w:bCs/>
        </w:rPr>
        <w:t>Azure Container Apps environment</w:t>
      </w:r>
      <w:r w:rsidRPr="005B2D57">
        <w:t xml:space="preserve"> deployed into a private subnet of the UAP virtual network:</w:t>
      </w:r>
    </w:p>
    <w:p w14:paraId="6EF7CF74" w14:textId="77777777" w:rsidR="005B2D57" w:rsidRPr="005B2D57" w:rsidRDefault="005B2D57" w:rsidP="00C814E4">
      <w:pPr>
        <w:numPr>
          <w:ilvl w:val="0"/>
          <w:numId w:val="28"/>
        </w:numPr>
      </w:pPr>
      <w:r w:rsidRPr="005B2D57">
        <w:t>The environment is fully private; container apps have no public IP addresses.</w:t>
      </w:r>
    </w:p>
    <w:p w14:paraId="33DE866F" w14:textId="77777777" w:rsidR="005B2D57" w:rsidRPr="005B2D57" w:rsidRDefault="005B2D57" w:rsidP="00C814E4">
      <w:pPr>
        <w:numPr>
          <w:ilvl w:val="0"/>
          <w:numId w:val="28"/>
        </w:numPr>
      </w:pPr>
      <w:r w:rsidRPr="005B2D57">
        <w:t>Ingress from the internal load balancer is configured so that only specific container apps accept HTTP traffic.</w:t>
      </w:r>
    </w:p>
    <w:p w14:paraId="7AD81C60" w14:textId="77777777" w:rsidR="005B2D57" w:rsidRPr="005B2D57" w:rsidRDefault="005B2D57" w:rsidP="005B2D57">
      <w:r w:rsidRPr="005B2D57">
        <w:t xml:space="preserve">Within this environment, each logical capability of UAP is implemented as a separate </w:t>
      </w:r>
      <w:r w:rsidRPr="005B2D57">
        <w:rPr>
          <w:b/>
          <w:bCs/>
        </w:rPr>
        <w:t>Container App</w:t>
      </w:r>
      <w:r w:rsidRPr="005B2D57">
        <w:t>, allowing independent deployment and scaling:</w:t>
      </w:r>
    </w:p>
    <w:p w14:paraId="4FC576BA" w14:textId="77777777" w:rsidR="005B2D57" w:rsidRPr="005B2D57" w:rsidRDefault="005B2D57" w:rsidP="00C814E4">
      <w:pPr>
        <w:numPr>
          <w:ilvl w:val="0"/>
          <w:numId w:val="29"/>
        </w:numPr>
      </w:pPr>
      <w:r w:rsidRPr="005B2D57">
        <w:t>Marketplace Portal</w:t>
      </w:r>
    </w:p>
    <w:p w14:paraId="65688E1E" w14:textId="77777777" w:rsidR="005B2D57" w:rsidRPr="005B2D57" w:rsidRDefault="005B2D57" w:rsidP="00C814E4">
      <w:pPr>
        <w:numPr>
          <w:ilvl w:val="0"/>
          <w:numId w:val="29"/>
        </w:numPr>
      </w:pPr>
      <w:r w:rsidRPr="005B2D57">
        <w:t>Eval Agent</w:t>
      </w:r>
    </w:p>
    <w:p w14:paraId="7720F8DA" w14:textId="77777777" w:rsidR="005B2D57" w:rsidRPr="005B2D57" w:rsidRDefault="005B2D57" w:rsidP="00C814E4">
      <w:pPr>
        <w:numPr>
          <w:ilvl w:val="0"/>
          <w:numId w:val="29"/>
        </w:numPr>
      </w:pPr>
      <w:r w:rsidRPr="005B2D57">
        <w:t>Onboarding Agent</w:t>
      </w:r>
    </w:p>
    <w:p w14:paraId="46F7A8DF" w14:textId="77777777" w:rsidR="005B2D57" w:rsidRPr="005B2D57" w:rsidRDefault="005B2D57" w:rsidP="00C814E4">
      <w:pPr>
        <w:numPr>
          <w:ilvl w:val="0"/>
          <w:numId w:val="29"/>
        </w:numPr>
      </w:pPr>
      <w:r w:rsidRPr="005B2D57">
        <w:t>AI Asset service</w:t>
      </w:r>
    </w:p>
    <w:p w14:paraId="26165F96" w14:textId="77777777" w:rsidR="005B2D57" w:rsidRPr="005B2D57" w:rsidRDefault="005B2D57" w:rsidP="00C814E4">
      <w:pPr>
        <w:numPr>
          <w:ilvl w:val="0"/>
          <w:numId w:val="29"/>
        </w:numPr>
      </w:pPr>
      <w:r w:rsidRPr="005B2D57">
        <w:t>Publisher API</w:t>
      </w:r>
    </w:p>
    <w:p w14:paraId="435DB889" w14:textId="77777777" w:rsidR="005B2D57" w:rsidRPr="005B2D57" w:rsidRDefault="005B2D57" w:rsidP="00C814E4">
      <w:pPr>
        <w:numPr>
          <w:ilvl w:val="0"/>
          <w:numId w:val="29"/>
        </w:numPr>
      </w:pPr>
      <w:r w:rsidRPr="005B2D57">
        <w:t>Orchestration Template service</w:t>
      </w:r>
    </w:p>
    <w:p w14:paraId="7D7D3EB3" w14:textId="77777777" w:rsidR="005B2D57" w:rsidRPr="005B2D57" w:rsidRDefault="005B2D57" w:rsidP="00C814E4">
      <w:pPr>
        <w:numPr>
          <w:ilvl w:val="0"/>
          <w:numId w:val="29"/>
        </w:numPr>
      </w:pPr>
      <w:r w:rsidRPr="005B2D57">
        <w:t>Sandbox service</w:t>
      </w:r>
    </w:p>
    <w:p w14:paraId="48DB5E8D" w14:textId="77777777" w:rsidR="005B2D57" w:rsidRPr="005B2D57" w:rsidRDefault="005B2D57" w:rsidP="00C814E4">
      <w:pPr>
        <w:numPr>
          <w:ilvl w:val="0"/>
          <w:numId w:val="29"/>
        </w:numPr>
      </w:pPr>
      <w:r w:rsidRPr="005B2D57">
        <w:t>Ingestion API</w:t>
      </w:r>
    </w:p>
    <w:p w14:paraId="22C71513" w14:textId="77777777" w:rsidR="005B2D57" w:rsidRPr="005B2D57" w:rsidRDefault="005B2D57" w:rsidP="00C814E4">
      <w:pPr>
        <w:numPr>
          <w:ilvl w:val="0"/>
          <w:numId w:val="29"/>
        </w:numPr>
      </w:pPr>
      <w:r w:rsidRPr="005B2D57">
        <w:t>Policy Registry</w:t>
      </w:r>
    </w:p>
    <w:p w14:paraId="4A80492D" w14:textId="77777777" w:rsidR="005B2D57" w:rsidRPr="005B2D57" w:rsidRDefault="005B2D57" w:rsidP="00C814E4">
      <w:pPr>
        <w:numPr>
          <w:ilvl w:val="0"/>
          <w:numId w:val="29"/>
        </w:numPr>
      </w:pPr>
      <w:r w:rsidRPr="005B2D57">
        <w:t>Human</w:t>
      </w:r>
      <w:r w:rsidRPr="005B2D57">
        <w:noBreakHyphen/>
        <w:t>in</w:t>
      </w:r>
      <w:r w:rsidRPr="005B2D57">
        <w:noBreakHyphen/>
        <w:t>the</w:t>
      </w:r>
      <w:r w:rsidRPr="005B2D57">
        <w:noBreakHyphen/>
        <w:t>Loop (HITL) service</w:t>
      </w:r>
    </w:p>
    <w:p w14:paraId="368423EE" w14:textId="77777777" w:rsidR="005B2D57" w:rsidRPr="005B2D57" w:rsidRDefault="005B2D57" w:rsidP="00C814E4">
      <w:pPr>
        <w:numPr>
          <w:ilvl w:val="0"/>
          <w:numId w:val="29"/>
        </w:numPr>
      </w:pPr>
      <w:r w:rsidRPr="005B2D57">
        <w:t>UDP MCP adapter</w:t>
      </w:r>
    </w:p>
    <w:p w14:paraId="06634079" w14:textId="77777777" w:rsidR="005B2D57" w:rsidRPr="005B2D57" w:rsidRDefault="005B2D57" w:rsidP="00C814E4">
      <w:pPr>
        <w:numPr>
          <w:ilvl w:val="0"/>
          <w:numId w:val="29"/>
        </w:numPr>
      </w:pPr>
      <w:r w:rsidRPr="005B2D57">
        <w:t>Model Router</w:t>
      </w:r>
    </w:p>
    <w:p w14:paraId="28AD21B9" w14:textId="023593CC" w:rsidR="005B2D57" w:rsidRPr="005B2D57" w:rsidRDefault="005B2D57" w:rsidP="005B2D57">
      <w:r w:rsidRPr="005B2D57">
        <w:t>Service</w:t>
      </w:r>
      <w:r w:rsidRPr="005B2D57">
        <w:noBreakHyphen/>
        <w:t>to</w:t>
      </w:r>
      <w:r w:rsidRPr="005B2D57">
        <w:noBreakHyphen/>
        <w:t>service communication between these container apps occurs over the internal VNet using secure calls and service discovery features of Container Apps. Each app scales automatically based on HTTP traffic, events, or custom metrics, aligning with the platform’s requirement for rapid, low</w:t>
      </w:r>
      <w:r w:rsidRPr="005B2D57">
        <w:noBreakHyphen/>
        <w:t>touch scaling.</w:t>
      </w:r>
      <w:hyperlink r:id="rId16" w:tgtFrame="_blank" w:history="1">
        <w:r>
          <w:rPr>
            <w:rStyle w:val="Hyperlink"/>
          </w:rPr>
          <w:t>https://ppl-ai-file-upload.s3.amazonaws.com/web/direct-files/collection_29aacd80-615a-4b9a-9eaa-8a857dc51737/e60a831c-8604-4a97-8951-c4ef96811f8d/Unified-AI-Provider-Platform-UAP-Product-Requirements-Do2.pdf</w:t>
        </w:r>
      </w:hyperlink>
    </w:p>
    <w:p w14:paraId="14F37FCA" w14:textId="77777777" w:rsidR="005B2D57" w:rsidRPr="005B2D57" w:rsidRDefault="00000000" w:rsidP="005B2D57">
      <w:r>
        <w:lastRenderedPageBreak/>
        <w:pict w14:anchorId="79FD22E5">
          <v:rect id="_x0000_i1027" style="width:0;height:1.5pt" o:hralign="center" o:hrstd="t" o:hr="t" fillcolor="#a0a0a0" stroked="f"/>
        </w:pict>
      </w:r>
    </w:p>
    <w:p w14:paraId="5C7A2A18" w14:textId="0BA03716" w:rsidR="005B2D57" w:rsidRPr="00AF1BE0" w:rsidRDefault="000D58C7" w:rsidP="00AF1BE0">
      <w:pPr>
        <w:pStyle w:val="Heading2"/>
      </w:pPr>
      <w:bookmarkStart w:id="55" w:name="_Toc229378454"/>
      <w:bookmarkStart w:id="56" w:name="_Toc229401378"/>
      <w:r>
        <w:t>8.3</w:t>
      </w:r>
      <w:r w:rsidR="005B2D57" w:rsidRPr="00AF1BE0">
        <w:t xml:space="preserve"> Shared Platform Services within the UAP Subscription</w:t>
      </w:r>
      <w:bookmarkEnd w:id="55"/>
      <w:bookmarkEnd w:id="56"/>
    </w:p>
    <w:p w14:paraId="55ADC005" w14:textId="77777777" w:rsidR="005B2D57" w:rsidRPr="005B2D57" w:rsidRDefault="005B2D57" w:rsidP="005B2D57">
      <w:r w:rsidRPr="005B2D57">
        <w:t>In addition to Container Apps, the UAP subscription hosts shared platform services that support all microservices:</w:t>
      </w:r>
    </w:p>
    <w:p w14:paraId="05AC6FD7" w14:textId="77777777" w:rsidR="005B2D57" w:rsidRPr="005B2D57" w:rsidRDefault="005B2D57" w:rsidP="00C814E4">
      <w:pPr>
        <w:numPr>
          <w:ilvl w:val="0"/>
          <w:numId w:val="30"/>
        </w:numPr>
      </w:pPr>
      <w:r w:rsidRPr="005B2D57">
        <w:rPr>
          <w:b/>
          <w:bCs/>
        </w:rPr>
        <w:t>Redis Cache</w:t>
      </w:r>
      <w:r w:rsidRPr="005B2D57">
        <w:t xml:space="preserve"> for low</w:t>
      </w:r>
      <w:r w:rsidRPr="005B2D57">
        <w:noBreakHyphen/>
        <w:t>latency storage of ephemeral state, session information, or cached results.</w:t>
      </w:r>
    </w:p>
    <w:p w14:paraId="434B2D6C" w14:textId="77777777" w:rsidR="005B2D57" w:rsidRPr="005B2D57" w:rsidRDefault="005B2D57" w:rsidP="00C814E4">
      <w:pPr>
        <w:numPr>
          <w:ilvl w:val="0"/>
          <w:numId w:val="30"/>
        </w:numPr>
      </w:pPr>
      <w:r w:rsidRPr="005B2D57">
        <w:rPr>
          <w:b/>
          <w:bCs/>
        </w:rPr>
        <w:t>UAP Event Hub Namespace</w:t>
      </w:r>
      <w:r w:rsidRPr="005B2D57">
        <w:t xml:space="preserve"> for asynchronous messaging, telemetry, and event</w:t>
      </w:r>
      <w:r w:rsidRPr="005B2D57">
        <w:noBreakHyphen/>
        <w:t>driven orchestration between agents and workflows.</w:t>
      </w:r>
    </w:p>
    <w:p w14:paraId="361A696B" w14:textId="77777777" w:rsidR="005B2D57" w:rsidRPr="005B2D57" w:rsidRDefault="005B2D57" w:rsidP="00C814E4">
      <w:pPr>
        <w:numPr>
          <w:ilvl w:val="0"/>
          <w:numId w:val="30"/>
        </w:numPr>
      </w:pPr>
      <w:r w:rsidRPr="005B2D57">
        <w:rPr>
          <w:b/>
          <w:bCs/>
        </w:rPr>
        <w:t>Policies and Templates</w:t>
      </w:r>
      <w:r w:rsidRPr="005B2D57">
        <w:t xml:space="preserve"> store for reusable workflow and configuration assets referenced by container apps such as the Policy Registry and Orchestration Template service.</w:t>
      </w:r>
    </w:p>
    <w:p w14:paraId="2E4AF7E7" w14:textId="77777777" w:rsidR="005B2D57" w:rsidRPr="005B2D57" w:rsidRDefault="005B2D57" w:rsidP="00C814E4">
      <w:pPr>
        <w:numPr>
          <w:ilvl w:val="0"/>
          <w:numId w:val="30"/>
        </w:numPr>
      </w:pPr>
      <w:r w:rsidRPr="005B2D57">
        <w:rPr>
          <w:b/>
          <w:bCs/>
        </w:rPr>
        <w:t>UAP Key Vault</w:t>
      </w:r>
      <w:r w:rsidRPr="005B2D57">
        <w:t xml:space="preserve"> in a private subnet for secure storage of secrets, keys, and certificates, accessed using managed identities from the container apps.</w:t>
      </w:r>
    </w:p>
    <w:p w14:paraId="0D151E15" w14:textId="5C739D26" w:rsidR="005B2D57" w:rsidRPr="005B2D57" w:rsidRDefault="005B2D57" w:rsidP="005B2D57">
      <w:r w:rsidRPr="005B2D57">
        <w:t>These shared services provide the “glue” that connects the various container apps into a coherent, governed platform, consistent with the governance and one</w:t>
      </w:r>
      <w:r w:rsidRPr="005B2D57">
        <w:noBreakHyphen/>
        <w:t>click deployment requirements in the UAP product definition.</w:t>
      </w:r>
      <w:hyperlink r:id="rId17" w:tgtFrame="_blank" w:history="1">
        <w:r>
          <w:rPr>
            <w:rStyle w:val="Hyperlink"/>
          </w:rPr>
          <w:t>https://ppl-ai-file-upload.s3.amazonaws.com/web/direct-files/collection_29aacd80-615a-4b9a-9eaa-8a857dc51737/e60a831c-8604-4a97-8951-c4ef96811f8d/Unified-AI-Provider-Platform-UAP-Product-Requirements-Do2.pdf</w:t>
        </w:r>
      </w:hyperlink>
    </w:p>
    <w:p w14:paraId="7E2FB1D7" w14:textId="77777777" w:rsidR="005B2D57" w:rsidRPr="005B2D57" w:rsidRDefault="00000000" w:rsidP="005B2D57">
      <w:r>
        <w:pict w14:anchorId="7F3097C2">
          <v:rect id="_x0000_i1028" style="width:0;height:1.5pt" o:hralign="center" o:hrstd="t" o:hr="t" fillcolor="#a0a0a0" stroked="f"/>
        </w:pict>
      </w:r>
    </w:p>
    <w:p w14:paraId="06C67760" w14:textId="485C848C" w:rsidR="005B2D57" w:rsidRPr="00A67410" w:rsidRDefault="00A67410" w:rsidP="00A67410">
      <w:pPr>
        <w:pStyle w:val="Heading2"/>
      </w:pPr>
      <w:bookmarkStart w:id="57" w:name="_Toc229378455"/>
      <w:bookmarkStart w:id="58" w:name="_Toc229401379"/>
      <w:r>
        <w:t>8.4</w:t>
      </w:r>
      <w:r w:rsidR="005B2D57" w:rsidRPr="00A67410">
        <w:t>. External AI and Monitoring Services (UAIS and Enterprise Shared Services)</w:t>
      </w:r>
      <w:bookmarkEnd w:id="57"/>
      <w:bookmarkEnd w:id="58"/>
    </w:p>
    <w:p w14:paraId="06DE5181" w14:textId="77777777" w:rsidR="005B2D57" w:rsidRPr="005B2D57" w:rsidRDefault="005B2D57" w:rsidP="005B2D57">
      <w:r w:rsidRPr="005B2D57">
        <w:t xml:space="preserve">To execute AI workloads, UAP integrates with a separate </w:t>
      </w:r>
      <w:r w:rsidRPr="005B2D57">
        <w:rPr>
          <w:b/>
          <w:bCs/>
        </w:rPr>
        <w:t>UAIS subscription</w:t>
      </w:r>
      <w:r w:rsidRPr="005B2D57">
        <w:t>:</w:t>
      </w:r>
    </w:p>
    <w:p w14:paraId="19E97B1C" w14:textId="77777777" w:rsidR="005B2D57" w:rsidRPr="005B2D57" w:rsidRDefault="005B2D57" w:rsidP="00C814E4">
      <w:pPr>
        <w:numPr>
          <w:ilvl w:val="0"/>
          <w:numId w:val="31"/>
        </w:numPr>
      </w:pPr>
      <w:r w:rsidRPr="005B2D57">
        <w:rPr>
          <w:b/>
          <w:bCs/>
        </w:rPr>
        <w:t>LLM Gateway</w:t>
      </w:r>
      <w:r w:rsidRPr="005B2D57">
        <w:t xml:space="preserve"> and </w:t>
      </w:r>
      <w:r w:rsidRPr="005B2D57">
        <w:rPr>
          <w:b/>
          <w:bCs/>
        </w:rPr>
        <w:t>HCP AI Gateway</w:t>
      </w:r>
      <w:r w:rsidRPr="005B2D57">
        <w:t xml:space="preserve"> expose internal endpoints that unify access to multiple model backends.</w:t>
      </w:r>
    </w:p>
    <w:p w14:paraId="2D24B252" w14:textId="77777777" w:rsidR="005B2D57" w:rsidRPr="005B2D57" w:rsidRDefault="005B2D57" w:rsidP="00C814E4">
      <w:pPr>
        <w:numPr>
          <w:ilvl w:val="0"/>
          <w:numId w:val="31"/>
        </w:numPr>
      </w:pPr>
      <w:r w:rsidRPr="005B2D57">
        <w:rPr>
          <w:b/>
          <w:bCs/>
        </w:rPr>
        <w:t>Azure OpenAI</w:t>
      </w:r>
      <w:r w:rsidRPr="005B2D57">
        <w:t xml:space="preserve">, </w:t>
      </w:r>
      <w:r w:rsidRPr="005B2D57">
        <w:rPr>
          <w:b/>
          <w:bCs/>
        </w:rPr>
        <w:t>Cognitive Search</w:t>
      </w:r>
      <w:r w:rsidRPr="005B2D57">
        <w:t xml:space="preserve">, </w:t>
      </w:r>
      <w:r w:rsidRPr="005B2D57">
        <w:rPr>
          <w:b/>
          <w:bCs/>
        </w:rPr>
        <w:t>Azure Machine Learning</w:t>
      </w:r>
      <w:r w:rsidRPr="005B2D57">
        <w:t xml:space="preserve">, </w:t>
      </w:r>
      <w:r w:rsidRPr="005B2D57">
        <w:rPr>
          <w:b/>
          <w:bCs/>
        </w:rPr>
        <w:t>Content Safety</w:t>
      </w:r>
      <w:r w:rsidRPr="005B2D57">
        <w:t>, and “other hosted models” run in this subscription, typically exposed through private endpoints or VNet</w:t>
      </w:r>
      <w:r w:rsidRPr="005B2D57">
        <w:noBreakHyphen/>
        <w:t>integrated services.</w:t>
      </w:r>
    </w:p>
    <w:p w14:paraId="73D9C2C3" w14:textId="5A60A2CE" w:rsidR="005B2D57" w:rsidRPr="005B2D57" w:rsidRDefault="005B2D57" w:rsidP="005B2D57">
      <w:r w:rsidRPr="005B2D57">
        <w:t>The UAP container apps call these services over TLS through the UAIS gateways, allowing agents and orchestrations to select and invoke different models while maintaining centralized governance and observability.</w:t>
      </w:r>
      <w:hyperlink r:id="rId18" w:tgtFrame="_blank" w:history="1">
        <w:r>
          <w:rPr>
            <w:rStyle w:val="Hyperlink"/>
          </w:rPr>
          <w:t>https://ppl-ai-file-upload.s3.amazonaws.com/web/direct-</w:t>
        </w:r>
        <w:r>
          <w:rPr>
            <w:rStyle w:val="Hyperlink"/>
          </w:rPr>
          <w:lastRenderedPageBreak/>
          <w:t>files/collection_29aacd80-615a-4b9a-9eaa-8a857dc51737/e60a831c-8604-4a97-8951-c4ef96811f8d/Unified-AI-Provider-Platform-UAP-Product-Requirements-Do2.pdf</w:t>
        </w:r>
      </w:hyperlink>
    </w:p>
    <w:p w14:paraId="04119DEB" w14:textId="77777777" w:rsidR="005B2D57" w:rsidRPr="005B2D57" w:rsidRDefault="005B2D57" w:rsidP="005B2D57">
      <w:r w:rsidRPr="005B2D57">
        <w:t xml:space="preserve">Above the UAIS subscription, an </w:t>
      </w:r>
      <w:r w:rsidRPr="005B2D57">
        <w:rPr>
          <w:b/>
          <w:bCs/>
        </w:rPr>
        <w:t>enterprise shared</w:t>
      </w:r>
      <w:r w:rsidRPr="005B2D57">
        <w:rPr>
          <w:b/>
          <w:bCs/>
        </w:rPr>
        <w:noBreakHyphen/>
        <w:t>services block</w:t>
      </w:r>
      <w:r w:rsidRPr="005B2D57">
        <w:t xml:space="preserve"> provides:</w:t>
      </w:r>
    </w:p>
    <w:p w14:paraId="32E3E337" w14:textId="77777777" w:rsidR="005B2D57" w:rsidRPr="005B2D57" w:rsidRDefault="005B2D57" w:rsidP="00C814E4">
      <w:pPr>
        <w:numPr>
          <w:ilvl w:val="0"/>
          <w:numId w:val="32"/>
        </w:numPr>
      </w:pPr>
      <w:r w:rsidRPr="005B2D57">
        <w:rPr>
          <w:b/>
          <w:bCs/>
        </w:rPr>
        <w:t>Arize</w:t>
      </w:r>
      <w:r w:rsidRPr="005B2D57">
        <w:t xml:space="preserve"> for model performance and drift monitoring.</w:t>
      </w:r>
    </w:p>
    <w:p w14:paraId="6B907A36" w14:textId="77777777" w:rsidR="005B2D57" w:rsidRPr="005B2D57" w:rsidRDefault="005B2D57" w:rsidP="00C814E4">
      <w:pPr>
        <w:numPr>
          <w:ilvl w:val="0"/>
          <w:numId w:val="32"/>
        </w:numPr>
      </w:pPr>
      <w:r w:rsidRPr="005B2D57">
        <w:rPr>
          <w:b/>
          <w:bCs/>
        </w:rPr>
        <w:t>Splunk</w:t>
      </w:r>
      <w:r w:rsidRPr="005B2D57">
        <w:t xml:space="preserve"> for log and event aggregation.</w:t>
      </w:r>
    </w:p>
    <w:p w14:paraId="20AD6387" w14:textId="77777777" w:rsidR="005B2D57" w:rsidRPr="005B2D57" w:rsidRDefault="005B2D57" w:rsidP="00C814E4">
      <w:pPr>
        <w:numPr>
          <w:ilvl w:val="0"/>
          <w:numId w:val="32"/>
        </w:numPr>
      </w:pPr>
      <w:r w:rsidRPr="005B2D57">
        <w:rPr>
          <w:b/>
          <w:bCs/>
        </w:rPr>
        <w:t>Enterprise JFrog (or similar)</w:t>
      </w:r>
      <w:r w:rsidRPr="005B2D57">
        <w:t xml:space="preserve"> for artifact and container image management.</w:t>
      </w:r>
    </w:p>
    <w:p w14:paraId="36CFF9E6" w14:textId="77777777" w:rsidR="005B2D57" w:rsidRPr="005B2D57" w:rsidRDefault="005B2D57" w:rsidP="00C814E4">
      <w:pPr>
        <w:numPr>
          <w:ilvl w:val="0"/>
          <w:numId w:val="32"/>
        </w:numPr>
      </w:pPr>
      <w:r w:rsidRPr="005B2D57">
        <w:t>An enterprise identity platform (such as Azure AD/Entra ID) for authentication and authorization.</w:t>
      </w:r>
    </w:p>
    <w:p w14:paraId="63B2CDCF" w14:textId="4852AE2C" w:rsidR="005B2D57" w:rsidRPr="005B2D57" w:rsidRDefault="005B2D57" w:rsidP="005B2D57">
      <w:r w:rsidRPr="005B2D57">
        <w:t>UAP container apps and gateways emit telemetry, logs, and metrics into these shared services to support monitoring, auditing, and lifecycle management.</w:t>
      </w:r>
      <w:hyperlink r:id="rId19" w:tgtFrame="_blank" w:history="1">
        <w:r>
          <w:rPr>
            <w:rStyle w:val="Hyperlink"/>
          </w:rPr>
          <w:t>https://ppl-ai-file-upload.s3.amazonaws.com/web/direct-files/collection_29aacd80-615a-4b9a-9eaa-8a857dc51737/e60a831c-8604-4a97-8951-c4ef96811f8d/Unified-AI-Provider-Platform-UAP-Product-Requirements-Do2.pdf</w:t>
        </w:r>
      </w:hyperlink>
    </w:p>
    <w:p w14:paraId="5D8E758F" w14:textId="77777777" w:rsidR="005B2D57" w:rsidRPr="005B2D57" w:rsidRDefault="00000000" w:rsidP="005B2D57">
      <w:r>
        <w:pict w14:anchorId="063AF553">
          <v:rect id="_x0000_i1029" style="width:0;height:1.5pt" o:hralign="center" o:hrstd="t" o:hr="t" fillcolor="#a0a0a0" stroked="f"/>
        </w:pict>
      </w:r>
    </w:p>
    <w:p w14:paraId="3D40D65A" w14:textId="70DAC7B1" w:rsidR="005B2D57" w:rsidRPr="00A67410" w:rsidRDefault="00A67410" w:rsidP="005B2D57">
      <w:pPr>
        <w:rPr>
          <w:rFonts w:eastAsiaTheme="majorEastAsia" w:cstheme="majorBidi"/>
          <w:bCs/>
          <w:color w:val="008AC8"/>
          <w:sz w:val="32"/>
          <w:szCs w:val="26"/>
        </w:rPr>
      </w:pPr>
      <w:r>
        <w:rPr>
          <w:rFonts w:eastAsiaTheme="majorEastAsia" w:cstheme="majorBidi"/>
          <w:bCs/>
          <w:color w:val="008AC8"/>
          <w:sz w:val="32"/>
          <w:szCs w:val="26"/>
        </w:rPr>
        <w:t>8.5</w:t>
      </w:r>
      <w:r w:rsidR="005B2D57" w:rsidRPr="00A67410">
        <w:rPr>
          <w:rFonts w:eastAsiaTheme="majorEastAsia" w:cstheme="majorBidi"/>
          <w:bCs/>
          <w:color w:val="008AC8"/>
          <w:sz w:val="32"/>
          <w:szCs w:val="26"/>
        </w:rPr>
        <w:t>. Data Layer (UDP Subscription)</w:t>
      </w:r>
    </w:p>
    <w:p w14:paraId="7B6C07A5" w14:textId="77777777" w:rsidR="005B2D57" w:rsidRPr="005B2D57" w:rsidRDefault="005B2D57" w:rsidP="005B2D57">
      <w:r w:rsidRPr="005B2D57">
        <w:t xml:space="preserve">Persistent data is hosted in a dedicated </w:t>
      </w:r>
      <w:r w:rsidRPr="005B2D57">
        <w:rPr>
          <w:b/>
          <w:bCs/>
        </w:rPr>
        <w:t>UDP subscription</w:t>
      </w:r>
      <w:r w:rsidRPr="005B2D57">
        <w:t xml:space="preserve"> that holds:</w:t>
      </w:r>
    </w:p>
    <w:p w14:paraId="7A6E33AF" w14:textId="77777777" w:rsidR="005B2D57" w:rsidRPr="005B2D57" w:rsidRDefault="005B2D57" w:rsidP="00C814E4">
      <w:pPr>
        <w:numPr>
          <w:ilvl w:val="0"/>
          <w:numId w:val="33"/>
        </w:numPr>
      </w:pPr>
      <w:r w:rsidRPr="005B2D57">
        <w:rPr>
          <w:b/>
          <w:bCs/>
        </w:rPr>
        <w:t>UDP Datalake</w:t>
      </w:r>
      <w:r w:rsidRPr="005B2D57">
        <w:t xml:space="preserve"> implemented using Azure Data Lake Storage for large</w:t>
      </w:r>
      <w:r w:rsidRPr="005B2D57">
        <w:noBreakHyphen/>
        <w:t>scale analytical and historical data.</w:t>
      </w:r>
    </w:p>
    <w:p w14:paraId="70C1AC65" w14:textId="77777777" w:rsidR="005B2D57" w:rsidRPr="005B2D57" w:rsidRDefault="005B2D57" w:rsidP="00C814E4">
      <w:pPr>
        <w:numPr>
          <w:ilvl w:val="0"/>
          <w:numId w:val="33"/>
        </w:numPr>
      </w:pPr>
      <w:r w:rsidRPr="005B2D57">
        <w:t xml:space="preserve">General </w:t>
      </w:r>
      <w:r w:rsidRPr="005B2D57">
        <w:rPr>
          <w:b/>
          <w:bCs/>
        </w:rPr>
        <w:t>Storage</w:t>
      </w:r>
      <w:r w:rsidRPr="005B2D57">
        <w:t xml:space="preserve"> accounts for operational artifacts, files, and intermediate outputs.</w:t>
      </w:r>
    </w:p>
    <w:p w14:paraId="50FF8737" w14:textId="77777777" w:rsidR="005B2D57" w:rsidRPr="005B2D57" w:rsidRDefault="005B2D57" w:rsidP="00C814E4">
      <w:pPr>
        <w:numPr>
          <w:ilvl w:val="0"/>
          <w:numId w:val="33"/>
        </w:numPr>
      </w:pPr>
      <w:r w:rsidRPr="005B2D57">
        <w:rPr>
          <w:b/>
          <w:bCs/>
        </w:rPr>
        <w:t>HCP MongoDB Atlas</w:t>
      </w:r>
      <w:r w:rsidRPr="005B2D57">
        <w:t xml:space="preserve"> or similar document database for configuration, metadata, or operational datasets.</w:t>
      </w:r>
    </w:p>
    <w:p w14:paraId="75F331CD" w14:textId="26F0B90F" w:rsidR="005B2D57" w:rsidRPr="005B2D57" w:rsidRDefault="005B2D57" w:rsidP="005B2D57">
      <w:r w:rsidRPr="005B2D57">
        <w:t>The UAP container apps access these data stores over secure, VNet</w:t>
      </w:r>
      <w:r w:rsidRPr="005B2D57">
        <w:noBreakHyphen/>
        <w:t>integrated endpoints. This separation of concerns (application, AI services, and data) helps enforce security and governance boundaries, especially for PHI/PII and regulatory requirements.</w:t>
      </w:r>
      <w:hyperlink r:id="rId20" w:tgtFrame="_blank" w:history="1">
        <w:r>
          <w:rPr>
            <w:rStyle w:val="Hyperlink"/>
          </w:rPr>
          <w:t>https://ppl-ai-file-upload.s3.amazonaws.com/web/direct-files/collection_29aacd80-615a-4b9a-9eaa-8a857dc51737/e60a831c-8604-4a97-8951-c4ef96811f8d/Unified-AI-Provider-Platform-UAP-Product-Requirements-Do2.pdf</w:t>
        </w:r>
      </w:hyperlink>
    </w:p>
    <w:p w14:paraId="0DCA8A19" w14:textId="77777777" w:rsidR="005B2D57" w:rsidRPr="005B2D57" w:rsidRDefault="00000000" w:rsidP="005B2D57">
      <w:r>
        <w:pict w14:anchorId="1EE230C5">
          <v:rect id="_x0000_i1030" style="width:0;height:1.5pt" o:hralign="center" o:hrstd="t" o:hr="t" fillcolor="#a0a0a0" stroked="f"/>
        </w:pict>
      </w:r>
    </w:p>
    <w:p w14:paraId="2E20A80A" w14:textId="3316060D" w:rsidR="005B2D57" w:rsidRPr="00A67410" w:rsidRDefault="00A67410" w:rsidP="005B2D57">
      <w:pPr>
        <w:rPr>
          <w:rFonts w:eastAsiaTheme="majorEastAsia" w:cstheme="majorBidi"/>
          <w:bCs/>
          <w:color w:val="008AC8"/>
          <w:sz w:val="32"/>
          <w:szCs w:val="26"/>
        </w:rPr>
      </w:pPr>
      <w:r>
        <w:rPr>
          <w:rFonts w:eastAsiaTheme="majorEastAsia" w:cstheme="majorBidi"/>
          <w:bCs/>
          <w:color w:val="008AC8"/>
          <w:sz w:val="32"/>
          <w:szCs w:val="26"/>
        </w:rPr>
        <w:t>8.6</w:t>
      </w:r>
      <w:r w:rsidR="005B2D57" w:rsidRPr="00A67410">
        <w:rPr>
          <w:rFonts w:eastAsiaTheme="majorEastAsia" w:cstheme="majorBidi"/>
          <w:bCs/>
          <w:color w:val="008AC8"/>
          <w:sz w:val="32"/>
          <w:szCs w:val="26"/>
        </w:rPr>
        <w:t>. CI/CD and Lifecycle Management</w:t>
      </w:r>
    </w:p>
    <w:p w14:paraId="35DB61FF" w14:textId="77777777" w:rsidR="005B2D57" w:rsidRPr="005B2D57" w:rsidRDefault="005B2D57" w:rsidP="005B2D57">
      <w:r w:rsidRPr="005B2D57">
        <w:t xml:space="preserve">On the left side of the architecture, a </w:t>
      </w:r>
      <w:r w:rsidRPr="005B2D57">
        <w:rPr>
          <w:b/>
          <w:bCs/>
        </w:rPr>
        <w:t>CI/CD toolchain</w:t>
      </w:r>
      <w:r w:rsidRPr="005B2D57">
        <w:t xml:space="preserve"> drives continuous delivery for all container</w:t>
      </w:r>
      <w:r w:rsidRPr="005B2D57">
        <w:noBreakHyphen/>
        <w:t>based services:</w:t>
      </w:r>
    </w:p>
    <w:p w14:paraId="3C4B4FB9" w14:textId="77777777" w:rsidR="005B2D57" w:rsidRPr="005B2D57" w:rsidRDefault="005B2D57" w:rsidP="00C814E4">
      <w:pPr>
        <w:numPr>
          <w:ilvl w:val="0"/>
          <w:numId w:val="34"/>
        </w:numPr>
      </w:pPr>
      <w:r w:rsidRPr="005B2D57">
        <w:rPr>
          <w:b/>
          <w:bCs/>
        </w:rPr>
        <w:lastRenderedPageBreak/>
        <w:t>GitHub</w:t>
      </w:r>
      <w:r w:rsidRPr="005B2D57">
        <w:t xml:space="preserve"> hosts application and infrastructure code.</w:t>
      </w:r>
    </w:p>
    <w:p w14:paraId="303E4F1D" w14:textId="77777777" w:rsidR="005B2D57" w:rsidRPr="005B2D57" w:rsidRDefault="005B2D57" w:rsidP="00C814E4">
      <w:pPr>
        <w:numPr>
          <w:ilvl w:val="0"/>
          <w:numId w:val="34"/>
        </w:numPr>
      </w:pPr>
      <w:r w:rsidRPr="005B2D57">
        <w:rPr>
          <w:b/>
          <w:bCs/>
        </w:rPr>
        <w:t>GitHub Actions</w:t>
      </w:r>
      <w:r w:rsidRPr="005B2D57">
        <w:t xml:space="preserve"> pipelines build container images, run tests, and deploy changes.</w:t>
      </w:r>
    </w:p>
    <w:p w14:paraId="616DDC62" w14:textId="77777777" w:rsidR="005B2D57" w:rsidRPr="005B2D57" w:rsidRDefault="005B2D57" w:rsidP="00C814E4">
      <w:pPr>
        <w:numPr>
          <w:ilvl w:val="0"/>
          <w:numId w:val="34"/>
        </w:numPr>
      </w:pPr>
      <w:r w:rsidRPr="005B2D57">
        <w:rPr>
          <w:b/>
          <w:bCs/>
        </w:rPr>
        <w:t>Terraform</w:t>
      </w:r>
      <w:r w:rsidRPr="005B2D57">
        <w:t xml:space="preserve"> (and optionally Bicep or ARM) manages declarative infrastructure for Container Apps, networking, and platform services.</w:t>
      </w:r>
    </w:p>
    <w:p w14:paraId="4EAC7511" w14:textId="7BF83D93" w:rsidR="005B2D57" w:rsidRPr="005B2D57" w:rsidRDefault="005B2D57" w:rsidP="005B2D57">
      <w:r w:rsidRPr="005B2D57">
        <w:t>Pipelines publish images to an enterprise container registry (for example, JFrog or Azure Container Registry) and then update the respective Container Apps in the UAP environment, enabling rapid, governed release of new agents, APIs, and workflows.</w:t>
      </w:r>
      <w:hyperlink r:id="rId21" w:tgtFrame="_blank" w:history="1">
        <w:r>
          <w:rPr>
            <w:rStyle w:val="Hyperlink"/>
          </w:rPr>
          <w:t>https://ppl-ai-file-upload.s3.amazonaws.com/web/direct-files/collection_29aacd80-615a-4b9a-9eaa-8a857dc51737/e60a831c-8604-4a97-8951-c4ef96811f8d/Unified-AI-Provider-Platform-UAP-Product-Requirements-Do2.pdf</w:t>
        </w:r>
      </w:hyperlink>
    </w:p>
    <w:p w14:paraId="4913E25E" w14:textId="77777777" w:rsidR="005B2D57" w:rsidRPr="005B2D57" w:rsidRDefault="00000000" w:rsidP="005B2D57">
      <w:r>
        <w:pict w14:anchorId="6675B135">
          <v:rect id="_x0000_i1031" style="width:0;height:1.5pt" o:hralign="center" o:hrstd="t" o:hr="t" fillcolor="#a0a0a0" stroked="f"/>
        </w:pict>
      </w:r>
    </w:p>
    <w:p w14:paraId="1AE01E25" w14:textId="1E760EE4" w:rsidR="005B2D57" w:rsidRPr="00A67410" w:rsidRDefault="005B2D57" w:rsidP="005B2D57">
      <w:pPr>
        <w:rPr>
          <w:rFonts w:eastAsiaTheme="majorEastAsia" w:cstheme="majorBidi"/>
          <w:bCs/>
          <w:color w:val="008AC8"/>
          <w:sz w:val="32"/>
          <w:szCs w:val="26"/>
        </w:rPr>
      </w:pPr>
      <w:r w:rsidRPr="00A67410">
        <w:rPr>
          <w:rFonts w:eastAsiaTheme="majorEastAsia" w:cstheme="majorBidi"/>
          <w:bCs/>
          <w:color w:val="008AC8"/>
          <w:sz w:val="32"/>
          <w:szCs w:val="26"/>
        </w:rPr>
        <w:t>8</w:t>
      </w:r>
      <w:r w:rsidR="00A67410">
        <w:rPr>
          <w:rFonts w:eastAsiaTheme="majorEastAsia" w:cstheme="majorBidi"/>
          <w:bCs/>
          <w:color w:val="008AC8"/>
          <w:sz w:val="32"/>
          <w:szCs w:val="26"/>
        </w:rPr>
        <w:t>.7</w:t>
      </w:r>
      <w:r w:rsidRPr="00A67410">
        <w:rPr>
          <w:rFonts w:eastAsiaTheme="majorEastAsia" w:cstheme="majorBidi"/>
          <w:bCs/>
          <w:color w:val="008AC8"/>
          <w:sz w:val="32"/>
          <w:szCs w:val="26"/>
        </w:rPr>
        <w:t>. End</w:t>
      </w:r>
      <w:r w:rsidRPr="00A67410">
        <w:rPr>
          <w:rFonts w:eastAsiaTheme="majorEastAsia" w:cstheme="majorBidi"/>
          <w:bCs/>
          <w:color w:val="008AC8"/>
          <w:sz w:val="32"/>
          <w:szCs w:val="26"/>
        </w:rPr>
        <w:noBreakHyphen/>
        <w:t>to</w:t>
      </w:r>
      <w:r w:rsidRPr="00A67410">
        <w:rPr>
          <w:rFonts w:eastAsiaTheme="majorEastAsia" w:cstheme="majorBidi"/>
          <w:bCs/>
          <w:color w:val="008AC8"/>
          <w:sz w:val="32"/>
          <w:szCs w:val="26"/>
        </w:rPr>
        <w:noBreakHyphen/>
        <w:t>End Request Flow</w:t>
      </w:r>
    </w:p>
    <w:p w14:paraId="22F13DCC" w14:textId="77777777" w:rsidR="005B2D57" w:rsidRPr="005B2D57" w:rsidRDefault="005B2D57" w:rsidP="005B2D57">
      <w:r w:rsidRPr="005B2D57">
        <w:t>End</w:t>
      </w:r>
      <w:r w:rsidRPr="005B2D57">
        <w:noBreakHyphen/>
        <w:t>to</w:t>
      </w:r>
      <w:r w:rsidRPr="005B2D57">
        <w:noBreakHyphen/>
        <w:t>end, a typical request flows as follows:</w:t>
      </w:r>
    </w:p>
    <w:p w14:paraId="1BDC721C" w14:textId="77777777" w:rsidR="005B2D57" w:rsidRPr="005B2D57" w:rsidRDefault="005B2D57" w:rsidP="00C814E4">
      <w:pPr>
        <w:numPr>
          <w:ilvl w:val="0"/>
          <w:numId w:val="35"/>
        </w:numPr>
      </w:pPr>
      <w:r w:rsidRPr="005B2D57">
        <w:t>A user or external system sends a request to UAP through Cloudflare/WAF or an API Gateway over HTTPS.</w:t>
      </w:r>
    </w:p>
    <w:p w14:paraId="73125C15" w14:textId="77777777" w:rsidR="005B2D57" w:rsidRPr="005B2D57" w:rsidRDefault="005B2D57" w:rsidP="00C814E4">
      <w:pPr>
        <w:numPr>
          <w:ilvl w:val="0"/>
          <w:numId w:val="35"/>
        </w:numPr>
      </w:pPr>
      <w:r w:rsidRPr="005B2D57">
        <w:t xml:space="preserve">After security checks, the request is forwarded into Azure and routed by the internal load balancer/Application Gateway to the appropriate entry Container App (often mediated by the </w:t>
      </w:r>
      <w:r w:rsidRPr="005B2D57">
        <w:rPr>
          <w:b/>
          <w:bCs/>
        </w:rPr>
        <w:t>Model Router</w:t>
      </w:r>
      <w:r w:rsidRPr="005B2D57">
        <w:t>).</w:t>
      </w:r>
    </w:p>
    <w:p w14:paraId="22638F83" w14:textId="77777777" w:rsidR="005B2D57" w:rsidRPr="005B2D57" w:rsidRDefault="005B2D57" w:rsidP="00C814E4">
      <w:pPr>
        <w:numPr>
          <w:ilvl w:val="0"/>
          <w:numId w:val="35"/>
        </w:numPr>
      </w:pPr>
      <w:r w:rsidRPr="005B2D57">
        <w:t>The Model Router determines which downstream agents or services to invoke, calling other container apps (Eval Agent, Onboarding Agent, HITL, etc.) and referencing policies and templates as needed.</w:t>
      </w:r>
    </w:p>
    <w:p w14:paraId="60854E0F" w14:textId="77777777" w:rsidR="005B2D57" w:rsidRPr="005B2D57" w:rsidRDefault="005B2D57" w:rsidP="00C814E4">
      <w:pPr>
        <w:numPr>
          <w:ilvl w:val="0"/>
          <w:numId w:val="35"/>
        </w:numPr>
      </w:pPr>
      <w:r w:rsidRPr="005B2D57">
        <w:t>These services, in turn, call AI models and tools via the UAIS LLM Gateway, retrieve or persist data in the UDP datalake and other storage, and emit logs and metrics to shared observability tools.</w:t>
      </w:r>
    </w:p>
    <w:p w14:paraId="75107B80" w14:textId="4DF8B26F" w:rsidR="005B2D57" w:rsidRPr="005B2D57" w:rsidRDefault="005B2D57" w:rsidP="00C814E4">
      <w:pPr>
        <w:numPr>
          <w:ilvl w:val="0"/>
          <w:numId w:val="35"/>
        </w:numPr>
      </w:pPr>
      <w:r w:rsidRPr="005B2D57">
        <w:t>The response is assembled and returned back through the gateway and WAF to the caller, with all hops secured via TLS and governed by platform policies.</w:t>
      </w:r>
      <w:hyperlink r:id="rId22" w:tgtFrame="_blank" w:history="1">
        <w:r>
          <w:rPr>
            <w:rStyle w:val="Hyperlink"/>
          </w:rPr>
          <w:t>https://ppl-ai-file-upload.s3.amazonaws.com/web/direct-files/collection_29aacd80-615a-4b9a-9eaa-8a857dc51737/e60a831c-8604-4a97-8951-c4ef96811f8d/Unified-AI-Provider-Platform-UAP-Product-Requirements-Do2.pdf</w:t>
        </w:r>
      </w:hyperlink>
    </w:p>
    <w:p w14:paraId="7CA20743" w14:textId="77777777" w:rsidR="001F5823" w:rsidRPr="001F5823" w:rsidRDefault="001F5823" w:rsidP="001F5823"/>
    <w:p w14:paraId="0D377F4E" w14:textId="445DF87E" w:rsidR="00D33E02" w:rsidRDefault="00346040">
      <w:pPr>
        <w:pStyle w:val="Heading1"/>
      </w:pPr>
      <w:bookmarkStart w:id="59" w:name="_Toc229058689"/>
      <w:bookmarkStart w:id="60" w:name="_Toc229378456"/>
      <w:bookmarkStart w:id="61" w:name="_Toc229401380"/>
      <w:r>
        <w:lastRenderedPageBreak/>
        <w:t>9</w:t>
      </w:r>
      <w:r w:rsidR="00D33E02">
        <w:t>. Global Agentic Orchestrator</w:t>
      </w:r>
      <w:bookmarkEnd w:id="59"/>
      <w:bookmarkEnd w:id="60"/>
      <w:bookmarkEnd w:id="61"/>
    </w:p>
    <w:p w14:paraId="6B8631E1" w14:textId="10D9DC29" w:rsidR="00D33E02" w:rsidRDefault="00346040">
      <w:pPr>
        <w:pStyle w:val="Heading2"/>
      </w:pPr>
      <w:bookmarkStart w:id="62" w:name="_Toc229058690"/>
      <w:bookmarkStart w:id="63" w:name="_Toc229378457"/>
      <w:bookmarkStart w:id="64" w:name="_Toc229401381"/>
      <w:r>
        <w:t>9</w:t>
      </w:r>
      <w:r w:rsidR="00D33E02">
        <w:t>.1 Two-Tier Orchestration</w:t>
      </w:r>
      <w:bookmarkEnd w:id="62"/>
      <w:bookmarkEnd w:id="63"/>
      <w:bookmarkEnd w:id="64"/>
    </w:p>
    <w:p w14:paraId="470A849B" w14:textId="77777777" w:rsidR="00D33E02" w:rsidRDefault="00D33E02">
      <w:pPr>
        <w:pStyle w:val="ListParagraph"/>
        <w:numPr>
          <w:ilvl w:val="0"/>
          <w:numId w:val="2"/>
        </w:numPr>
        <w:spacing w:before="40" w:after="40" w:line="280" w:lineRule="auto"/>
      </w:pPr>
      <w:r>
        <w:rPr>
          <w:color w:val="1F1F1F"/>
        </w:rPr>
        <w:t>Global Orchestrator (central brain) plus Domain Orchestrators (specialists).</w:t>
      </w:r>
    </w:p>
    <w:p w14:paraId="2B70BFCE" w14:textId="77777777" w:rsidR="00D33E02" w:rsidRDefault="00D33E02">
      <w:pPr>
        <w:pStyle w:val="ListParagraph"/>
        <w:numPr>
          <w:ilvl w:val="0"/>
          <w:numId w:val="2"/>
        </w:numPr>
        <w:spacing w:before="40" w:after="40" w:line="280" w:lineRule="auto"/>
      </w:pPr>
      <w:r w:rsidRPr="6CDBB948">
        <w:rPr>
          <w:color w:val="1F1F1F"/>
        </w:rPr>
        <w:t>Global layer owns cross-domain workflows and policies; domain layer owns specialized task execution.</w:t>
      </w:r>
    </w:p>
    <w:p w14:paraId="286CFFF8" w14:textId="79EEC97F" w:rsidR="00D33E02" w:rsidRDefault="00346040">
      <w:pPr>
        <w:pStyle w:val="Heading2"/>
      </w:pPr>
      <w:bookmarkStart w:id="65" w:name="_Toc229058691"/>
      <w:bookmarkStart w:id="66" w:name="_Toc229378458"/>
      <w:bookmarkStart w:id="67" w:name="_Toc229401382"/>
      <w:r>
        <w:t>9</w:t>
      </w:r>
      <w:r w:rsidR="00D33E02">
        <w:t>.2 Three Logical Planes</w:t>
      </w:r>
      <w:bookmarkEnd w:id="65"/>
      <w:bookmarkEnd w:id="66"/>
      <w:bookmarkEnd w:id="67"/>
    </w:p>
    <w:p w14:paraId="7E42F9C9" w14:textId="77777777" w:rsidR="00D33E02" w:rsidRDefault="00D33E02">
      <w:pPr>
        <w:pStyle w:val="ListParagraph"/>
        <w:numPr>
          <w:ilvl w:val="0"/>
          <w:numId w:val="2"/>
        </w:numPr>
        <w:spacing w:before="40" w:after="40" w:line="280" w:lineRule="auto"/>
      </w:pPr>
      <w:r>
        <w:rPr>
          <w:color w:val="1F1F1F"/>
        </w:rPr>
        <w:t>Model Plane — LLM access via UAIS (Azure OpenAI) with content filtering and cost-aware routing.</w:t>
      </w:r>
    </w:p>
    <w:p w14:paraId="330A481A" w14:textId="77777777" w:rsidR="00D33E02" w:rsidRDefault="00D33E02">
      <w:pPr>
        <w:pStyle w:val="ListParagraph"/>
        <w:numPr>
          <w:ilvl w:val="0"/>
          <w:numId w:val="2"/>
        </w:numPr>
        <w:spacing w:before="40" w:after="40" w:line="280" w:lineRule="auto"/>
      </w:pPr>
      <w:r>
        <w:rPr>
          <w:color w:val="1F1F1F"/>
        </w:rPr>
        <w:t>Tool Plane — enterprise APIs exposed as MCP connectors over a standard interface.</w:t>
      </w:r>
    </w:p>
    <w:p w14:paraId="1251C022" w14:textId="77777777" w:rsidR="00D33E02" w:rsidRDefault="00D33E02">
      <w:pPr>
        <w:pStyle w:val="ListParagraph"/>
        <w:numPr>
          <w:ilvl w:val="0"/>
          <w:numId w:val="2"/>
        </w:numPr>
        <w:spacing w:before="40" w:after="40" w:line="280" w:lineRule="auto"/>
      </w:pPr>
      <w:r>
        <w:rPr>
          <w:color w:val="1F1F1F"/>
        </w:rPr>
        <w:t>Agent Plane — domain and platform agents in containers communicating via A2A through the orchestrator.</w:t>
      </w:r>
    </w:p>
    <w:p w14:paraId="2915F398" w14:textId="07573D0C" w:rsidR="00D33E02" w:rsidRDefault="00346040">
      <w:pPr>
        <w:pStyle w:val="Heading2"/>
      </w:pPr>
      <w:bookmarkStart w:id="68" w:name="_Toc229058692"/>
      <w:bookmarkStart w:id="69" w:name="_Toc229378459"/>
      <w:bookmarkStart w:id="70" w:name="_Toc229401383"/>
      <w:r>
        <w:t>9</w:t>
      </w:r>
      <w:r w:rsidR="00D33E02">
        <w:t>.3 Unified Memory</w:t>
      </w:r>
      <w:bookmarkEnd w:id="68"/>
      <w:bookmarkEnd w:id="69"/>
      <w:bookmarkEnd w:id="70"/>
    </w:p>
    <w:p w14:paraId="315187FB" w14:textId="77777777" w:rsidR="00D33E02" w:rsidRDefault="00D33E02">
      <w:pPr>
        <w:pStyle w:val="ListParagraph"/>
        <w:numPr>
          <w:ilvl w:val="0"/>
          <w:numId w:val="2"/>
        </w:numPr>
        <w:spacing w:before="40" w:after="40" w:line="280" w:lineRule="auto"/>
      </w:pPr>
      <w:r>
        <w:rPr>
          <w:color w:val="1F1F1F"/>
        </w:rPr>
        <w:t>Redis for sub-millisecond working memory and session context.</w:t>
      </w:r>
    </w:p>
    <w:p w14:paraId="63C4805A" w14:textId="77777777" w:rsidR="00D33E02" w:rsidRDefault="00D33E02">
      <w:pPr>
        <w:pStyle w:val="ListParagraph"/>
        <w:numPr>
          <w:ilvl w:val="0"/>
          <w:numId w:val="2"/>
        </w:numPr>
        <w:spacing w:before="40" w:after="40" w:line="280" w:lineRule="auto"/>
      </w:pPr>
      <w:r w:rsidRPr="6CDBB948">
        <w:rPr>
          <w:color w:val="1F1F1F"/>
        </w:rPr>
        <w:t>MongoDB for persistent state, AgentCards and episodic memory.</w:t>
      </w:r>
    </w:p>
    <w:p w14:paraId="035BC0C6" w14:textId="77777777" w:rsidR="00D33E02" w:rsidRDefault="00D33E02">
      <w:pPr>
        <w:pStyle w:val="ListParagraph"/>
        <w:numPr>
          <w:ilvl w:val="0"/>
          <w:numId w:val="2"/>
        </w:numPr>
        <w:spacing w:before="40" w:after="40" w:line="280" w:lineRule="auto"/>
      </w:pPr>
      <w:r>
        <w:rPr>
          <w:color w:val="1F1F1F"/>
        </w:rPr>
        <w:t>Vector index (MongoDB vector or Azure AI Search) for RAG and semantic lookups.</w:t>
      </w:r>
    </w:p>
    <w:p w14:paraId="45BB844B" w14:textId="3B4521DE" w:rsidR="00D33E02" w:rsidRDefault="00346040">
      <w:pPr>
        <w:pStyle w:val="Heading2"/>
      </w:pPr>
      <w:bookmarkStart w:id="71" w:name="_Toc229058693"/>
      <w:bookmarkStart w:id="72" w:name="_Toc229378460"/>
      <w:bookmarkStart w:id="73" w:name="_Toc229401384"/>
      <w:r>
        <w:t>9</w:t>
      </w:r>
      <w:r w:rsidR="00D33E02">
        <w:t>.4 General Orchestrator Workflow</w:t>
      </w:r>
      <w:bookmarkEnd w:id="71"/>
      <w:bookmarkEnd w:id="72"/>
      <w:bookmarkEnd w:id="73"/>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2200"/>
        <w:gridCol w:w="4860"/>
      </w:tblGrid>
      <w:tr w:rsidR="007D214F" w14:paraId="54ECE695"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AFC7B24"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4231C31" w14:textId="77777777" w:rsidR="00D33E02" w:rsidRDefault="00D33E02">
            <w:r>
              <w:rPr>
                <w:rFonts w:ascii="Segoe UI Semibold" w:eastAsia="Segoe UI Semibold" w:hAnsi="Segoe UI Semibold" w:cs="Segoe UI Semibold"/>
                <w:b/>
                <w:bCs/>
                <w:color w:val="FFFFFF"/>
                <w:sz w:val="20"/>
                <w:szCs w:val="20"/>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8089E2F" w14:textId="77777777" w:rsidR="00D33E02" w:rsidRDefault="00D33E02">
            <w:r w:rsidRPr="6CDBB948">
              <w:rPr>
                <w:rFonts w:ascii="Segoe UI Semibold" w:eastAsia="Segoe UI Semibold" w:hAnsi="Segoe UI Semibold" w:cs="Segoe UI Semibold"/>
                <w:b/>
                <w:bCs/>
                <w:color w:val="FFFFFF"/>
                <w:sz w:val="20"/>
                <w:szCs w:val="20"/>
              </w:rPr>
              <w:t>Component</w:t>
            </w:r>
          </w:p>
        </w:tc>
        <w:tc>
          <w:tcPr>
            <w:tcW w:w="48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FF54C8" w14:textId="77777777" w:rsidR="00D33E02" w:rsidRDefault="00D33E02">
            <w:r>
              <w:rPr>
                <w:rFonts w:ascii="Segoe UI Semibold" w:eastAsia="Segoe UI Semibold" w:hAnsi="Segoe UI Semibold" w:cs="Segoe UI Semibold"/>
                <w:b/>
                <w:bCs/>
                <w:color w:val="FFFFFF"/>
                <w:sz w:val="20"/>
                <w:szCs w:val="20"/>
              </w:rPr>
              <w:t>Description</w:t>
            </w:r>
          </w:p>
        </w:tc>
      </w:tr>
      <w:tr w:rsidR="007D214F" w14:paraId="3EE9CF4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D33E02" w:rsidRDefault="00D33E02">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ACEC40" w14:textId="77777777" w:rsidR="00D33E02" w:rsidRDefault="00D33E02">
            <w:pPr>
              <w:spacing w:line="260" w:lineRule="auto"/>
            </w:pPr>
            <w:r>
              <w:rPr>
                <w:color w:val="1F1F1F"/>
                <w:sz w:val="20"/>
                <w:szCs w:val="20"/>
              </w:rPr>
              <w:t>Client Request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D80A" w14:textId="77777777" w:rsidR="00D33E02" w:rsidRDefault="00D33E02">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C0F02B" w14:textId="77777777" w:rsidR="00D33E02" w:rsidRDefault="00D33E02">
            <w:pPr>
              <w:spacing w:line="260" w:lineRule="auto"/>
            </w:pPr>
            <w:r>
              <w:rPr>
                <w:color w:val="1F1F1F"/>
                <w:sz w:val="20"/>
                <w:szCs w:val="20"/>
              </w:rPr>
              <w:t>Request enters via domain LLM Gateway with Entra authentication.</w:t>
            </w:r>
          </w:p>
        </w:tc>
      </w:tr>
      <w:tr w:rsidR="007D214F" w14:paraId="5073F257"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D33E02" w:rsidRDefault="00D33E02">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AE9F53" w14:textId="77777777" w:rsidR="00D33E02" w:rsidRDefault="00D33E02">
            <w:pPr>
              <w:spacing w:line="260" w:lineRule="auto"/>
            </w:pPr>
            <w:r>
              <w:rPr>
                <w:color w:val="1F1F1F"/>
                <w:sz w:val="20"/>
                <w:szCs w:val="20"/>
              </w:rPr>
              <w:t>Classify Intent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CEDB2A" w14:textId="77777777" w:rsidR="00D33E02" w:rsidRDefault="00D33E02">
            <w:pPr>
              <w:spacing w:line="260" w:lineRule="auto"/>
            </w:pPr>
            <w:r>
              <w:rPr>
                <w:color w:val="1F1F1F"/>
                <w:sz w:val="20"/>
                <w:szCs w:val="20"/>
              </w:rPr>
              <w:t>Azure Foundry /classify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900440" w14:textId="77777777" w:rsidR="00D33E02" w:rsidRDefault="00D33E02">
            <w:pPr>
              <w:spacing w:line="260" w:lineRule="auto"/>
            </w:pPr>
            <w:r w:rsidRPr="6CDBB948">
              <w:rPr>
                <w:color w:val="1F1F1F"/>
                <w:sz w:val="20"/>
                <w:szCs w:val="20"/>
              </w:rPr>
              <w:t>Determine intent, phase and domain routing.</w:t>
            </w:r>
          </w:p>
        </w:tc>
      </w:tr>
      <w:tr w:rsidR="007D214F" w14:paraId="5733D1C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CD5EC4" w14:textId="77777777" w:rsidR="00D33E02" w:rsidRDefault="00D33E02">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9E58B5" w14:textId="77777777" w:rsidR="00D33E02" w:rsidRDefault="00D33E02">
            <w:pPr>
              <w:spacing w:line="260" w:lineRule="auto"/>
            </w:pPr>
            <w:r w:rsidRPr="6CDBB948">
              <w:rPr>
                <w:color w:val="1F1F1F"/>
                <w:sz w:val="20"/>
                <w:szCs w:val="20"/>
              </w:rPr>
              <w:t>Governance Pre-flight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49A26E" w14:textId="77777777" w:rsidR="00D33E02" w:rsidRDefault="00D33E02">
            <w:pPr>
              <w:spacing w:line="260" w:lineRule="auto"/>
            </w:pPr>
            <w:r>
              <w:rPr>
                <w:color w:val="1F1F1F"/>
                <w:sz w:val="20"/>
                <w:szCs w:val="20"/>
              </w:rPr>
              <w:t>Policy Engine + Entra</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A90AE7" w14:textId="77777777" w:rsidR="00D33E02" w:rsidRDefault="00D33E02">
            <w:pPr>
              <w:spacing w:line="260" w:lineRule="auto"/>
            </w:pPr>
            <w:r w:rsidRPr="6CDBB948">
              <w:rPr>
                <w:color w:val="1F1F1F"/>
                <w:sz w:val="20"/>
                <w:szCs w:val="20"/>
              </w:rPr>
              <w:t>Check entitlements, PHI class, budgets and HITL rules.</w:t>
            </w:r>
          </w:p>
        </w:tc>
      </w:tr>
      <w:tr w:rsidR="007D214F" w14:paraId="192E1B18"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D33E02" w:rsidRDefault="00D33E02">
            <w:pPr>
              <w:spacing w:line="260" w:lineRule="auto"/>
            </w:pPr>
            <w:r>
              <w:rPr>
                <w:color w:val="1F1F1F"/>
                <w:sz w:val="20"/>
                <w:szCs w:val="20"/>
              </w:rPr>
              <w:lastRenderedPageBreak/>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D9E1FB" w14:textId="77777777" w:rsidR="00D33E02" w:rsidRDefault="00D33E02">
            <w:pPr>
              <w:spacing w:line="260" w:lineRule="auto"/>
            </w:pPr>
            <w:r>
              <w:rPr>
                <w:color w:val="1F1F1F"/>
                <w:sz w:val="20"/>
                <w:szCs w:val="20"/>
              </w:rPr>
              <w:t>Select Domain + Plan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590B86" w14:textId="77777777" w:rsidR="00D33E02" w:rsidRDefault="00D33E02">
            <w:pPr>
              <w:spacing w:line="260" w:lineRule="auto"/>
            </w:pPr>
            <w:r>
              <w:rPr>
                <w:color w:val="1F1F1F"/>
                <w:sz w:val="20"/>
                <w:szCs w:val="20"/>
              </w:rPr>
              <w:t>AI Search +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E94061" w14:textId="77777777" w:rsidR="00D33E02" w:rsidRDefault="00D33E02">
            <w:pPr>
              <w:spacing w:line="260" w:lineRule="auto"/>
            </w:pPr>
            <w:r>
              <w:rPr>
                <w:color w:val="1F1F1F"/>
                <w:sz w:val="20"/>
                <w:szCs w:val="20"/>
              </w:rPr>
              <w:t>Query plan registry and domain orchestrator registry.</w:t>
            </w:r>
          </w:p>
        </w:tc>
      </w:tr>
      <w:tr w:rsidR="007D214F" w14:paraId="6D318C8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D33E02" w:rsidRDefault="00D33E02">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1CD581" w14:textId="77777777" w:rsidR="00D33E02" w:rsidRDefault="00D33E02">
            <w:pPr>
              <w:spacing w:line="260" w:lineRule="auto"/>
            </w:pPr>
            <w:r>
              <w:rPr>
                <w:color w:val="1F1F1F"/>
                <w:sz w:val="20"/>
                <w:szCs w:val="20"/>
              </w:rPr>
              <w:t>Resolve + Bind Tools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7DDEFB" w14:textId="77777777" w:rsidR="00D33E02" w:rsidRDefault="00D33E02">
            <w:pPr>
              <w:spacing w:line="260" w:lineRule="auto"/>
            </w:pPr>
            <w:r>
              <w:rPr>
                <w:color w:val="1F1F1F"/>
                <w:sz w:val="20"/>
                <w:szCs w:val="20"/>
              </w:rPr>
              <w:t>MCP / A2A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491CF6" w14:textId="77777777" w:rsidR="00D33E02" w:rsidRDefault="00D33E02">
            <w:pPr>
              <w:spacing w:line="260" w:lineRule="auto"/>
            </w:pPr>
            <w:r>
              <w:rPr>
                <w:color w:val="1F1F1F"/>
                <w:sz w:val="20"/>
                <w:szCs w:val="20"/>
              </w:rPr>
              <w:t>Bind agents via A2A and tools via MCP from registries.</w:t>
            </w:r>
          </w:p>
        </w:tc>
      </w:tr>
      <w:tr w:rsidR="007D214F" w14:paraId="2EEDEA5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D33E02" w:rsidRDefault="00D33E02">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AB4B21" w14:textId="77777777" w:rsidR="00D33E02" w:rsidRDefault="00D33E02">
            <w:pPr>
              <w:spacing w:line="260" w:lineRule="auto"/>
            </w:pPr>
            <w:r>
              <w:rPr>
                <w:color w:val="1F1F1F"/>
                <w:sz w:val="20"/>
                <w:szCs w:val="20"/>
              </w:rPr>
              <w:t>Delegation Envelope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669B86" w14:textId="77777777" w:rsidR="00D33E02" w:rsidRDefault="00D33E02">
            <w:pPr>
              <w:spacing w:line="260" w:lineRule="auto"/>
            </w:pPr>
            <w:r>
              <w:rPr>
                <w:color w:val="1F1F1F"/>
                <w:sz w:val="20"/>
                <w:szCs w:val="20"/>
              </w:rPr>
              <w:t>Orchestration API</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AF8534" w14:textId="77777777" w:rsidR="00D33E02" w:rsidRDefault="00D33E02">
            <w:pPr>
              <w:spacing w:line="260" w:lineRule="auto"/>
            </w:pPr>
            <w:r w:rsidRPr="6CDBB948">
              <w:rPr>
                <w:color w:val="1F1F1F"/>
                <w:sz w:val="20"/>
                <w:szCs w:val="20"/>
              </w:rPr>
              <w:t>Create least-privilege envelope with plan and constraints.</w:t>
            </w:r>
          </w:p>
        </w:tc>
      </w:tr>
      <w:tr w:rsidR="007D214F" w14:paraId="736FBC4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D33E02" w:rsidRDefault="00D33E02">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EC4CDF" w14:textId="77777777" w:rsidR="00D33E02" w:rsidRDefault="00D33E02">
            <w:pPr>
              <w:spacing w:line="260" w:lineRule="auto"/>
            </w:pPr>
            <w:r>
              <w:rPr>
                <w:color w:val="1F1F1F"/>
                <w:sz w:val="20"/>
                <w:szCs w:val="20"/>
              </w:rPr>
              <w:t>Domain Execution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A70EBF" w14:textId="77777777" w:rsidR="00D33E02" w:rsidRDefault="00D33E02">
            <w:pPr>
              <w:spacing w:line="260" w:lineRule="auto"/>
            </w:pPr>
            <w:r>
              <w:rPr>
                <w:color w:val="1F1F1F"/>
                <w:sz w:val="20"/>
                <w:szCs w:val="20"/>
              </w:rPr>
              <w:t>Event Hubs + Engine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663B33" w14:textId="77777777" w:rsidR="00D33E02" w:rsidRDefault="00D33E02">
            <w:pPr>
              <w:spacing w:line="260" w:lineRule="auto"/>
            </w:pPr>
            <w:r>
              <w:rPr>
                <w:color w:val="1F1F1F"/>
                <w:sz w:val="20"/>
                <w:szCs w:val="20"/>
              </w:rPr>
              <w:t>Fan-out via Event Hubs; step loop in the Execution Engine.</w:t>
            </w:r>
          </w:p>
        </w:tc>
      </w:tr>
      <w:tr w:rsidR="007D214F" w14:paraId="07E897A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D33E02" w:rsidRDefault="00D33E02">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DA3895" w14:textId="77777777" w:rsidR="00D33E02" w:rsidRDefault="00D33E02">
            <w:pPr>
              <w:spacing w:line="260" w:lineRule="auto"/>
            </w:pPr>
            <w:r>
              <w:rPr>
                <w:color w:val="1F1F1F"/>
                <w:sz w:val="20"/>
                <w:szCs w:val="20"/>
              </w:rPr>
              <w:t>Memory + Evidence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712EC3" w14:textId="77777777" w:rsidR="00D33E02" w:rsidRDefault="00D33E02">
            <w:pPr>
              <w:spacing w:line="260" w:lineRule="auto"/>
            </w:pPr>
            <w:r>
              <w:rPr>
                <w:color w:val="1F1F1F"/>
                <w:sz w:val="20"/>
                <w:szCs w:val="20"/>
              </w:rPr>
              <w:t>Redis + Cosmos / Mongo</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B1713" w14:textId="77777777" w:rsidR="00D33E02" w:rsidRDefault="00D33E02">
            <w:pPr>
              <w:spacing w:line="260" w:lineRule="auto"/>
            </w:pPr>
            <w:r>
              <w:rPr>
                <w:color w:val="1F1F1F"/>
                <w:sz w:val="20"/>
                <w:szCs w:val="20"/>
              </w:rPr>
              <w:t>Short-term state in Redis; episodic memory in Cosmos / Mongo.</w:t>
            </w:r>
          </w:p>
        </w:tc>
      </w:tr>
      <w:tr w:rsidR="007D214F" w14:paraId="0F7AE84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D33E02" w:rsidRDefault="00D33E02">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6AFE92" w14:textId="77777777" w:rsidR="00D33E02" w:rsidRDefault="00D33E02">
            <w:pPr>
              <w:spacing w:line="260" w:lineRule="auto"/>
            </w:pPr>
            <w:r>
              <w:rPr>
                <w:color w:val="1F1F1F"/>
                <w:sz w:val="20"/>
                <w:szCs w:val="20"/>
              </w:rPr>
              <w:t>Post-flight Checks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DF3E8D" w14:textId="77777777" w:rsidR="00D33E02" w:rsidRDefault="00D33E02">
            <w:pPr>
              <w:spacing w:line="260" w:lineRule="auto"/>
            </w:pPr>
            <w:r>
              <w:rPr>
                <w:color w:val="1F1F1F"/>
                <w:sz w:val="20"/>
                <w:szCs w:val="20"/>
              </w:rPr>
              <w:t>Content Safety + Policy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49692E" w14:textId="77777777" w:rsidR="00D33E02" w:rsidRDefault="00D33E02">
            <w:pPr>
              <w:spacing w:line="260" w:lineRule="auto"/>
            </w:pPr>
            <w:r w:rsidRPr="6CDBB948">
              <w:rPr>
                <w:color w:val="1F1F1F"/>
                <w:sz w:val="20"/>
                <w:szCs w:val="20"/>
              </w:rPr>
              <w:t>PHI redaction, compliance and channel HITL enforcement.</w:t>
            </w:r>
          </w:p>
        </w:tc>
      </w:tr>
      <w:tr w:rsidR="007D214F" w14:paraId="774F3D32"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369756" w14:textId="77777777" w:rsidR="00D33E02" w:rsidRDefault="00D33E02">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B4C44" w14:textId="77777777" w:rsidR="00D33E02" w:rsidRDefault="00D33E02">
            <w:pPr>
              <w:spacing w:line="260" w:lineRule="auto"/>
            </w:pPr>
            <w:r>
              <w:rPr>
                <w:color w:val="1F1F1F"/>
                <w:sz w:val="20"/>
                <w:szCs w:val="20"/>
              </w:rPr>
              <w:t>Normalize + Respond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F09AFF" w14:textId="77777777" w:rsidR="00D33E02" w:rsidRDefault="00D33E02">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0B314D" w14:textId="77777777" w:rsidR="00D33E02" w:rsidRDefault="00D33E02">
            <w:pPr>
              <w:spacing w:line="260" w:lineRule="auto"/>
            </w:pPr>
            <w:r w:rsidRPr="6CDBB948">
              <w:rPr>
                <w:color w:val="1F1F1F"/>
                <w:sz w:val="20"/>
                <w:szCs w:val="20"/>
              </w:rPr>
              <w:t>Standard schema with provenance and trace_id returned to caller.</w:t>
            </w:r>
          </w:p>
        </w:tc>
      </w:tr>
    </w:tbl>
    <w:p w14:paraId="46F998E3" w14:textId="159270D2" w:rsidR="00D33E02" w:rsidRDefault="00346040">
      <w:pPr>
        <w:pStyle w:val="Heading2"/>
      </w:pPr>
      <w:bookmarkStart w:id="74" w:name="_Toc229058694"/>
      <w:bookmarkStart w:id="75" w:name="_Toc229378461"/>
      <w:bookmarkStart w:id="76" w:name="_Toc229401385"/>
      <w:r>
        <w:t>9</w:t>
      </w:r>
      <w:r w:rsidR="00D33E02">
        <w:t>.5 Global Orchestrator Pattern — Nested Workflows</w:t>
      </w:r>
      <w:bookmarkEnd w:id="74"/>
      <w:bookmarkEnd w:id="75"/>
      <w:bookmarkEnd w:id="76"/>
    </w:p>
    <w:p w14:paraId="522CCEA8" w14:textId="77777777" w:rsidR="00D33E02" w:rsidRDefault="00D33E02">
      <w:pPr>
        <w:spacing w:before="60" w:after="60" w:line="300" w:lineRule="auto"/>
      </w:pPr>
      <w:r w:rsidRPr="6CDBB948">
        <w:rPr>
          <w:color w:val="1F1F1F"/>
        </w:rPr>
        <w:t>Workflows compose hierarchically: a domain workflow executes as a step in a parent workflow. The MAF pattern wraps a sub-workflow as an executor via .as_executor(), which supports kwargs propagation, request interception and checkpointing. Use-cases include reusable modules (e.g., a claim-check sub-workflow), team-owned composites, isolated testable sub-units, recursive workflows and cross-service composition via A2A.</w:t>
      </w:r>
    </w:p>
    <w:p w14:paraId="43830A81" w14:textId="27BA236D" w:rsidR="00D33E02" w:rsidRDefault="00D33E02">
      <w:pPr>
        <w:pStyle w:val="Heading1"/>
      </w:pPr>
      <w:bookmarkStart w:id="77" w:name="_Toc229058695"/>
      <w:bookmarkStart w:id="78" w:name="_Toc229378462"/>
      <w:bookmarkStart w:id="79" w:name="_Toc229401386"/>
      <w:r w:rsidRPr="6CDBB948">
        <w:lastRenderedPageBreak/>
        <w:t>1</w:t>
      </w:r>
      <w:r w:rsidR="00346040">
        <w:t>0</w:t>
      </w:r>
      <w:r w:rsidRPr="6CDBB948">
        <w:t>. Orchestration Framework — LangGraph vs MAF</w:t>
      </w:r>
      <w:bookmarkEnd w:id="77"/>
      <w:bookmarkEnd w:id="78"/>
      <w:bookmarkEnd w:id="79"/>
    </w:p>
    <w:p w14:paraId="13E9391D" w14:textId="1C6323E8" w:rsidR="00D33E02" w:rsidRDefault="00D33E02">
      <w:pPr>
        <w:spacing w:before="60" w:after="60" w:line="300" w:lineRule="auto"/>
      </w:pPr>
      <w:r w:rsidRPr="6CDBB948">
        <w:rPr>
          <w:color w:val="1F1F1F"/>
        </w:rPr>
        <w:t>The Global Orchestrator engine requires mature graph orchestration, durable execution, first-class human-in-the-loop and enterprise observability. LangGraph and Microsoft Agent Framework (MAF) were evaluated side-by-side. LangGraph was selected for flexibility and maturity</w:t>
      </w:r>
      <w:r w:rsidR="00B64B18">
        <w:rPr>
          <w:color w:val="1F1F1F"/>
        </w:rPr>
        <w:t xml:space="preserve"> and </w:t>
      </w:r>
      <w:r w:rsidR="008B0FAF">
        <w:rPr>
          <w:color w:val="1F1F1F"/>
        </w:rPr>
        <w:t xml:space="preserve">this </w:t>
      </w:r>
      <w:r w:rsidRPr="6CDBB948">
        <w:rPr>
          <w:color w:val="1F1F1F"/>
        </w:rPr>
        <w:t>; MAF strengths are rebuilt as platform capabilities so that Azure-native observability, identity and compliance hooks are not sacrificed.</w:t>
      </w:r>
    </w:p>
    <w:p w14:paraId="5A499058" w14:textId="7FF99309" w:rsidR="00D33E02" w:rsidRDefault="00D33E02">
      <w:pPr>
        <w:pStyle w:val="Heading2"/>
      </w:pPr>
      <w:bookmarkStart w:id="80" w:name="_Toc229058696"/>
      <w:bookmarkStart w:id="81" w:name="_Toc229378463"/>
      <w:bookmarkStart w:id="82" w:name="_Toc229401387"/>
      <w:r>
        <w:t>1</w:t>
      </w:r>
      <w:r w:rsidR="00346040">
        <w:t>0</w:t>
      </w:r>
      <w:r>
        <w:t>.1 Capability Comparison</w:t>
      </w:r>
      <w:bookmarkEnd w:id="80"/>
      <w:bookmarkEnd w:id="81"/>
      <w:bookmarkEnd w:id="82"/>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7D214F" w14:paraId="4A5C3F2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80B4345" w14:textId="77777777" w:rsidR="00D33E02" w:rsidRDefault="00D33E02">
            <w:r>
              <w:rPr>
                <w:rFonts w:ascii="Segoe UI Semibold" w:eastAsia="Segoe UI Semibold" w:hAnsi="Segoe UI Semibold" w:cs="Segoe UI Semibold"/>
                <w:b/>
                <w:bCs/>
                <w:color w:val="FFFFFF"/>
                <w:sz w:val="20"/>
                <w:szCs w:val="20"/>
              </w:rPr>
              <w:t>Dimension</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322EE41" w14:textId="77777777" w:rsidR="00D33E02" w:rsidRDefault="00D33E02">
            <w:r w:rsidRPr="6CDBB948">
              <w:rPr>
                <w:rFonts w:ascii="Segoe UI Semibold" w:eastAsia="Segoe UI Semibold" w:hAnsi="Segoe UI Semibold" w:cs="Segoe UI Semibold"/>
                <w:b/>
                <w:bCs/>
                <w:color w:val="FFFFFF"/>
                <w:sz w:val="20"/>
                <w:szCs w:val="20"/>
              </w:rPr>
              <w:t>LangGraph</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3E0A13E" w14:textId="77777777" w:rsidR="00D33E02" w:rsidRDefault="00D33E02">
            <w:r>
              <w:rPr>
                <w:rFonts w:ascii="Segoe UI Semibold" w:eastAsia="Segoe UI Semibold" w:hAnsi="Segoe UI Semibold" w:cs="Segoe UI Semibold"/>
                <w:b/>
                <w:bCs/>
                <w:color w:val="FFFFFF"/>
                <w:sz w:val="20"/>
                <w:szCs w:val="20"/>
              </w:rPr>
              <w:t>MAF (v1.0)</w:t>
            </w:r>
          </w:p>
        </w:tc>
        <w:tc>
          <w:tcPr>
            <w:tcW w:w="1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449B647" w14:textId="77777777" w:rsidR="00D33E02" w:rsidRDefault="00D33E02">
            <w:r>
              <w:rPr>
                <w:rFonts w:ascii="Segoe UI Semibold" w:eastAsia="Segoe UI Semibold" w:hAnsi="Segoe UI Semibold" w:cs="Segoe UI Semibold"/>
                <w:b/>
                <w:bCs/>
                <w:color w:val="FFFFFF"/>
                <w:sz w:val="20"/>
                <w:szCs w:val="20"/>
              </w:rPr>
              <w:t>Decision</w:t>
            </w:r>
          </w:p>
        </w:tc>
      </w:tr>
      <w:tr w:rsidR="007D214F" w14:paraId="5AF1656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E62017" w14:textId="77777777" w:rsidR="00D33E02" w:rsidRDefault="00D33E02">
            <w:pPr>
              <w:spacing w:line="260" w:lineRule="auto"/>
            </w:pPr>
            <w:r>
              <w:rPr>
                <w:color w:val="1F1F1F"/>
                <w:sz w:val="20"/>
                <w:szCs w:val="20"/>
              </w:rPr>
              <w:t>Maturity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F86510" w14:textId="77777777" w:rsidR="00D33E02" w:rsidRDefault="00D33E02">
            <w:pPr>
              <w:spacing w:line="260" w:lineRule="auto"/>
            </w:pPr>
            <w:r>
              <w:rPr>
                <w:color w:val="1F1F1F"/>
                <w:sz w:val="20"/>
                <w:szCs w:val="20"/>
              </w:rPr>
              <w:t>Mature, MIT-licensed, production-proven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846D09" w14:textId="77777777" w:rsidR="00D33E02" w:rsidRDefault="00D33E02">
            <w:pPr>
              <w:spacing w:line="260" w:lineRule="auto"/>
            </w:pPr>
            <w:r>
              <w:rPr>
                <w:color w:val="1F1F1F"/>
                <w:sz w:val="20"/>
                <w:szCs w:val="20"/>
              </w:rPr>
              <w:t>New v1.0; improving rapidly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3D9054" w14:textId="77777777" w:rsidR="00D33E02" w:rsidRDefault="00D33E02">
            <w:pPr>
              <w:spacing w:line="260" w:lineRule="auto"/>
            </w:pPr>
            <w:r w:rsidRPr="6CDBB948">
              <w:rPr>
                <w:color w:val="1F1F1F"/>
                <w:sz w:val="20"/>
                <w:szCs w:val="20"/>
              </w:rPr>
              <w:t>LangGraph</w:t>
            </w:r>
          </w:p>
        </w:tc>
      </w:tr>
      <w:tr w:rsidR="007D214F" w14:paraId="0CF1C2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701DF2" w14:textId="77777777" w:rsidR="00D33E02" w:rsidRDefault="00D33E02">
            <w:pPr>
              <w:spacing w:line="260" w:lineRule="auto"/>
            </w:pPr>
            <w:r>
              <w:rPr>
                <w:color w:val="1F1F1F"/>
                <w:sz w:val="20"/>
                <w:szCs w:val="20"/>
              </w:rPr>
              <w:t>Control Granularity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0996EB" w14:textId="77777777" w:rsidR="00D33E02" w:rsidRDefault="00D33E02">
            <w:pPr>
              <w:spacing w:line="260" w:lineRule="auto"/>
            </w:pPr>
            <w:r>
              <w:rPr>
                <w:color w:val="1F1F1F"/>
                <w:sz w:val="20"/>
                <w:szCs w:val="20"/>
              </w:rPr>
              <w:t>Custom graph: nodes, branches, parallel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78B92" w14:textId="77777777" w:rsidR="00D33E02" w:rsidRDefault="00D33E02">
            <w:pPr>
              <w:spacing w:line="260" w:lineRule="auto"/>
            </w:pPr>
            <w:r w:rsidRPr="6CDBB948">
              <w:rPr>
                <w:color w:val="1F1F1F"/>
                <w:sz w:val="20"/>
                <w:szCs w:val="20"/>
              </w:rPr>
              <w:t>WorkflowBuilder DAG</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9B0547" w14:textId="77777777" w:rsidR="00D33E02" w:rsidRDefault="00D33E02">
            <w:pPr>
              <w:spacing w:line="260" w:lineRule="auto"/>
            </w:pPr>
            <w:r w:rsidRPr="6CDBB948">
              <w:rPr>
                <w:color w:val="1F1F1F"/>
                <w:sz w:val="20"/>
                <w:szCs w:val="20"/>
              </w:rPr>
              <w:t>LangGraph</w:t>
            </w:r>
          </w:p>
        </w:tc>
      </w:tr>
      <w:tr w:rsidR="007D214F" w14:paraId="3435764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4ECA1E" w14:textId="77777777" w:rsidR="00D33E02" w:rsidRDefault="00D33E02">
            <w:pPr>
              <w:spacing w:line="260" w:lineRule="auto"/>
            </w:pPr>
            <w:r>
              <w:rPr>
                <w:color w:val="1F1F1F"/>
                <w:sz w:val="20"/>
                <w:szCs w:val="20"/>
              </w:rPr>
              <w:t>Durable Execution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2D582" w14:textId="77777777" w:rsidR="00D33E02" w:rsidRDefault="00D33E02">
            <w:pPr>
              <w:spacing w:line="260" w:lineRule="auto"/>
            </w:pPr>
            <w:r>
              <w:rPr>
                <w:color w:val="1F1F1F"/>
                <w:sz w:val="20"/>
                <w:szCs w:val="20"/>
              </w:rPr>
              <w:t>Built-in checkpointing and recovery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60EC31" w14:textId="77777777" w:rsidR="00D33E02" w:rsidRDefault="00D33E02">
            <w:pPr>
              <w:spacing w:line="260" w:lineRule="auto"/>
            </w:pPr>
            <w:r>
              <w:rPr>
                <w:color w:val="1F1F1F"/>
                <w:sz w:val="20"/>
                <w:szCs w:val="20"/>
              </w:rPr>
              <w:t>Workflow checkpoints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C4FC54" w14:textId="77777777" w:rsidR="00D33E02" w:rsidRDefault="00D33E02">
            <w:pPr>
              <w:spacing w:line="260" w:lineRule="auto"/>
            </w:pPr>
            <w:r>
              <w:rPr>
                <w:color w:val="1F1F1F"/>
                <w:sz w:val="20"/>
                <w:szCs w:val="20"/>
              </w:rPr>
              <w:t>Comparable</w:t>
            </w:r>
          </w:p>
        </w:tc>
      </w:tr>
      <w:tr w:rsidR="007D214F" w14:paraId="34FD189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34742E" w14:textId="77777777" w:rsidR="00D33E02" w:rsidRDefault="00D33E02">
            <w:pPr>
              <w:spacing w:line="260" w:lineRule="auto"/>
            </w:pPr>
            <w:r>
              <w:rPr>
                <w:color w:val="1F1F1F"/>
                <w:sz w:val="20"/>
                <w:szCs w:val="20"/>
              </w:rPr>
              <w:t>Human-in-the-Loop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559EAF" w14:textId="77777777" w:rsidR="00D33E02" w:rsidRDefault="00D33E02">
            <w:pPr>
              <w:spacing w:line="260" w:lineRule="auto"/>
            </w:pPr>
            <w:r>
              <w:rPr>
                <w:color w:val="1F1F1F"/>
                <w:sz w:val="20"/>
                <w:szCs w:val="20"/>
              </w:rPr>
              <w:t>Native interrupts and state edits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1659E5" w14:textId="77777777" w:rsidR="00D33E02" w:rsidRDefault="00D33E02">
            <w:pPr>
              <w:spacing w:line="260" w:lineRule="auto"/>
            </w:pPr>
            <w:r>
              <w:rPr>
                <w:color w:val="1F1F1F"/>
                <w:sz w:val="20"/>
                <w:szCs w:val="20"/>
              </w:rPr>
              <w:t>First-class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881A78" w14:textId="77777777" w:rsidR="00D33E02" w:rsidRDefault="00D33E02">
            <w:pPr>
              <w:spacing w:line="260" w:lineRule="auto"/>
            </w:pPr>
            <w:r>
              <w:rPr>
                <w:color w:val="1F1F1F"/>
                <w:sz w:val="20"/>
                <w:szCs w:val="20"/>
              </w:rPr>
              <w:t>Comparable</w:t>
            </w:r>
          </w:p>
        </w:tc>
      </w:tr>
      <w:tr w:rsidR="007D214F" w14:paraId="0B7F57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CC5AD9" w14:textId="77777777" w:rsidR="00D33E02" w:rsidRDefault="00D33E02">
            <w:pPr>
              <w:spacing w:line="260" w:lineRule="auto"/>
            </w:pPr>
            <w:r>
              <w:rPr>
                <w:color w:val="1F1F1F"/>
                <w:sz w:val="20"/>
                <w:szCs w:val="20"/>
              </w:rPr>
              <w:t>Enterprise Observability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76FB8" w14:textId="77777777" w:rsidR="00D33E02" w:rsidRDefault="00D33E02">
            <w:pPr>
              <w:spacing w:line="260" w:lineRule="auto"/>
            </w:pPr>
            <w:r w:rsidRPr="6CDBB948">
              <w:rPr>
                <w:color w:val="1F1F1F"/>
                <w:sz w:val="20"/>
                <w:szCs w:val="20"/>
              </w:rPr>
              <w:t>Requires LangSmith or custom</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3E5646" w14:textId="77777777" w:rsidR="00D33E02" w:rsidRDefault="00D33E02">
            <w:pPr>
              <w:spacing w:line="260" w:lineRule="auto"/>
            </w:pPr>
            <w:r w:rsidRPr="6CDBB948">
              <w:rPr>
                <w:color w:val="1F1F1F"/>
                <w:sz w:val="20"/>
                <w:szCs w:val="20"/>
              </w:rPr>
              <w:t>Native OTel + Azure Monitor</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E020C80" w14:textId="77777777" w:rsidR="00D33E02" w:rsidRDefault="00D33E02">
            <w:pPr>
              <w:spacing w:line="260" w:lineRule="auto"/>
            </w:pPr>
            <w:r>
              <w:rPr>
                <w:color w:val="1F1F1F"/>
                <w:sz w:val="20"/>
                <w:szCs w:val="20"/>
              </w:rPr>
              <w:t>MAF</w:t>
            </w:r>
          </w:p>
        </w:tc>
      </w:tr>
      <w:tr w:rsidR="007D214F" w14:paraId="0C696EA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D6A0B3" w14:textId="77777777" w:rsidR="00D33E02" w:rsidRDefault="00D33E02">
            <w:pPr>
              <w:spacing w:line="260" w:lineRule="auto"/>
            </w:pPr>
            <w:r>
              <w:rPr>
                <w:color w:val="1F1F1F"/>
                <w:sz w:val="20"/>
                <w:szCs w:val="20"/>
              </w:rPr>
              <w:t>Managed Identity / RBAC</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0E9D27" w14:textId="77777777" w:rsidR="00D33E02" w:rsidRDefault="00D33E02">
            <w:pPr>
              <w:spacing w:line="260" w:lineRule="auto"/>
            </w:pPr>
            <w:r>
              <w:rPr>
                <w:color w:val="1F1F1F"/>
                <w:sz w:val="20"/>
                <w:szCs w:val="20"/>
              </w:rPr>
              <w:t>Manual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77E21F" w14:textId="77777777" w:rsidR="00D33E02" w:rsidRDefault="00D33E02">
            <w:pPr>
              <w:spacing w:line="260" w:lineRule="auto"/>
            </w:pPr>
            <w:r>
              <w:rPr>
                <w:color w:val="1F1F1F"/>
                <w:sz w:val="20"/>
                <w:szCs w:val="20"/>
              </w:rPr>
              <w:t>Native, platform-level</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6E7715" w14:textId="77777777" w:rsidR="00D33E02" w:rsidRDefault="00D33E02">
            <w:pPr>
              <w:spacing w:line="260" w:lineRule="auto"/>
            </w:pPr>
            <w:r>
              <w:rPr>
                <w:color w:val="1F1F1F"/>
                <w:sz w:val="20"/>
                <w:szCs w:val="20"/>
              </w:rPr>
              <w:t>MAF</w:t>
            </w:r>
          </w:p>
        </w:tc>
      </w:tr>
      <w:tr w:rsidR="007D214F" w14:paraId="21F8D8E5"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AC277C" w14:textId="77777777" w:rsidR="00D33E02" w:rsidRDefault="00D33E02">
            <w:pPr>
              <w:spacing w:line="260" w:lineRule="auto"/>
            </w:pPr>
            <w:r>
              <w:rPr>
                <w:color w:val="1F1F1F"/>
                <w:sz w:val="20"/>
                <w:szCs w:val="20"/>
              </w:rPr>
              <w:t>A2A Interoperability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DA37B2" w14:textId="77777777" w:rsidR="00D33E02" w:rsidRDefault="00D33E02">
            <w:pPr>
              <w:spacing w:line="260" w:lineRule="auto"/>
            </w:pPr>
            <w:r>
              <w:rPr>
                <w:color w:val="1F1F1F"/>
                <w:sz w:val="20"/>
                <w:szCs w:val="20"/>
              </w:rPr>
              <w:t>Framework-agnostic open protocols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FE523" w14:textId="77777777" w:rsidR="00D33E02" w:rsidRDefault="00D33E02">
            <w:pPr>
              <w:spacing w:line="260" w:lineRule="auto"/>
            </w:pPr>
            <w:r>
              <w:rPr>
                <w:color w:val="1F1F1F"/>
                <w:sz w:val="20"/>
                <w:szCs w:val="20"/>
              </w:rPr>
              <w:t>Best with MS agents (v1.0)</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A27FF1" w14:textId="77777777" w:rsidR="00D33E02" w:rsidRDefault="00D33E02">
            <w:pPr>
              <w:spacing w:line="260" w:lineRule="auto"/>
            </w:pPr>
            <w:r w:rsidRPr="6CDBB948">
              <w:rPr>
                <w:color w:val="1F1F1F"/>
                <w:sz w:val="20"/>
                <w:szCs w:val="20"/>
              </w:rPr>
              <w:t>LangGraph</w:t>
            </w:r>
          </w:p>
        </w:tc>
      </w:tr>
      <w:tr w:rsidR="007D214F" w14:paraId="6DBB2BA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94CBE4" w14:textId="77777777" w:rsidR="00D33E02" w:rsidRDefault="00D33E02">
            <w:pPr>
              <w:spacing w:line="260" w:lineRule="auto"/>
            </w:pPr>
            <w:r>
              <w:rPr>
                <w:color w:val="1F1F1F"/>
                <w:sz w:val="20"/>
                <w:szCs w:val="20"/>
              </w:rPr>
              <w:t>Foundry Hosting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2E285E" w14:textId="77777777" w:rsidR="00D33E02" w:rsidRDefault="00D33E02">
            <w:pPr>
              <w:spacing w:line="260" w:lineRule="auto"/>
            </w:pPr>
            <w:r>
              <w:rPr>
                <w:color w:val="1F1F1F"/>
                <w:sz w:val="20"/>
                <w:szCs w:val="20"/>
              </w:rPr>
              <w:t>Runs natively alongside MAF</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DD8F2D" w14:textId="77777777" w:rsidR="00D33E02" w:rsidRDefault="00D33E02">
            <w:pPr>
              <w:spacing w:line="260" w:lineRule="auto"/>
            </w:pPr>
            <w:r>
              <w:rPr>
                <w:color w:val="1F1F1F"/>
                <w:sz w:val="20"/>
                <w:szCs w:val="20"/>
              </w:rPr>
              <w:t>Native Foundry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E02DC0" w14:textId="77777777" w:rsidR="00D33E02" w:rsidRDefault="00D33E02">
            <w:pPr>
              <w:spacing w:line="260" w:lineRule="auto"/>
            </w:pPr>
            <w:r>
              <w:rPr>
                <w:color w:val="1F1F1F"/>
                <w:sz w:val="20"/>
                <w:szCs w:val="20"/>
              </w:rPr>
              <w:t>Both</w:t>
            </w:r>
          </w:p>
        </w:tc>
      </w:tr>
      <w:tr w:rsidR="007D214F" w14:paraId="0D82D1F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77BD8A" w14:textId="77777777" w:rsidR="00D33E02" w:rsidRDefault="00D33E02">
            <w:pPr>
              <w:spacing w:line="260" w:lineRule="auto"/>
            </w:pPr>
            <w:r>
              <w:rPr>
                <w:color w:val="1F1F1F"/>
                <w:sz w:val="20"/>
                <w:szCs w:val="20"/>
              </w:rPr>
              <w:lastRenderedPageBreak/>
              <w:t>Compliance Logging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B1545A" w14:textId="77777777" w:rsidR="00D33E02" w:rsidRDefault="00D33E02">
            <w:pPr>
              <w:spacing w:line="260" w:lineRule="auto"/>
            </w:pPr>
            <w:r>
              <w:rPr>
                <w:color w:val="1F1F1F"/>
                <w:sz w:val="20"/>
                <w:szCs w:val="20"/>
              </w:rPr>
              <w:t>Custom audit trail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EB3630" w14:textId="77777777" w:rsidR="00D33E02" w:rsidRDefault="00D33E02">
            <w:pPr>
              <w:spacing w:line="260" w:lineRule="auto"/>
            </w:pPr>
            <w:r>
              <w:rPr>
                <w:color w:val="1F1F1F"/>
                <w:sz w:val="20"/>
                <w:szCs w:val="20"/>
              </w:rPr>
              <w:t>Native workflow hooks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A7C569" w14:textId="77777777" w:rsidR="00D33E02" w:rsidRDefault="00D33E02">
            <w:pPr>
              <w:spacing w:line="260" w:lineRule="auto"/>
            </w:pPr>
            <w:r>
              <w:rPr>
                <w:color w:val="1F1F1F"/>
                <w:sz w:val="20"/>
                <w:szCs w:val="20"/>
              </w:rPr>
              <w:t>MAF</w:t>
            </w:r>
          </w:p>
        </w:tc>
      </w:tr>
      <w:tr w:rsidR="007D214F" w14:paraId="191589E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FA0B8A" w14:textId="77777777" w:rsidR="00D33E02" w:rsidRDefault="00D33E02">
            <w:pPr>
              <w:spacing w:line="260" w:lineRule="auto"/>
            </w:pPr>
            <w:r>
              <w:rPr>
                <w:color w:val="1F1F1F"/>
                <w:sz w:val="20"/>
                <w:szCs w:val="20"/>
              </w:rPr>
              <w:t>Multi-Agent Flexibility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339EE" w14:textId="77777777" w:rsidR="00D33E02" w:rsidRDefault="00D33E02">
            <w:pPr>
              <w:spacing w:line="260" w:lineRule="auto"/>
            </w:pPr>
            <w:r>
              <w:rPr>
                <w:color w:val="1F1F1F"/>
                <w:sz w:val="20"/>
                <w:szCs w:val="20"/>
              </w:rPr>
              <w:t>Low friction for complex scenarios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3D19D3" w14:textId="77777777" w:rsidR="00D33E02" w:rsidRDefault="00D33E02">
            <w:pPr>
              <w:spacing w:line="260" w:lineRule="auto"/>
            </w:pPr>
            <w:r>
              <w:rPr>
                <w:color w:val="1F1F1F"/>
                <w:sz w:val="20"/>
                <w:szCs w:val="20"/>
              </w:rPr>
              <w:t>More boilerplate in v1.0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9909F7" w14:textId="77777777" w:rsidR="00D33E02" w:rsidRDefault="00D33E02">
            <w:pPr>
              <w:spacing w:line="260" w:lineRule="auto"/>
            </w:pPr>
            <w:r w:rsidRPr="6CDBB948">
              <w:rPr>
                <w:color w:val="1F1F1F"/>
                <w:sz w:val="20"/>
                <w:szCs w:val="20"/>
              </w:rPr>
              <w:t>LangGraph</w:t>
            </w:r>
          </w:p>
        </w:tc>
      </w:tr>
    </w:tbl>
    <w:p w14:paraId="538B4CCA" w14:textId="76CAD8F2" w:rsidR="00D33E02" w:rsidRDefault="00D33E02">
      <w:pPr>
        <w:pStyle w:val="Heading2"/>
      </w:pPr>
      <w:bookmarkStart w:id="83" w:name="_Toc229058697"/>
      <w:bookmarkStart w:id="84" w:name="_Toc229378464"/>
      <w:bookmarkStart w:id="85" w:name="_Toc229401388"/>
      <w:r>
        <w:t>1</w:t>
      </w:r>
      <w:r w:rsidR="00346040">
        <w:t>0</w:t>
      </w:r>
      <w:r>
        <w:t>.2 Compliance Posture</w:t>
      </w:r>
      <w:bookmarkEnd w:id="83"/>
      <w:bookmarkEnd w:id="84"/>
      <w:bookmarkEnd w:id="85"/>
    </w:p>
    <w:p w14:paraId="42A27FD9" w14:textId="77777777" w:rsidR="00D33E02" w:rsidRDefault="00D33E02">
      <w:pPr>
        <w:spacing w:before="60" w:after="60" w:line="300" w:lineRule="auto"/>
      </w:pPr>
      <w:r w:rsidRPr="6CDBB948">
        <w:rPr>
          <w:color w:val="1F1F1F"/>
        </w:rPr>
        <w:t>MAF offers native Entra ID, Managed Identity, workflow-level audit hooks and Azure Monitor integration, while LangGraph requires custom built equivalents. The UAP platform compensates by providing those capabilities as shared services (managed identity injection, OTel exporters, audit log fan-out, RBAC at platform level) so that LangGraph inherits Azure-native compliance posture.</w:t>
      </w:r>
    </w:p>
    <w:p w14:paraId="3A83F8B8" w14:textId="7B68B59B" w:rsidR="00D33E02" w:rsidRDefault="00D33E02">
      <w:pPr>
        <w:pStyle w:val="Heading1"/>
      </w:pPr>
      <w:bookmarkStart w:id="86" w:name="_Toc229058698"/>
      <w:bookmarkStart w:id="87" w:name="_Toc229378465"/>
      <w:bookmarkStart w:id="88" w:name="_Toc229401389"/>
      <w:r>
        <w:lastRenderedPageBreak/>
        <w:t>1</w:t>
      </w:r>
      <w:r w:rsidR="00346040">
        <w:t>1</w:t>
      </w:r>
      <w:r>
        <w:t>. Communication Patterns</w:t>
      </w:r>
      <w:bookmarkEnd w:id="86"/>
      <w:bookmarkEnd w:id="87"/>
      <w:bookmarkEnd w:id="88"/>
    </w:p>
    <w:p w14:paraId="652400CD" w14:textId="12896746" w:rsidR="00D33E02" w:rsidRDefault="00D33E02">
      <w:pPr>
        <w:pStyle w:val="Heading2"/>
      </w:pPr>
      <w:bookmarkStart w:id="89" w:name="_Toc229058699"/>
      <w:bookmarkStart w:id="90" w:name="_Toc229378466"/>
      <w:bookmarkStart w:id="91" w:name="_Toc229401390"/>
      <w:r>
        <w:t>1</w:t>
      </w:r>
      <w:r w:rsidR="00346040">
        <w:t>1</w:t>
      </w:r>
      <w:r>
        <w:t>.1 Default — Direct Orchestrator-to-Orchestrator Calls</w:t>
      </w:r>
      <w:bookmarkEnd w:id="89"/>
      <w:bookmarkEnd w:id="90"/>
      <w:bookmarkEnd w:id="91"/>
    </w:p>
    <w:p w14:paraId="390D99A2" w14:textId="7D4BEBF4" w:rsidR="00D33E02" w:rsidRDefault="00D33E02">
      <w:pPr>
        <w:pStyle w:val="ListParagraph"/>
        <w:numPr>
          <w:ilvl w:val="0"/>
          <w:numId w:val="2"/>
        </w:numPr>
        <w:spacing w:before="40" w:after="40" w:line="280" w:lineRule="auto"/>
      </w:pPr>
      <w:r>
        <w:rPr>
          <w:color w:val="1F1F1F"/>
        </w:rPr>
        <w:t>Global Orchestrator packages a delegation envelope and invokes a Domain endpoint over a</w:t>
      </w:r>
      <w:del w:id="92" w:author="Rajesh Singh (Applied AI)" w:date="2026-05-11T14:27:00Z" w16du:dateUtc="2026-05-11T19:27:00Z">
        <w:r w:rsidDel="00427A79">
          <w:rPr>
            <w:color w:val="1F1F1F"/>
          </w:rPr>
          <w:delText xml:space="preserve"> </w:delText>
        </w:r>
      </w:del>
      <w:r>
        <w:rPr>
          <w:color w:val="1F1F1F"/>
        </w:rPr>
        <w:t>synchronous API.</w:t>
      </w:r>
    </w:p>
    <w:p w14:paraId="1AC221E0" w14:textId="77777777" w:rsidR="00C950EC" w:rsidRDefault="00D33E02" w:rsidP="00C950EC">
      <w:pPr>
        <w:pStyle w:val="ListParagraph"/>
        <w:numPr>
          <w:ilvl w:val="0"/>
          <w:numId w:val="2"/>
        </w:numPr>
        <w:spacing w:before="40" w:after="40" w:line="280" w:lineRule="auto"/>
        <w:rPr>
          <w:ins w:id="93" w:author="Rajesh Singh (Applied AI)" w:date="2026-05-11T14:29:00Z" w16du:dateUtc="2026-05-11T19:29:00Z"/>
          <w:color w:val="1F1F1F"/>
        </w:rPr>
      </w:pPr>
      <w:r w:rsidRPr="6CDBB948">
        <w:rPr>
          <w:color w:val="1F1F1F"/>
        </w:rPr>
        <w:t>LangGraph's durable execution pauses the global workflow while the domain runs — no CPU consumed during wait.</w:t>
      </w:r>
      <w:ins w:id="94" w:author="Rajesh Singh (Applied AI)" w:date="2026-05-11T14:28:00Z" w16du:dateUtc="2026-05-11T19:28:00Z">
        <w:r w:rsidR="008D4F22">
          <w:rPr>
            <w:color w:val="1F1F1F"/>
          </w:rPr>
          <w:t xml:space="preserve"> </w:t>
        </w:r>
      </w:ins>
      <w:ins w:id="95" w:author="Rajesh Singh (Applied AI)" w:date="2026-05-11T14:28:00Z">
        <w:r w:rsidR="00E4681A" w:rsidRPr="00E4681A">
          <w:rPr>
            <w:color w:val="1F1F1F"/>
          </w:rPr>
          <w:t>LangGraph supports orchestrators that call other agents (or sub</w:t>
        </w:r>
        <w:r w:rsidR="00E4681A" w:rsidRPr="00E4681A">
          <w:rPr>
            <w:color w:val="1F1F1F"/>
          </w:rPr>
          <w:noBreakHyphen/>
          <w:t>graphs) asynchronously, including running them in parallel.</w:t>
        </w:r>
      </w:ins>
      <w:ins w:id="96" w:author="Rajesh Singh (Applied AI)" w:date="2026-05-11T14:29:00Z" w16du:dateUtc="2026-05-11T19:29:00Z">
        <w:r w:rsidR="00C950EC">
          <w:rPr>
            <w:color w:val="1F1F1F"/>
          </w:rPr>
          <w:t xml:space="preserve"> </w:t>
        </w:r>
      </w:ins>
    </w:p>
    <w:p w14:paraId="6B27570E" w14:textId="37A6F2EC" w:rsidR="00C950EC" w:rsidRPr="00C950EC" w:rsidRDefault="00C950EC" w:rsidP="00C950EC">
      <w:pPr>
        <w:pStyle w:val="ListParagraph"/>
        <w:numPr>
          <w:ilvl w:val="0"/>
          <w:numId w:val="2"/>
        </w:numPr>
        <w:spacing w:before="40" w:after="40" w:line="280" w:lineRule="auto"/>
        <w:rPr>
          <w:ins w:id="97" w:author="Rajesh Singh (Applied AI)" w:date="2026-05-11T14:29:00Z"/>
          <w:color w:val="1F1F1F"/>
        </w:rPr>
      </w:pPr>
      <w:ins w:id="98" w:author="Rajesh Singh (Applied AI)" w:date="2026-05-11T14:29:00Z">
        <w:r w:rsidRPr="00C950EC">
          <w:rPr>
            <w:color w:val="1F1F1F"/>
          </w:rPr>
          <w:t>LangGraph is built around StateGraph / graph nodes, not a single “agent” abstraction, so any node in your orchestrator graph can:</w:t>
        </w:r>
      </w:ins>
    </w:p>
    <w:p w14:paraId="5F439DCF" w14:textId="73D5CC00" w:rsidR="00C950EC" w:rsidRPr="00C950EC" w:rsidRDefault="00C950EC" w:rsidP="00C950EC">
      <w:pPr>
        <w:pStyle w:val="ListParagraph"/>
        <w:numPr>
          <w:ilvl w:val="0"/>
          <w:numId w:val="40"/>
        </w:numPr>
        <w:spacing w:before="40" w:after="40" w:line="280" w:lineRule="auto"/>
        <w:rPr>
          <w:ins w:id="99" w:author="Rajesh Singh (Applied AI)" w:date="2026-05-11T14:29:00Z"/>
          <w:color w:val="1F1F1F"/>
        </w:rPr>
        <w:pPrChange w:id="100" w:author="Rajesh Singh (Applied AI)" w:date="2026-05-11T14:29:00Z" w16du:dateUtc="2026-05-11T19:29:00Z">
          <w:pPr>
            <w:pStyle w:val="ListParagraph"/>
            <w:numPr>
              <w:numId w:val="2"/>
            </w:numPr>
            <w:spacing w:before="40" w:after="40" w:line="280" w:lineRule="auto"/>
          </w:pPr>
        </w:pPrChange>
      </w:pPr>
      <w:ins w:id="101" w:author="Rajesh Singh (Applied AI)" w:date="2026-05-11T14:29:00Z">
        <w:r w:rsidRPr="00C950EC">
          <w:rPr>
            <w:color w:val="1F1F1F"/>
          </w:rPr>
          <w:t>Call tools, models, or other services using async functions.</w:t>
        </w:r>
      </w:ins>
    </w:p>
    <w:p w14:paraId="4009FEF7" w14:textId="77777777" w:rsidR="00C950EC" w:rsidRPr="00C950EC" w:rsidRDefault="00C950EC" w:rsidP="00C950EC">
      <w:pPr>
        <w:pStyle w:val="ListParagraph"/>
        <w:numPr>
          <w:ilvl w:val="0"/>
          <w:numId w:val="40"/>
        </w:numPr>
        <w:spacing w:before="40" w:after="40" w:line="280" w:lineRule="auto"/>
        <w:rPr>
          <w:ins w:id="102" w:author="Rajesh Singh (Applied AI)" w:date="2026-05-11T14:29:00Z"/>
          <w:color w:val="1F1F1F"/>
        </w:rPr>
        <w:pPrChange w:id="103" w:author="Rajesh Singh (Applied AI)" w:date="2026-05-11T14:29:00Z" w16du:dateUtc="2026-05-11T19:29:00Z">
          <w:pPr>
            <w:pStyle w:val="ListParagraph"/>
            <w:numPr>
              <w:numId w:val="2"/>
            </w:numPr>
            <w:spacing w:before="40" w:after="40" w:line="280" w:lineRule="auto"/>
          </w:pPr>
        </w:pPrChange>
      </w:pPr>
      <w:ins w:id="104" w:author="Rajesh Singh (Applied AI)" w:date="2026-05-11T14:29:00Z">
        <w:r w:rsidRPr="00C950EC">
          <w:rPr>
            <w:color w:val="1F1F1F"/>
          </w:rPr>
          <w:t>Spawn or route into other graphs (worker agents) when you use orchestrator</w:t>
        </w:r>
        <w:r w:rsidRPr="00C950EC">
          <w:rPr>
            <w:color w:val="1F1F1F"/>
          </w:rPr>
          <w:noBreakHyphen/>
          <w:t>worker patterns (via the Send API and dynamic worker nodes).</w:t>
        </w:r>
      </w:ins>
    </w:p>
    <w:p w14:paraId="4B433E17" w14:textId="5A8731BB" w:rsidR="008D4F22" w:rsidRPr="008D4F22" w:rsidRDefault="008D4F22" w:rsidP="008D4F22">
      <w:pPr>
        <w:pStyle w:val="ListParagraph"/>
        <w:numPr>
          <w:ilvl w:val="0"/>
          <w:numId w:val="2"/>
        </w:numPr>
        <w:spacing w:before="40" w:after="40" w:line="280" w:lineRule="auto"/>
        <w:rPr>
          <w:ins w:id="105" w:author="Rajesh Singh (Applied AI)" w:date="2026-05-11T14:28:00Z"/>
          <w:color w:val="1F1F1F"/>
        </w:rPr>
      </w:pPr>
    </w:p>
    <w:p w14:paraId="75DFAD82" w14:textId="6DB1D065" w:rsidR="00D33E02" w:rsidRDefault="00D33E02">
      <w:pPr>
        <w:pStyle w:val="ListParagraph"/>
        <w:numPr>
          <w:ilvl w:val="0"/>
          <w:numId w:val="2"/>
        </w:numPr>
        <w:spacing w:before="40" w:after="40" w:line="280" w:lineRule="auto"/>
      </w:pPr>
    </w:p>
    <w:p w14:paraId="00F1B2F2" w14:textId="77777777" w:rsidR="00D33E02" w:rsidRDefault="00D33E02">
      <w:pPr>
        <w:pStyle w:val="ListParagraph"/>
        <w:numPr>
          <w:ilvl w:val="0"/>
          <w:numId w:val="2"/>
        </w:numPr>
        <w:spacing w:before="40" w:after="40" w:line="280" w:lineRule="auto"/>
      </w:pPr>
      <w:r>
        <w:rPr>
          <w:color w:val="1F1F1F"/>
        </w:rPr>
        <w:t>State checkpointed to MongoDB; the orchestrator can scale down during waits of hours or days (e.g., human approvals).</w:t>
      </w:r>
    </w:p>
    <w:p w14:paraId="2C0A8B02" w14:textId="77777777" w:rsidR="00D33E02" w:rsidRDefault="00D33E02">
      <w:pPr>
        <w:pStyle w:val="ListParagraph"/>
        <w:numPr>
          <w:ilvl w:val="0"/>
          <w:numId w:val="2"/>
        </w:numPr>
        <w:spacing w:before="40" w:after="40" w:line="280" w:lineRule="auto"/>
      </w:pPr>
      <w:r w:rsidRPr="6CDBB948">
        <w:rPr>
          <w:color w:val="1F1F1F"/>
        </w:rPr>
        <w:t>Errors propagate synchronously, simplifying retry, fallback and escalation.</w:t>
      </w:r>
    </w:p>
    <w:p w14:paraId="5CBD292D" w14:textId="3B7AE706" w:rsidR="00D33E02" w:rsidRDefault="00D33E02">
      <w:pPr>
        <w:pStyle w:val="Heading2"/>
      </w:pPr>
      <w:bookmarkStart w:id="106" w:name="_Toc229058700"/>
      <w:bookmarkStart w:id="107" w:name="_Toc229378467"/>
      <w:bookmarkStart w:id="108" w:name="_Toc229401391"/>
      <w:r>
        <w:t>1</w:t>
      </w:r>
      <w:r w:rsidR="00346040">
        <w:t>1</w:t>
      </w:r>
      <w:r>
        <w:t>.2 Azure Event Hub for Bursty Workloads</w:t>
      </w:r>
      <w:bookmarkEnd w:id="106"/>
      <w:bookmarkEnd w:id="107"/>
      <w:bookmarkEnd w:id="108"/>
    </w:p>
    <w:p w14:paraId="4E5B6D1F" w14:textId="77777777" w:rsidR="00D33E02" w:rsidRDefault="00D33E02">
      <w:pPr>
        <w:pStyle w:val="ListParagraph"/>
        <w:numPr>
          <w:ilvl w:val="0"/>
          <w:numId w:val="2"/>
        </w:numPr>
        <w:spacing w:before="40" w:after="40" w:line="280" w:lineRule="auto"/>
      </w:pPr>
      <w:r>
        <w:rPr>
          <w:color w:val="1F1F1F"/>
        </w:rPr>
        <w:t>Event Hub buffers domain task events durably during surges; domain orchestrators pull at their own pace.</w:t>
      </w:r>
    </w:p>
    <w:p w14:paraId="18F588DA" w14:textId="77777777" w:rsidR="00D33E02" w:rsidRDefault="00D33E02">
      <w:pPr>
        <w:pStyle w:val="ListParagraph"/>
        <w:numPr>
          <w:ilvl w:val="0"/>
          <w:numId w:val="2"/>
        </w:numPr>
        <w:spacing w:before="40" w:after="40" w:line="280" w:lineRule="auto"/>
      </w:pPr>
      <w:r>
        <w:rPr>
          <w:color w:val="1F1F1F"/>
        </w:rPr>
        <w:t>Scalable fan-out via partitions — millions of events per second; KEDA-scaled consumers.</w:t>
      </w:r>
    </w:p>
    <w:p w14:paraId="0AFA5106" w14:textId="77777777" w:rsidR="00D33E02" w:rsidRDefault="00D33E02">
      <w:pPr>
        <w:pStyle w:val="ListParagraph"/>
        <w:numPr>
          <w:ilvl w:val="0"/>
          <w:numId w:val="2"/>
        </w:numPr>
        <w:spacing w:before="40" w:after="40" w:line="280" w:lineRule="auto"/>
      </w:pPr>
      <w:r>
        <w:rPr>
          <w:color w:val="1F1F1F"/>
        </w:rPr>
        <w:t>Fire-and-forget loose coupling: global does not need domain addresses or availability.</w:t>
      </w:r>
    </w:p>
    <w:p w14:paraId="3A2CCF3A" w14:textId="77777777" w:rsidR="00D33E02" w:rsidRDefault="00D33E02">
      <w:pPr>
        <w:pStyle w:val="ListParagraph"/>
        <w:numPr>
          <w:ilvl w:val="0"/>
          <w:numId w:val="2"/>
        </w:numPr>
        <w:spacing w:before="40" w:after="40" w:line="280" w:lineRule="auto"/>
      </w:pPr>
      <w:r>
        <w:rPr>
          <w:color w:val="1F1F1F"/>
        </w:rPr>
        <w:t>At-least-once delivery requires idempotent domain handlers; slightly higher latency.</w:t>
      </w:r>
    </w:p>
    <w:p w14:paraId="42550C3C" w14:textId="40E783E3" w:rsidR="00D33E02" w:rsidRDefault="00D33E02">
      <w:pPr>
        <w:pStyle w:val="Heading2"/>
      </w:pPr>
      <w:bookmarkStart w:id="109" w:name="_Toc229058701"/>
      <w:bookmarkStart w:id="110" w:name="_Toc229378468"/>
      <w:bookmarkStart w:id="111" w:name="_Toc229401392"/>
      <w:r>
        <w:t>1</w:t>
      </w:r>
      <w:r w:rsidR="00346040">
        <w:t>1</w:t>
      </w:r>
      <w:r>
        <w:t>.3 Decision Matrix</w:t>
      </w:r>
      <w:bookmarkEnd w:id="109"/>
      <w:bookmarkEnd w:id="110"/>
      <w:bookmarkEnd w:id="111"/>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D214F" w14:paraId="3C66577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B1C5060" w14:textId="77777777" w:rsidR="00D33E02" w:rsidRDefault="00D33E02">
            <w:r>
              <w:rPr>
                <w:rFonts w:ascii="Segoe UI Semibold" w:eastAsia="Segoe UI Semibold" w:hAnsi="Segoe UI Semibold" w:cs="Segoe UI Semibold"/>
                <w:b/>
                <w:bCs/>
                <w:color w:val="FFFFFF"/>
                <w:sz w:val="20"/>
                <w:szCs w:val="20"/>
              </w:rPr>
              <w:t>Dimension</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B5591F9" w14:textId="5AA87D75" w:rsidR="00D33E02" w:rsidRDefault="00D33E02">
            <w:r>
              <w:rPr>
                <w:rFonts w:ascii="Segoe UI Semibold" w:eastAsia="Segoe UI Semibold" w:hAnsi="Segoe UI Semibold" w:cs="Segoe UI Semibold"/>
                <w:b/>
                <w:bCs/>
                <w:color w:val="FFFFFF"/>
                <w:sz w:val="20"/>
                <w:szCs w:val="20"/>
              </w:rPr>
              <w:t xml:space="preserve">Direct Calls </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4C1D09" w14:textId="0CE1C9EC" w:rsidR="00D33E02" w:rsidRDefault="00D33E02">
            <w:r>
              <w:rPr>
                <w:rFonts w:ascii="Segoe UI Semibold" w:eastAsia="Segoe UI Semibold" w:hAnsi="Segoe UI Semibold" w:cs="Segoe UI Semibold"/>
                <w:b/>
                <w:bCs/>
                <w:color w:val="FFFFFF"/>
                <w:sz w:val="20"/>
                <w:szCs w:val="20"/>
              </w:rPr>
              <w:t xml:space="preserve">Event Hub </w:t>
            </w:r>
          </w:p>
        </w:tc>
      </w:tr>
      <w:tr w:rsidR="007D214F" w14:paraId="43BA9A5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FEC01F" w14:textId="77777777" w:rsidR="00D33E02" w:rsidRDefault="00D33E02">
            <w:pPr>
              <w:spacing w:line="260" w:lineRule="auto"/>
            </w:pPr>
            <w:r>
              <w:rPr>
                <w:color w:val="1F1F1F"/>
                <w:sz w:val="20"/>
                <w:szCs w:val="20"/>
              </w:rPr>
              <w:t>Latency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A4791E" w14:textId="77777777" w:rsidR="00D33E02" w:rsidRDefault="00D33E02">
            <w:pPr>
              <w:spacing w:line="260" w:lineRule="auto"/>
            </w:pPr>
            <w:r>
              <w:rPr>
                <w:color w:val="1F1F1F"/>
                <w:sz w:val="20"/>
                <w:szCs w:val="20"/>
              </w:rPr>
              <w:t>Low; no queuing overhead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AE2BD7" w14:textId="77777777" w:rsidR="00D33E02" w:rsidRDefault="00D33E02">
            <w:pPr>
              <w:spacing w:line="260" w:lineRule="auto"/>
            </w:pPr>
            <w:r>
              <w:rPr>
                <w:color w:val="1F1F1F"/>
                <w:sz w:val="20"/>
                <w:szCs w:val="20"/>
              </w:rPr>
              <w:t>Slightly higher; publish / consume cycle</w:t>
            </w:r>
          </w:p>
        </w:tc>
      </w:tr>
      <w:tr w:rsidR="007D214F" w14:paraId="4841E27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F3EDDD" w14:textId="77777777" w:rsidR="00D33E02" w:rsidRDefault="00D33E02">
            <w:pPr>
              <w:spacing w:line="260" w:lineRule="auto"/>
            </w:pPr>
            <w:r>
              <w:rPr>
                <w:color w:val="1F1F1F"/>
                <w:sz w:val="20"/>
                <w:szCs w:val="20"/>
              </w:rPr>
              <w:lastRenderedPageBreak/>
              <w:t>Throughput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4D88EB" w14:textId="4B968B83" w:rsidR="00D33E02" w:rsidRDefault="00D33E02">
            <w:pPr>
              <w:spacing w:line="260" w:lineRule="auto"/>
            </w:pPr>
            <w:r>
              <w:rPr>
                <w:color w:val="1F1F1F"/>
                <w:sz w:val="20"/>
                <w:szCs w:val="20"/>
              </w:rPr>
              <w:t>10K+/day via async I/O and scaling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48419" w14:textId="77777777" w:rsidR="00D33E02" w:rsidRDefault="00D33E02">
            <w:pPr>
              <w:spacing w:line="260" w:lineRule="auto"/>
            </w:pPr>
            <w:r>
              <w:rPr>
                <w:color w:val="1F1F1F"/>
                <w:sz w:val="20"/>
                <w:szCs w:val="20"/>
              </w:rPr>
              <w:t>Unbounded via partitions (millions/sec)</w:t>
            </w:r>
          </w:p>
        </w:tc>
      </w:tr>
      <w:tr w:rsidR="007D214F" w14:paraId="796ACD4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C6475D" w14:textId="77777777" w:rsidR="00D33E02" w:rsidRDefault="00D33E02">
            <w:pPr>
              <w:spacing w:line="260" w:lineRule="auto"/>
            </w:pPr>
            <w:r>
              <w:rPr>
                <w:color w:val="1F1F1F"/>
                <w:sz w:val="20"/>
                <w:szCs w:val="20"/>
              </w:rPr>
              <w:t>Error Handling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12BF76" w14:textId="77777777" w:rsidR="00D33E02" w:rsidRDefault="00D33E02">
            <w:pPr>
              <w:spacing w:line="260" w:lineRule="auto"/>
            </w:pPr>
            <w:r>
              <w:rPr>
                <w:color w:val="1F1F1F"/>
                <w:sz w:val="20"/>
                <w:szCs w:val="20"/>
              </w:rPr>
              <w:t>Synchronous, immediate feedback</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DA621" w14:textId="77777777" w:rsidR="00D33E02" w:rsidRDefault="00D33E02">
            <w:pPr>
              <w:spacing w:line="260" w:lineRule="auto"/>
            </w:pPr>
            <w:r>
              <w:rPr>
                <w:color w:val="1F1F1F"/>
                <w:sz w:val="20"/>
                <w:szCs w:val="20"/>
              </w:rPr>
              <w:t>Event-driven with dead-letter and timeout logic</w:t>
            </w:r>
          </w:p>
        </w:tc>
      </w:tr>
      <w:tr w:rsidR="007D214F" w14:paraId="2F0DC44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93F6A8" w14:textId="77777777" w:rsidR="00D33E02" w:rsidRDefault="00D33E02">
            <w:pPr>
              <w:spacing w:line="260" w:lineRule="auto"/>
            </w:pPr>
            <w:r>
              <w:rPr>
                <w:color w:val="1F1F1F"/>
                <w:sz w:val="20"/>
                <w:szCs w:val="20"/>
              </w:rPr>
              <w:t>Ordering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5915CC" w14:textId="77777777" w:rsidR="00D33E02" w:rsidRDefault="00D33E02">
            <w:pPr>
              <w:spacing w:line="260" w:lineRule="auto"/>
            </w:pPr>
            <w:r>
              <w:rPr>
                <w:color w:val="1F1F1F"/>
                <w:sz w:val="20"/>
                <w:szCs w:val="20"/>
              </w:rPr>
              <w:t>Fully controlled by orchestrator</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E6E04F" w14:textId="77777777" w:rsidR="00D33E02" w:rsidRDefault="00D33E02">
            <w:pPr>
              <w:spacing w:line="260" w:lineRule="auto"/>
            </w:pPr>
            <w:r>
              <w:rPr>
                <w:color w:val="1F1F1F"/>
                <w:sz w:val="20"/>
                <w:szCs w:val="20"/>
              </w:rPr>
              <w:t>Per-partition only; cross-partition unordered</w:t>
            </w:r>
          </w:p>
        </w:tc>
      </w:tr>
      <w:tr w:rsidR="007D214F" w14:paraId="54AAB12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FE02D7" w14:textId="77777777" w:rsidR="00D33E02" w:rsidRDefault="00D33E02">
            <w:pPr>
              <w:spacing w:line="260" w:lineRule="auto"/>
            </w:pPr>
            <w:r>
              <w:rPr>
                <w:color w:val="1F1F1F"/>
                <w:sz w:val="20"/>
                <w:szCs w:val="20"/>
              </w:rPr>
              <w:t>Coupling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C87903" w14:textId="77777777" w:rsidR="00D33E02" w:rsidRDefault="00D33E02">
            <w:pPr>
              <w:spacing w:line="260" w:lineRule="auto"/>
            </w:pPr>
            <w:r>
              <w:rPr>
                <w:color w:val="1F1F1F"/>
                <w:sz w:val="20"/>
                <w:szCs w:val="20"/>
              </w:rPr>
              <w:t>Orchestrator knows domain endpoints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525BCC" w14:textId="77777777" w:rsidR="00D33E02" w:rsidRDefault="00D33E02">
            <w:pPr>
              <w:spacing w:line="260" w:lineRule="auto"/>
            </w:pPr>
            <w:r>
              <w:rPr>
                <w:color w:val="1F1F1F"/>
                <w:sz w:val="20"/>
                <w:szCs w:val="20"/>
              </w:rPr>
              <w:t>Fire-and-forget; loose coupling</w:t>
            </w:r>
          </w:p>
        </w:tc>
      </w:tr>
      <w:tr w:rsidR="007D214F" w14:paraId="3D6D5A5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FAE1B9" w14:textId="77777777" w:rsidR="00D33E02" w:rsidRDefault="00D33E02">
            <w:pPr>
              <w:spacing w:line="260" w:lineRule="auto"/>
            </w:pPr>
            <w:r>
              <w:rPr>
                <w:color w:val="1F1F1F"/>
                <w:sz w:val="20"/>
                <w:szCs w:val="20"/>
              </w:rPr>
              <w:t>Complexity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A66CF6" w14:textId="77777777" w:rsidR="00D33E02" w:rsidRDefault="00D33E02">
            <w:pPr>
              <w:spacing w:line="260" w:lineRule="auto"/>
            </w:pPr>
            <w:r>
              <w:rPr>
                <w:color w:val="1F1F1F"/>
                <w:sz w:val="20"/>
                <w:szCs w:val="20"/>
              </w:rPr>
              <w:t>Simpler; fewer moving parts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95695" w14:textId="77777777" w:rsidR="00D33E02" w:rsidRDefault="00D33E02">
            <w:pPr>
              <w:spacing w:line="260" w:lineRule="auto"/>
            </w:pPr>
            <w:r>
              <w:rPr>
                <w:color w:val="1F1F1F"/>
                <w:sz w:val="20"/>
                <w:szCs w:val="20"/>
              </w:rPr>
              <w:t>Higher; idempotency, correlation, DLQ</w:t>
            </w:r>
          </w:p>
        </w:tc>
      </w:tr>
      <w:tr w:rsidR="007D214F" w14:paraId="700D7CD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5CD4D1" w14:textId="77777777" w:rsidR="00D33E02" w:rsidRDefault="00D33E02">
            <w:pPr>
              <w:spacing w:line="260" w:lineRule="auto"/>
            </w:pPr>
            <w:r>
              <w:rPr>
                <w:color w:val="1F1F1F"/>
                <w:sz w:val="20"/>
                <w:szCs w:val="20"/>
              </w:rPr>
              <w:t>Burst Absorption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D6CCA2" w14:textId="77777777" w:rsidR="00D33E02" w:rsidRDefault="00D33E02">
            <w:pPr>
              <w:spacing w:line="260" w:lineRule="auto"/>
            </w:pPr>
            <w:r>
              <w:rPr>
                <w:color w:val="1F1F1F"/>
                <w:sz w:val="20"/>
                <w:szCs w:val="20"/>
              </w:rPr>
              <w:t>Scale-out domain instances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F67B56" w14:textId="77777777" w:rsidR="00D33E02" w:rsidRDefault="00D33E02">
            <w:pPr>
              <w:spacing w:line="260" w:lineRule="auto"/>
            </w:pPr>
            <w:r>
              <w:rPr>
                <w:color w:val="1F1F1F"/>
                <w:sz w:val="20"/>
                <w:szCs w:val="20"/>
              </w:rPr>
              <w:t>Hub buffers spikes; KEDA auto-scales consumers</w:t>
            </w:r>
          </w:p>
        </w:tc>
      </w:tr>
      <w:tr w:rsidR="007D214F" w14:paraId="27AEA0C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A7F919" w14:textId="77777777" w:rsidR="00D33E02" w:rsidRDefault="00D33E02">
            <w:pPr>
              <w:spacing w:line="260" w:lineRule="auto"/>
            </w:pPr>
            <w:r>
              <w:rPr>
                <w:color w:val="1F1F1F"/>
                <w:sz w:val="20"/>
                <w:szCs w:val="20"/>
              </w:rPr>
              <w:t>Fault Tolerance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CDDC23" w14:textId="77777777" w:rsidR="00D33E02" w:rsidRDefault="00D33E02">
            <w:pPr>
              <w:spacing w:line="260" w:lineRule="auto"/>
            </w:pPr>
            <w:r w:rsidRPr="6CDBB948">
              <w:rPr>
                <w:color w:val="1F1F1F"/>
                <w:sz w:val="20"/>
                <w:szCs w:val="20"/>
              </w:rPr>
              <w:t>Errors propagate immediately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E656E3" w14:textId="77777777" w:rsidR="00D33E02" w:rsidRDefault="00D33E02">
            <w:pPr>
              <w:spacing w:line="260" w:lineRule="auto"/>
            </w:pPr>
            <w:r>
              <w:rPr>
                <w:color w:val="1F1F1F"/>
                <w:sz w:val="20"/>
                <w:szCs w:val="20"/>
              </w:rPr>
              <w:t>Events queue during domain downtime</w:t>
            </w:r>
          </w:p>
        </w:tc>
      </w:tr>
    </w:tbl>
    <w:p w14:paraId="7765C467" w14:textId="1501B2AF" w:rsidR="00D33E02" w:rsidRDefault="008E49AB">
      <w:pPr>
        <w:pBdr>
          <w:left w:val="single" w:sz="16" w:space="0" w:color="F2C811"/>
        </w:pBdr>
        <w:shd w:val="clear" w:color="auto" w:fill="FFF4CE"/>
      </w:pPr>
      <w:r>
        <w:rPr>
          <w:rFonts w:ascii="Segoe UI Semibold" w:eastAsia="Segoe UI Semibold" w:hAnsi="Segoe UI Semibold" w:cs="Segoe UI Semibold"/>
          <w:b/>
          <w:bCs/>
          <w:color w:val="7A5200"/>
        </w:rPr>
        <w:t>Recommendation</w:t>
      </w:r>
      <w:r w:rsidR="00D33E02" w:rsidRPr="6CDBB948">
        <w:rPr>
          <w:rFonts w:ascii="Segoe UI Semibold" w:eastAsia="Segoe UI Semibold" w:hAnsi="Segoe UI Semibold" w:cs="Segoe UI Semibold"/>
          <w:b/>
          <w:bCs/>
          <w:color w:val="7A5200"/>
        </w:rPr>
        <w:t xml:space="preserve">:  </w:t>
      </w:r>
      <w:r w:rsidR="0079500F" w:rsidRPr="0079500F">
        <w:rPr>
          <w:color w:val="1F1F1F"/>
        </w:rPr>
        <w:t>Use</w:t>
      </w:r>
      <w:r w:rsidR="0079500F">
        <w:rPr>
          <w:rFonts w:ascii="Segoe UI Semibold" w:eastAsia="Segoe UI Semibold" w:hAnsi="Segoe UI Semibold" w:cs="Segoe UI Semibold"/>
          <w:b/>
          <w:bCs/>
          <w:color w:val="7A5200"/>
        </w:rPr>
        <w:t xml:space="preserve"> </w:t>
      </w:r>
      <w:r w:rsidR="00D33E02" w:rsidRPr="6CDBB948">
        <w:rPr>
          <w:color w:val="1F1F1F"/>
        </w:rPr>
        <w:t xml:space="preserve">Event Hub </w:t>
      </w:r>
      <w:r w:rsidR="0079500F">
        <w:rPr>
          <w:color w:val="1F1F1F"/>
        </w:rPr>
        <w:t>to manage scalability and</w:t>
      </w:r>
      <w:r w:rsidR="00D33E02" w:rsidRPr="6CDBB948">
        <w:rPr>
          <w:color w:val="1F1F1F"/>
        </w:rPr>
        <w:t xml:space="preserve"> traffic spikes </w:t>
      </w:r>
      <w:r w:rsidR="00930C3F">
        <w:rPr>
          <w:color w:val="1F1F1F"/>
        </w:rPr>
        <w:t>for</w:t>
      </w:r>
      <w:r w:rsidR="00D33E02" w:rsidRPr="6CDBB948">
        <w:rPr>
          <w:color w:val="1F1F1F"/>
        </w:rPr>
        <w:t xml:space="preserve"> instant processing capacity </w:t>
      </w:r>
      <w:r w:rsidR="00930C3F">
        <w:rPr>
          <w:color w:val="1F1F1F"/>
        </w:rPr>
        <w:t>and support</w:t>
      </w:r>
      <w:r w:rsidR="00D33E02" w:rsidRPr="6CDBB948">
        <w:rPr>
          <w:color w:val="1F1F1F"/>
        </w:rPr>
        <w:t xml:space="preserve"> massive parallel fan-out</w:t>
      </w:r>
      <w:r w:rsidR="00930C3F">
        <w:rPr>
          <w:color w:val="1F1F1F"/>
        </w:rPr>
        <w:t xml:space="preserve"> for any future </w:t>
      </w:r>
      <w:r w:rsidR="00D96CC7">
        <w:rPr>
          <w:color w:val="1F1F1F"/>
        </w:rPr>
        <w:t>update.</w:t>
      </w:r>
    </w:p>
    <w:p w14:paraId="23041658" w14:textId="0F257C49" w:rsidR="00D33E02" w:rsidRDefault="00D33E02">
      <w:pPr>
        <w:pStyle w:val="Heading1"/>
      </w:pPr>
      <w:bookmarkStart w:id="112" w:name="_Toc229058702"/>
      <w:bookmarkStart w:id="113" w:name="_Toc229378469"/>
      <w:bookmarkStart w:id="114" w:name="_Toc229401393"/>
      <w:r>
        <w:lastRenderedPageBreak/>
        <w:t>1</w:t>
      </w:r>
      <w:r w:rsidR="00346040">
        <w:t>2</w:t>
      </w:r>
      <w:r>
        <w:t>. Platform AI Agents</w:t>
      </w:r>
      <w:bookmarkEnd w:id="112"/>
      <w:bookmarkEnd w:id="113"/>
      <w:bookmarkEnd w:id="114"/>
    </w:p>
    <w:p w14:paraId="66080CC7" w14:textId="5A72F892" w:rsidR="00A85ECF" w:rsidRDefault="00A85ECF" w:rsidP="00A85ECF">
      <w:pPr>
        <w:spacing w:before="60" w:after="60" w:line="300" w:lineRule="auto"/>
      </w:pPr>
      <w:bookmarkStart w:id="115" w:name="_Toc229058707"/>
      <w:del w:id="116" w:author="Rajesh Singh (Applied AI)" w:date="2026-05-11T17:12:00Z" w16du:dateUtc="2026-05-11T22:12:00Z">
        <w:r w:rsidDel="00A47655">
          <w:delText xml:space="preserve">Four </w:delText>
        </w:r>
      </w:del>
      <w:ins w:id="117" w:author="Rajesh Singh (Applied AI)" w:date="2026-05-11T17:12:00Z" w16du:dateUtc="2026-05-11T22:12:00Z">
        <w:r w:rsidR="00A47655">
          <w:t>Three</w:t>
        </w:r>
        <w:r w:rsidR="00A47655">
          <w:t xml:space="preserve"> </w:t>
        </w:r>
      </w:ins>
      <w:r>
        <w:t>specialized agents form the cross-cutting operating system of the platform. They sit around the developer's source-control and CI/CD boundary — never replacing it — and add value where deterministic pipelines fall short: scaffolding, policy judgment, supply-chain verification, governance curation and runtime safety. The developer continues to own commits and pushes; GitHub Actions continues to build, sign and emit SLSA-style provenance. The platform agents make sure what gets pushed is already compliant, then turn raw CI outputs into governance-ready, marketplace-ready artifacts. Agents drive — but do not implement — version promotion, canary rollout and rollback; those release-plane mechanics are described separately in §17.3 Lifecycle Management.</w:t>
      </w:r>
    </w:p>
    <w:p w14:paraId="5DDF2B32" w14:textId="77777777" w:rsidR="00A85ECF" w:rsidRDefault="00A85ECF" w:rsidP="00A85ECF">
      <w:r>
        <w:t>What we mean by an agent. Across this section, an "agent" is more than a workflow or REST service: each platform agent is goal-directed, perceives its environment via telemetry and registries, reasons with an LLM under uncertainty, autonomously chooses which tools and APIs to invoke, learns from prior episodes, and acts within explicit policy guardrails — escalating to humans only when its boundary is reached. The four subsections below state, for each agent, the goal it pursues, the decisions it owns without human input, where its reasoning surface lives, and the boundary at which it must hand off to HITL or policy.</w:t>
      </w:r>
    </w:p>
    <w:p w14:paraId="5589157F" w14:textId="0C45C0AC" w:rsidR="00A85ECF" w:rsidRDefault="00A85ECF" w:rsidP="00A85ECF">
      <w:pPr>
        <w:pStyle w:val="Heading2"/>
      </w:pPr>
      <w:bookmarkStart w:id="118" w:name="_Toc229378470"/>
      <w:bookmarkStart w:id="119" w:name="_Toc229401394"/>
      <w:r>
        <w:t>1</w:t>
      </w:r>
      <w:r w:rsidR="00346040">
        <w:t>2</w:t>
      </w:r>
      <w:r>
        <w:t>.1 Onboarding Agent</w:t>
      </w:r>
      <w:bookmarkEnd w:id="118"/>
      <w:bookmarkEnd w:id="119"/>
    </w:p>
    <w:p w14:paraId="070A9E67" w14:textId="77777777" w:rsidR="00A85ECF" w:rsidRDefault="00A85ECF" w:rsidP="00A85ECF">
      <w:r>
        <w:t xml:space="preserve">The Onboarding Agent automates the seven-stage publish-to-production pipeline that takes an Agent, MCP server or Tool from a developer submission to a live, governed endpoint in hours rather than weeks. It operates around the developer's source-control and CI/CD boundary in three explicit phases. Phase 1 — Pre-push (co-pilot): in the IDE / Publisher Portal the agent scaffolds the AgentCard / MCP manifest, infers capabilities and data sensitivity from source, lints against tenant policy, generates eval stubs and opens the initial PR with the right labels and CODEOWNERS. Phase 2 — Push and CI (developer-driven): the developer's push (or the resulting PR) is what triggers GitHub Actions; the agent does not invoke CI directly. The hardened builder performs the build, dependency audit and security / supply-chain scan, emits the SBOM (CycloneDX) and the SLSA-style provenance attestation (Sigstore-signed via OIDC), and runs the eval harness — publishing all outputs as workflow artifacts. Phase 3 — Post-push (verify, govern, deploy): the agent ingests those Actions outputs via webhook / Event Grid, cryptographically verifies the SLSA attestation against marketplace policy, registers the AgentCard in MongoDB with status=staging, assembles a human-actionable governance ticket (provenance summary, SBOM / CVE highlights, eval delta, suggested approver), drives </w:t>
      </w:r>
      <w:r>
        <w:lastRenderedPageBreak/>
        <w:t>Responsible AI / Security approval gates for sensitive or production-tier assets, coordinates infrastructure provisioning on Azure Container Apps with Managed Identity and APIM routing, and oversees the controlled canary rollout (5% → 25% → 50% → 100%). Once verified and approved, the agent hands off to the version-management process described in §17.3 Lifecycle Management, which executes the canary advancement and rollback mechanics on Azure Container Apps revisions.</w:t>
      </w:r>
    </w:p>
    <w:p w14:paraId="0B22D629" w14:textId="77777777" w:rsidR="00A85ECF" w:rsidRDefault="00A85ECF" w:rsidP="00A85ECF">
      <w:pPr>
        <w:pStyle w:val="ListParagraph"/>
      </w:pPr>
      <w:r>
        <w:t>Inputs — package artifact and digest, AgentCard / MCP manifest, signed SLSA provenance attestation, SBOM (CycloneDX), CI scan and eval reports, deployment metadata.</w:t>
      </w:r>
    </w:p>
    <w:p w14:paraId="527E97B5" w14:textId="77777777" w:rsidR="00A85ECF" w:rsidRDefault="00A85ECF" w:rsidP="00A85ECF">
      <w:pPr>
        <w:pStyle w:val="ListParagraph"/>
      </w:pPr>
      <w:r>
        <w:t>Gates — schema and policy lint (pre-push, by the agent); build, dependency audit, security scan, SBOM and SLSA attestation (in GitHub Actions); provenance verification, Responsible AI review, evaluation thresholds (post-push, by the agent).</w:t>
      </w:r>
    </w:p>
    <w:p w14:paraId="5D8EEDDF" w14:textId="77777777" w:rsidR="00A85ECF" w:rsidRDefault="00A85ECF" w:rsidP="00A85ECF">
      <w:pPr>
        <w:pStyle w:val="ListParagraph"/>
      </w:pPr>
      <w:r>
        <w:t>Outputs — verified provenance bundle, registered AgentCard in MongoDB, governance ticket with risk summary, provisioned ACA revision, APIM route, lifecycle event stream.</w:t>
      </w:r>
    </w:p>
    <w:p w14:paraId="4F486545" w14:textId="77777777" w:rsidR="00A85ECF" w:rsidRDefault="00A85ECF" w:rsidP="00A85ECF">
      <w:pPr>
        <w:pStyle w:val="ListParagraph"/>
      </w:pPr>
      <w:r>
        <w:t>Outcome — submission to production in hours; cryptographically verified provenance and audit trail captured for every release.</w:t>
      </w:r>
    </w:p>
    <w:p w14:paraId="2761D911" w14:textId="77777777" w:rsidR="00A85ECF" w:rsidRDefault="00A85ECF" w:rsidP="00A85ECF">
      <w:r>
        <w:rPr>
          <w:b/>
        </w:rPr>
        <w:t>Agency.</w:t>
      </w:r>
    </w:p>
    <w:p w14:paraId="6FD12236" w14:textId="77777777" w:rsidR="00A85ECF" w:rsidRDefault="00A85ECF" w:rsidP="00A85ECF">
      <w:pPr>
        <w:pStyle w:val="ListParagraph"/>
      </w:pPr>
      <w:r>
        <w:t>Goal — move a submission to safely-running production with minimum human time and zero unsafe regressions, without ever executing or replacing the developer's CI pipeline.</w:t>
      </w:r>
    </w:p>
    <w:p w14:paraId="451A64EF" w14:textId="77777777" w:rsidR="00A85ECF" w:rsidRDefault="00A85ECF" w:rsidP="00A85ECF">
      <w:pPr>
        <w:pStyle w:val="ListParagraph"/>
      </w:pPr>
      <w:r>
        <w:t>Decisions it owns — whether a SLSA attestation satisfies marketplace policy (trusted builder, allowed repo, signed commit), whether scan / CVE findings are real risks or false positives, whether to auto-fix or request changes, which approval tier applies (auto / RAI / SecOps), and whether canary metrics warrant pause, advance or rollback.</w:t>
      </w:r>
    </w:p>
    <w:p w14:paraId="209EED48" w14:textId="77777777" w:rsidR="00A85ECF" w:rsidRDefault="00A85ECF" w:rsidP="00A85ECF">
      <w:pPr>
        <w:pStyle w:val="ListParagraph"/>
      </w:pPr>
      <w:r>
        <w:t>Reasoning surface — LLM scaffolds and enriches the AgentCard from source and README, infers capability / data-sensitivity tags, classifies scan findings, summarises provenance and SBOM evidence into a one-screen governance brief, drafts remediation diffs and reviewer summaries, and routes to the right approval gate based on risk tags.</w:t>
      </w:r>
    </w:p>
    <w:p w14:paraId="0C01AF70" w14:textId="77777777" w:rsidR="00A85ECF" w:rsidRDefault="00A85ECF" w:rsidP="00A85ECF">
      <w:pPr>
        <w:pStyle w:val="ListParagraph"/>
      </w:pPr>
      <w:r>
        <w:t>Boundary (HITL / policy) — does not push code, modify workflow files, or invoke GitHub Actions directly; cannot promote past 25% canary on production-tier assets without a signed Responsible AI approval; never bypasses Security Scanner verdicts or accepts an artifact whose provenance attestation fails verification.</w:t>
      </w:r>
    </w:p>
    <w:p w14:paraId="37B40BB8" w14:textId="77777777" w:rsidR="00A85ECF" w:rsidRDefault="00A85ECF" w:rsidP="00A85ECF">
      <w:r>
        <w:t>Sequence flow:</w:t>
      </w:r>
    </w:p>
    <w:p w14:paraId="1622719B" w14:textId="77777777" w:rsidR="00A85ECF" w:rsidRDefault="00A85ECF" w:rsidP="00A85ECF">
      <w:pPr>
        <w:jc w:val="center"/>
      </w:pPr>
      <w:r>
        <w:rPr>
          <w:noProof/>
        </w:rPr>
        <w:lastRenderedPageBreak/>
        <w:drawing>
          <wp:inline distT="0" distB="0" distL="0" distR="0" wp14:anchorId="2F6C2AFF" wp14:editId="63BA4A62">
            <wp:extent cx="5943600" cy="3302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nboarding-agent.png"/>
                    <pic:cNvPicPr/>
                  </pic:nvPicPr>
                  <pic:blipFill>
                    <a:blip r:embed="rId23"/>
                    <a:stretch>
                      <a:fillRect/>
                    </a:stretch>
                  </pic:blipFill>
                  <pic:spPr>
                    <a:xfrm>
                      <a:off x="0" y="0"/>
                      <a:ext cx="5943600" cy="3302318"/>
                    </a:xfrm>
                    <a:prstGeom prst="rect">
                      <a:avLst/>
                    </a:prstGeom>
                  </pic:spPr>
                </pic:pic>
              </a:graphicData>
            </a:graphic>
          </wp:inline>
        </w:drawing>
      </w:r>
    </w:p>
    <w:p w14:paraId="426D0FEA" w14:textId="0ED66D5B" w:rsidR="00A85ECF" w:rsidRDefault="00A85ECF" w:rsidP="00A85ECF">
      <w:pPr>
        <w:jc w:val="center"/>
      </w:pPr>
      <w:r>
        <w:rPr>
          <w:i/>
        </w:rPr>
        <w:t>Figure 1</w:t>
      </w:r>
      <w:r w:rsidR="00346040">
        <w:rPr>
          <w:i/>
        </w:rPr>
        <w:t>2</w:t>
      </w:r>
      <w:r>
        <w:rPr>
          <w:i/>
        </w:rPr>
        <w:t>.1 — Onboarding Agent sequence: three explicit phases — Phase 1 pre-push co-pilot (scaffold / lint / open PR), Phase 2 developer-driven push that triggers GitHub Actions (build, scan, SBOM, SLSA attestation, eval — agent does not invoke CI), Phase 3 post-push verify-govern-deploy (SLSA verification, registry, governance ticket, approval, provisioning, canary).</w:t>
      </w:r>
    </w:p>
    <w:p w14:paraId="7871EE17" w14:textId="22B8BE8D" w:rsidR="00A85ECF" w:rsidRDefault="00A85ECF" w:rsidP="00A85ECF">
      <w:pPr>
        <w:pStyle w:val="Heading2"/>
      </w:pPr>
      <w:bookmarkStart w:id="120" w:name="_Toc229378471"/>
      <w:bookmarkStart w:id="121" w:name="_Toc229401395"/>
      <w:r>
        <w:t>1</w:t>
      </w:r>
      <w:r w:rsidR="00346040">
        <w:t>2</w:t>
      </w:r>
      <w:r>
        <w:t>.2 Evaluation Agent</w:t>
      </w:r>
      <w:bookmarkEnd w:id="120"/>
      <w:bookmarkEnd w:id="121"/>
    </w:p>
    <w:p w14:paraId="45C7E303" w14:textId="77777777" w:rsidR="00A85ECF" w:rsidRDefault="00A85ECF" w:rsidP="00A85ECF">
      <w:r>
        <w:t>The Evaluation Agent runs continuous quality assessment on every agent, prompt and model version using configurable golden datasets, adversarial probes and LLM-as-a-judge scoring. It is the quality gate that the Onboarding Agent and Lifecycle Manager call before any promotion or canary advancement, and it runs on a schedule for production drift monitoring. Telemetry is captured to a self-hosted Arize Phoenix deployment for HIPAA-aligned LLM observability and to Azure Monitor / Application Insights for infrastructure metrics.</w:t>
      </w:r>
    </w:p>
    <w:p w14:paraId="205CD145" w14:textId="77777777" w:rsidR="00A85ECF" w:rsidRDefault="00A85ECF" w:rsidP="00A85ECF">
      <w:pPr>
        <w:pStyle w:val="ListParagraph"/>
      </w:pPr>
      <w:r>
        <w:t>Quality measures — accuracy, relevance, toxicity, bias, clinical correctness; embedding-based drift vs baseline.</w:t>
      </w:r>
    </w:p>
    <w:p w14:paraId="23D4FC1D" w14:textId="77777777" w:rsidR="00A85ECF" w:rsidRDefault="00A85ECF" w:rsidP="00A85ECF">
      <w:pPr>
        <w:pStyle w:val="ListParagraph"/>
      </w:pPr>
      <w:r>
        <w:t>Test sets — golden cases, synthetic edge cases, prompt-injection and jailbreak probes via Azure AI Content Safety.</w:t>
      </w:r>
    </w:p>
    <w:p w14:paraId="3CD8B948" w14:textId="77777777" w:rsidR="00A85ECF" w:rsidRDefault="00A85ECF" w:rsidP="00A85ECF">
      <w:pPr>
        <w:pStyle w:val="ListParagraph"/>
      </w:pPr>
      <w:r>
        <w:t>Judging — GPT-class LLM-as-a-judge invoked through the APIM AI Gateway with token / cost budgets enforced.</w:t>
      </w:r>
    </w:p>
    <w:p w14:paraId="6148C357" w14:textId="77777777" w:rsidR="00A85ECF" w:rsidRDefault="00A85ECF" w:rsidP="00A85ECF">
      <w:pPr>
        <w:pStyle w:val="ListParagraph"/>
      </w:pPr>
      <w:r>
        <w:t>Outputs — eval scorecard written to AgentCard, certification status, promote / rollback signals to Lifecycle Manager.</w:t>
      </w:r>
    </w:p>
    <w:p w14:paraId="3F7AC5AF" w14:textId="77777777" w:rsidR="00A85ECF" w:rsidRDefault="00A85ECF" w:rsidP="00A85ECF">
      <w:r>
        <w:rPr>
          <w:b/>
        </w:rPr>
        <w:lastRenderedPageBreak/>
        <w:t>Agency.</w:t>
      </w:r>
    </w:p>
    <w:p w14:paraId="63FEA5AF" w14:textId="77777777" w:rsidR="00A85ECF" w:rsidRDefault="00A85ECF" w:rsidP="00A85ECF">
      <w:pPr>
        <w:pStyle w:val="ListParagraph"/>
      </w:pPr>
      <w:r>
        <w:t>Goal — continuously establish and defend a measurable quality bar for every agent, prompt and model version.</w:t>
      </w:r>
    </w:p>
    <w:p w14:paraId="3B2725FB" w14:textId="77777777" w:rsidR="00A85ECF" w:rsidRDefault="00A85ECF" w:rsidP="00A85ECF">
      <w:pPr>
        <w:pStyle w:val="ListParagraph"/>
      </w:pPr>
      <w:r>
        <w:t>Decisions it owns — which eval suite to run for a given AgentCard (clinical accuracy vs. retrieval vs. safety), when to synthesize new adversarial cases, whether a metric delta is a real regression or noise, and whether to recommend promote, hold or rollback.</w:t>
      </w:r>
    </w:p>
    <w:p w14:paraId="67E8EE3D" w14:textId="77777777" w:rsidR="00A85ECF" w:rsidRDefault="00A85ECF" w:rsidP="00A85ECF">
      <w:pPr>
        <w:pStyle w:val="ListParagraph"/>
      </w:pPr>
      <w:r>
        <w:t>Reasoning surface — LLM-as-a-judge scoring with structured rubrics, embedding-drift interpretation against baselines, and root-cause hypothesis generation when failures cluster across cases.</w:t>
      </w:r>
    </w:p>
    <w:p w14:paraId="6E08951D" w14:textId="77777777" w:rsidR="00A85ECF" w:rsidRDefault="00A85ECF" w:rsidP="00A85ECF">
      <w:pPr>
        <w:pStyle w:val="ListParagraph"/>
      </w:pPr>
      <w:r>
        <w:t>Boundary (HITL / policy) — cannot mark an agent "production-certified" — only "eligible". Final certification remains a HITL or policy-gated decision.</w:t>
      </w:r>
    </w:p>
    <w:p w14:paraId="5A4D7C82" w14:textId="77777777" w:rsidR="00A85ECF" w:rsidRDefault="00A85ECF" w:rsidP="00A85ECF">
      <w:r>
        <w:t>Sequence flow:</w:t>
      </w:r>
    </w:p>
    <w:p w14:paraId="69AE748B" w14:textId="4E441484" w:rsidR="00A85ECF" w:rsidRDefault="00A85ECF" w:rsidP="00A85ECF">
      <w:pPr>
        <w:jc w:val="center"/>
      </w:pPr>
      <w:r>
        <w:rPr>
          <w:noProof/>
        </w:rPr>
        <w:drawing>
          <wp:inline distT="0" distB="0" distL="0" distR="0" wp14:anchorId="7CC471F5" wp14:editId="1754B479">
            <wp:extent cx="5943600" cy="3704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valuation-agent.png"/>
                    <pic:cNvPicPr/>
                  </pic:nvPicPr>
                  <pic:blipFill>
                    <a:blip r:embed="rId24"/>
                    <a:stretch>
                      <a:fillRect/>
                    </a:stretch>
                  </pic:blipFill>
                  <pic:spPr>
                    <a:xfrm>
                      <a:off x="0" y="0"/>
                      <a:ext cx="5943600" cy="3704078"/>
                    </a:xfrm>
                    <a:prstGeom prst="rect">
                      <a:avLst/>
                    </a:prstGeom>
                  </pic:spPr>
                </pic:pic>
              </a:graphicData>
            </a:graphic>
          </wp:inline>
        </w:drawing>
      </w:r>
    </w:p>
    <w:p w14:paraId="64B9F939" w14:textId="656514E3" w:rsidR="00A85ECF" w:rsidRDefault="00A85ECF" w:rsidP="00A85ECF">
      <w:pPr>
        <w:jc w:val="center"/>
      </w:pPr>
      <w:r>
        <w:rPr>
          <w:i/>
        </w:rPr>
        <w:t>Figure 1</w:t>
      </w:r>
      <w:r w:rsidR="00346040">
        <w:rPr>
          <w:i/>
        </w:rPr>
        <w:t>2</w:t>
      </w:r>
      <w:r>
        <w:rPr>
          <w:i/>
        </w:rPr>
        <w:t>.2 — Evaluation Agent sequence: load datasets → invoke target → LLM-as-judge → push to Phoenix and Azure Monitor → promote or rollback.</w:t>
      </w:r>
    </w:p>
    <w:p w14:paraId="4D9ADBCB" w14:textId="329A67F4" w:rsidR="00A85ECF" w:rsidDel="00A47655" w:rsidRDefault="00A85ECF" w:rsidP="00A85ECF">
      <w:pPr>
        <w:pStyle w:val="Heading2"/>
        <w:rPr>
          <w:del w:id="122" w:author="Rajesh Singh (Applied AI)" w:date="2026-05-11T17:11:00Z" w16du:dateUtc="2026-05-11T22:11:00Z"/>
        </w:rPr>
      </w:pPr>
      <w:bookmarkStart w:id="123" w:name="_Toc229378472"/>
      <w:bookmarkStart w:id="124" w:name="_Toc229401396"/>
      <w:del w:id="125" w:author="Rajesh Singh (Applied AI)" w:date="2026-05-11T17:11:00Z" w16du:dateUtc="2026-05-11T22:11:00Z">
        <w:r w:rsidDel="00A47655">
          <w:delText>1</w:delText>
        </w:r>
        <w:r w:rsidR="00346040" w:rsidDel="00A47655">
          <w:delText>2</w:delText>
        </w:r>
        <w:r w:rsidDel="00A47655">
          <w:delText>.3 Discovery Agent</w:delText>
        </w:r>
        <w:bookmarkEnd w:id="123"/>
        <w:bookmarkEnd w:id="124"/>
      </w:del>
    </w:p>
    <w:p w14:paraId="48EEDDA7" w14:textId="64B879FB" w:rsidR="00A85ECF" w:rsidDel="00A47655" w:rsidRDefault="00A85ECF" w:rsidP="00A85ECF">
      <w:pPr>
        <w:rPr>
          <w:del w:id="126" w:author="Rajesh Singh (Applied AI)" w:date="2026-05-11T17:11:00Z" w16du:dateUtc="2026-05-11T22:11:00Z"/>
        </w:rPr>
      </w:pPr>
      <w:del w:id="127" w:author="Rajesh Singh (Applied AI)" w:date="2026-05-11T17:11:00Z" w16du:dateUtc="2026-05-11T22:11:00Z">
        <w:r w:rsidDel="00A47655">
          <w:delText>The Discovery Agent is the Dynamic Skill Resolver for the platform. It binds runtime intent — whether from the Global Orchestrator, the Marketplace Portal, or a workflow step — to the best available Agent, MCP tool or plan template via capability tag matching, vector-semantic similarity and confidence scoring. Results are filtered by tenant entitlements, Responsible AI tags and policy constraints before binding, ensuring cross-domain reuse without violating data-category or governance rules.</w:delText>
        </w:r>
      </w:del>
    </w:p>
    <w:p w14:paraId="0EBA2085" w14:textId="0C325A90" w:rsidR="00A85ECF" w:rsidDel="00A47655" w:rsidRDefault="00A85ECF" w:rsidP="00A85ECF">
      <w:pPr>
        <w:pStyle w:val="ListParagraph"/>
        <w:rPr>
          <w:del w:id="128" w:author="Rajesh Singh (Applied AI)" w:date="2026-05-11T17:11:00Z" w16du:dateUtc="2026-05-11T22:11:00Z"/>
        </w:rPr>
      </w:pPr>
      <w:del w:id="129" w:author="Rajesh Singh (Applied AI)" w:date="2026-05-11T17:11:00Z" w16du:dateUtc="2026-05-11T22:11:00Z">
        <w:r w:rsidDel="00A47655">
          <w:delText>Catalog — AgentCards and MCP manifests in MongoDB; capability embeddings in MongoDB vector index or Azure AI Search.</w:delText>
        </w:r>
      </w:del>
    </w:p>
    <w:p w14:paraId="157E416C" w14:textId="7570D18A" w:rsidR="00A85ECF" w:rsidDel="00A47655" w:rsidRDefault="00A85ECF" w:rsidP="00A85ECF">
      <w:pPr>
        <w:pStyle w:val="ListParagraph"/>
        <w:rPr>
          <w:del w:id="130" w:author="Rajesh Singh (Applied AI)" w:date="2026-05-11T17:11:00Z" w16du:dateUtc="2026-05-11T22:11:00Z"/>
        </w:rPr>
      </w:pPr>
      <w:del w:id="131" w:author="Rajesh Singh (Applied AI)" w:date="2026-05-11T17:11:00Z" w16du:dateUtc="2026-05-11T22:11:00Z">
        <w:r w:rsidDel="00A47655">
          <w:delText>Resolution — tag match + semantic similarity + eval score + cost / SLA → confidence-scored ranked list.</w:delText>
        </w:r>
      </w:del>
    </w:p>
    <w:p w14:paraId="27A07B11" w14:textId="64DA3D30" w:rsidR="00A85ECF" w:rsidDel="00A47655" w:rsidRDefault="00A85ECF" w:rsidP="00A85ECF">
      <w:pPr>
        <w:pStyle w:val="ListParagraph"/>
        <w:rPr>
          <w:del w:id="132" w:author="Rajesh Singh (Applied AI)" w:date="2026-05-11T17:11:00Z" w16du:dateUtc="2026-05-11T22:11:00Z"/>
        </w:rPr>
      </w:pPr>
      <w:del w:id="133" w:author="Rajesh Singh (Applied AI)" w:date="2026-05-11T17:11:00Z" w16du:dateUtc="2026-05-11T22:11:00Z">
        <w:r w:rsidDel="00A47655">
          <w:delText>Policy filter — Policy Registry filters candidates by tenant entitlements, data category and RAI tags.</w:delText>
        </w:r>
      </w:del>
    </w:p>
    <w:p w14:paraId="529E02CE" w14:textId="40C28728" w:rsidR="00A85ECF" w:rsidDel="00A47655" w:rsidRDefault="00A85ECF" w:rsidP="00A85ECF">
      <w:pPr>
        <w:pStyle w:val="ListParagraph"/>
        <w:rPr>
          <w:del w:id="134" w:author="Rajesh Singh (Applied AI)" w:date="2026-05-11T17:11:00Z" w16du:dateUtc="2026-05-11T22:11:00Z"/>
        </w:rPr>
      </w:pPr>
      <w:del w:id="135" w:author="Rajesh Singh (Applied AI)" w:date="2026-05-11T17:11:00Z" w16du:dateUtc="2026-05-11T22:11:00Z">
        <w:r w:rsidDel="00A47655">
          <w:delText>Authorization — Security &amp; Governance Agent issues a zero-trust pre-bind authorization with audit ID.</w:delText>
        </w:r>
      </w:del>
    </w:p>
    <w:p w14:paraId="12DE8B8E" w14:textId="6D9297DC" w:rsidR="00A85ECF" w:rsidDel="00A47655" w:rsidRDefault="00A85ECF" w:rsidP="00A85ECF">
      <w:pPr>
        <w:pStyle w:val="ListParagraph"/>
        <w:rPr>
          <w:del w:id="136" w:author="Rajesh Singh (Applied AI)" w:date="2026-05-11T17:11:00Z" w16du:dateUtc="2026-05-11T22:11:00Z"/>
        </w:rPr>
      </w:pPr>
      <w:del w:id="137" w:author="Rajesh Singh (Applied AI)" w:date="2026-05-11T17:11:00Z" w16du:dateUtc="2026-05-11T22:11:00Z">
        <w:r w:rsidDel="00A47655">
          <w:delText>Outputs — bound endpoint plus AgentCard, declarative plan template hint when applicable, marketplace fallback otherwise.</w:delText>
        </w:r>
      </w:del>
    </w:p>
    <w:p w14:paraId="7E9C7D94" w14:textId="37B8406B" w:rsidR="00A85ECF" w:rsidDel="00A47655" w:rsidRDefault="00A85ECF" w:rsidP="00A85ECF">
      <w:pPr>
        <w:rPr>
          <w:del w:id="138" w:author="Rajesh Singh (Applied AI)" w:date="2026-05-11T17:11:00Z" w16du:dateUtc="2026-05-11T22:11:00Z"/>
        </w:rPr>
      </w:pPr>
      <w:del w:id="139" w:author="Rajesh Singh (Applied AI)" w:date="2026-05-11T17:11:00Z" w16du:dateUtc="2026-05-11T22:11:00Z">
        <w:r w:rsidDel="00A47655">
          <w:rPr>
            <w:b/>
          </w:rPr>
          <w:delText>Agency.</w:delText>
        </w:r>
      </w:del>
    </w:p>
    <w:p w14:paraId="548AA368" w14:textId="45D189A4" w:rsidR="00A85ECF" w:rsidDel="00A47655" w:rsidRDefault="00A85ECF" w:rsidP="00A85ECF">
      <w:pPr>
        <w:pStyle w:val="ListParagraph"/>
        <w:rPr>
          <w:del w:id="140" w:author="Rajesh Singh (Applied AI)" w:date="2026-05-11T17:11:00Z" w16du:dateUtc="2026-05-11T22:11:00Z"/>
        </w:rPr>
      </w:pPr>
      <w:del w:id="141" w:author="Rajesh Singh (Applied AI)" w:date="2026-05-11T17:11:00Z" w16du:dateUtc="2026-05-11T22:11:00Z">
        <w:r w:rsidDel="00A47655">
          <w:delText>Goal — bind a runtime intent to the best-fit, policy-compliant capability — even when the request is fuzzy or no exact match exists.</w:delText>
        </w:r>
      </w:del>
    </w:p>
    <w:p w14:paraId="65ABA45F" w14:textId="41D1D5EE" w:rsidR="00A85ECF" w:rsidDel="00A47655" w:rsidRDefault="00A85ECF" w:rsidP="00A85ECF">
      <w:pPr>
        <w:pStyle w:val="ListParagraph"/>
        <w:rPr>
          <w:del w:id="142" w:author="Rajesh Singh (Applied AI)" w:date="2026-05-11T17:11:00Z" w16du:dateUtc="2026-05-11T22:11:00Z"/>
        </w:rPr>
      </w:pPr>
      <w:del w:id="143" w:author="Rajesh Singh (Applied AI)" w:date="2026-05-11T17:11:00Z" w16du:dateUtc="2026-05-11T22:11:00Z">
        <w:r w:rsidDel="00A47655">
          <w:delText>Decisions it owns — how to decompose intent into capabilities, whether to bind a single agent or compose several, what to recommend when confidence is low, and when to fall back to marketplace search or propose a new submission.</w:delText>
        </w:r>
      </w:del>
    </w:p>
    <w:p w14:paraId="04CDB751" w14:textId="3174369B" w:rsidR="00A85ECF" w:rsidDel="00A47655" w:rsidRDefault="00A85ECF" w:rsidP="00A85ECF">
      <w:pPr>
        <w:pStyle w:val="ListParagraph"/>
        <w:rPr>
          <w:del w:id="144" w:author="Rajesh Singh (Applied AI)" w:date="2026-05-11T17:11:00Z" w16du:dateUtc="2026-05-11T22:11:00Z"/>
        </w:rPr>
      </w:pPr>
      <w:del w:id="145" w:author="Rajesh Singh (Applied AI)" w:date="2026-05-11T17:11:00Z" w16du:dateUtc="2026-05-11T22:11:00Z">
        <w:r w:rsidDel="00A47655">
          <w:delText>Reasoning surface — LLM parses intent into capability tags, ranks candidates with a blended score (tag + semantic + eval + cost + SLA), and produces an explanation for the selected binding.</w:delText>
        </w:r>
      </w:del>
    </w:p>
    <w:p w14:paraId="62FE59FE" w14:textId="3800BE7E" w:rsidR="00A85ECF" w:rsidDel="00A47655" w:rsidRDefault="00A85ECF" w:rsidP="00A85ECF">
      <w:pPr>
        <w:pStyle w:val="ListParagraph"/>
        <w:rPr>
          <w:del w:id="146" w:author="Rajesh Singh (Applied AI)" w:date="2026-05-11T17:11:00Z" w16du:dateUtc="2026-05-11T22:11:00Z"/>
        </w:rPr>
      </w:pPr>
      <w:del w:id="147" w:author="Rajesh Singh (Applied AI)" w:date="2026-05-11T17:11:00Z" w16du:dateUtc="2026-05-11T22:11:00Z">
        <w:r w:rsidDel="00A47655">
          <w:delText>Boundary (HITL / policy) — cannot bind across data-category boundaries or tenant entitlement violations — the Policy Registry is a hard gate.</w:delText>
        </w:r>
      </w:del>
    </w:p>
    <w:p w14:paraId="52CF4E9F" w14:textId="7090A97E" w:rsidR="00A85ECF" w:rsidDel="00A47655" w:rsidRDefault="00A85ECF" w:rsidP="00A85ECF">
      <w:pPr>
        <w:rPr>
          <w:del w:id="148" w:author="Rajesh Singh (Applied AI)" w:date="2026-05-11T17:11:00Z" w16du:dateUtc="2026-05-11T22:11:00Z"/>
        </w:rPr>
      </w:pPr>
      <w:del w:id="149" w:author="Rajesh Singh (Applied AI)" w:date="2026-05-11T17:11:00Z" w16du:dateUtc="2026-05-11T22:11:00Z">
        <w:r w:rsidDel="00A47655">
          <w:delText>Sequence flow:</w:delText>
        </w:r>
      </w:del>
    </w:p>
    <w:p w14:paraId="7608126F" w14:textId="7DB91972" w:rsidR="00A85ECF" w:rsidDel="00A47655" w:rsidRDefault="00A85ECF" w:rsidP="00A85ECF">
      <w:pPr>
        <w:jc w:val="center"/>
        <w:rPr>
          <w:del w:id="150" w:author="Rajesh Singh (Applied AI)" w:date="2026-05-11T17:11:00Z" w16du:dateUtc="2026-05-11T22:11:00Z"/>
        </w:rPr>
      </w:pPr>
      <w:del w:id="151" w:author="Rajesh Singh (Applied AI)" w:date="2026-05-11T17:11:00Z" w16du:dateUtc="2026-05-11T22:11:00Z">
        <w:r w:rsidDel="00A47655">
          <w:rPr>
            <w:noProof/>
          </w:rPr>
          <w:drawing>
            <wp:inline distT="0" distB="0" distL="0" distR="0" wp14:anchorId="279C5229" wp14:editId="3308BE52">
              <wp:extent cx="5943600" cy="35990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scovery-agent.png"/>
                      <pic:cNvPicPr/>
                    </pic:nvPicPr>
                    <pic:blipFill>
                      <a:blip r:embed="rId25"/>
                      <a:stretch>
                        <a:fillRect/>
                      </a:stretch>
                    </pic:blipFill>
                    <pic:spPr>
                      <a:xfrm>
                        <a:off x="0" y="0"/>
                        <a:ext cx="5943600" cy="3599031"/>
                      </a:xfrm>
                      <a:prstGeom prst="rect">
                        <a:avLst/>
                      </a:prstGeom>
                    </pic:spPr>
                  </pic:pic>
                </a:graphicData>
              </a:graphic>
            </wp:inline>
          </w:drawing>
        </w:r>
      </w:del>
    </w:p>
    <w:p w14:paraId="2EB82303" w14:textId="4230FB79" w:rsidR="00A85ECF" w:rsidDel="00A47655" w:rsidRDefault="00A85ECF" w:rsidP="00A85ECF">
      <w:pPr>
        <w:jc w:val="center"/>
        <w:rPr>
          <w:del w:id="152" w:author="Rajesh Singh (Applied AI)" w:date="2026-05-11T17:11:00Z" w16du:dateUtc="2026-05-11T22:11:00Z"/>
        </w:rPr>
      </w:pPr>
      <w:del w:id="153" w:author="Rajesh Singh (Applied AI)" w:date="2026-05-11T17:11:00Z" w16du:dateUtc="2026-05-11T22:11:00Z">
        <w:r w:rsidDel="00A47655">
          <w:rPr>
            <w:i/>
          </w:rPr>
          <w:delText>Figure 1</w:delText>
        </w:r>
        <w:r w:rsidR="00346040" w:rsidDel="00A47655">
          <w:rPr>
            <w:i/>
          </w:rPr>
          <w:delText>2</w:delText>
        </w:r>
        <w:r w:rsidDel="00A47655">
          <w:rPr>
            <w:i/>
          </w:rPr>
          <w:delText>.3 — Discovery Agent sequence: capability query → registry + vector match → policy and authorization filter → bind or fall back.</w:delText>
        </w:r>
      </w:del>
    </w:p>
    <w:p w14:paraId="2364A8DD" w14:textId="527E0B63" w:rsidR="00A85ECF" w:rsidRDefault="00A85ECF" w:rsidP="00A85ECF">
      <w:pPr>
        <w:pStyle w:val="Heading2"/>
      </w:pPr>
      <w:bookmarkStart w:id="154" w:name="_Toc229378473"/>
      <w:bookmarkStart w:id="155" w:name="_Toc229401397"/>
      <w:r>
        <w:t>1</w:t>
      </w:r>
      <w:r w:rsidR="00346040">
        <w:t>2</w:t>
      </w:r>
      <w:r>
        <w:t>.</w:t>
      </w:r>
      <w:ins w:id="156" w:author="Rajesh Singh (Applied AI)" w:date="2026-05-11T17:11:00Z" w16du:dateUtc="2026-05-11T22:11:00Z">
        <w:r w:rsidR="00A47655">
          <w:t>3</w:t>
        </w:r>
      </w:ins>
      <w:del w:id="157" w:author="Rajesh Singh (Applied AI)" w:date="2026-05-11T17:11:00Z" w16du:dateUtc="2026-05-11T22:11:00Z">
        <w:r w:rsidDel="00A47655">
          <w:delText>4</w:delText>
        </w:r>
      </w:del>
      <w:r>
        <w:t xml:space="preserve"> Observability, Security &amp; Governance Agent</w:t>
      </w:r>
      <w:bookmarkEnd w:id="154"/>
      <w:bookmarkEnd w:id="155"/>
    </w:p>
    <w:p w14:paraId="67AEF1E3" w14:textId="77777777" w:rsidR="00A85ECF" w:rsidRDefault="00A85ECF" w:rsidP="00A85ECF">
      <w:r>
        <w:t xml:space="preserve">The Observability, Security &amp; Governance Agent is a single cross-cutting agent with two complementary roles. As Security &amp; Governance, it cryptographically verifies the SLSA </w:t>
      </w:r>
      <w:r>
        <w:lastRenderedPageBreak/>
        <w:t>provenance attestation of every published artifact (builder identity, source repo + commit, signature) before promotion, and performs pre-execution policy evaluation on every step — invoking Azure AI Content Safety Prompt Shields for jailbreak and indirect prompt-injection detection, redacting PHI / PII, checking entitlements and token / cost budgets against the Policy Registry, and issuing scoped Managed Identity credentials from Key Vault. As Observability, it continuously ingests OpenTelemetry GenAI semantic spans and Azure Monitor metrics, correlates production behavior with the agent version and its provenance attestation, detects anomalies and drift, and triggers automated remediation through the Lifecycle Manager (rollback, scale, circuit-break) with full audit trail in MongoDB. Remediation actions (rollback, scale, circuit-break) are dispatched to the version-management process defined in §17.3 Lifecycle Management.</w:t>
      </w:r>
    </w:p>
    <w:p w14:paraId="06F8C87D" w14:textId="77777777" w:rsidR="00A85ECF" w:rsidRDefault="00A85ECF" w:rsidP="00A85ECF">
      <w:pPr>
        <w:pStyle w:val="ListParagraph"/>
      </w:pPr>
      <w:r>
        <w:t>Pre-execution — SLSA provenance verification, Prompt Shields, PHI / PII redaction, policy evaluation, scoped credential issuance, allow / deny / HITL.</w:t>
      </w:r>
    </w:p>
    <w:p w14:paraId="1130220E" w14:textId="77777777" w:rsidR="00A85ECF" w:rsidRDefault="00A85ECF" w:rsidP="00A85ECF">
      <w:pPr>
        <w:pStyle w:val="ListParagraph"/>
      </w:pPr>
      <w:r>
        <w:t>Telemetry — OpenTelemetry GenAI conventions (model, tokens, tool calls) → Arize Phoenix; infra metrics → Azure Monitor.</w:t>
      </w:r>
    </w:p>
    <w:p w14:paraId="7E9720DD" w14:textId="77777777" w:rsidR="00A85ECF" w:rsidRDefault="00A85ECF" w:rsidP="00A85ECF">
      <w:pPr>
        <w:pStyle w:val="ListParagraph"/>
      </w:pPr>
      <w:r>
        <w:t>Detection — error spikes, latency anomalies, model and embedding drift, cost burn-rate, RAI score regressions.</w:t>
      </w:r>
    </w:p>
    <w:p w14:paraId="06D4BDD1" w14:textId="77777777" w:rsidR="00A85ECF" w:rsidRDefault="00A85ECF" w:rsidP="00A85ECF">
      <w:pPr>
        <w:pStyle w:val="ListParagraph"/>
      </w:pPr>
      <w:r>
        <w:t>Response — raise incident, log to immutable audit (MongoDB TTL), trigger rollback or saga compensation via Lifecycle Manager.</w:t>
      </w:r>
    </w:p>
    <w:p w14:paraId="2A82B466" w14:textId="77777777" w:rsidR="00A85ECF" w:rsidRDefault="00A85ECF" w:rsidP="00A85ECF">
      <w:pPr>
        <w:pStyle w:val="ListParagraph"/>
      </w:pPr>
      <w:r>
        <w:t>Compliance — every decision is signed with Entra identity and traceable end-to-end via OTel trace_id.</w:t>
      </w:r>
    </w:p>
    <w:p w14:paraId="734F6CBE" w14:textId="77777777" w:rsidR="00A85ECF" w:rsidRDefault="00A85ECF" w:rsidP="00A85ECF">
      <w:r>
        <w:rPr>
          <w:b/>
        </w:rPr>
        <w:t>Agency.</w:t>
      </w:r>
    </w:p>
    <w:p w14:paraId="490B9DFF" w14:textId="77777777" w:rsidR="00A85ECF" w:rsidRDefault="00A85ECF" w:rsidP="00A85ECF">
      <w:pPr>
        <w:pStyle w:val="ListParagraph"/>
      </w:pPr>
      <w:r>
        <w:t>Goal — keep the running platform safe, performant and within policy without an operator in the loop for routine events.</w:t>
      </w:r>
    </w:p>
    <w:p w14:paraId="5DB92BE8" w14:textId="77777777" w:rsidR="00A85ECF" w:rsidRDefault="00A85ECF" w:rsidP="00A85ECF">
      <w:pPr>
        <w:pStyle w:val="ListParagraph"/>
      </w:pPr>
      <w:r>
        <w:t>Decisions it owns — whether a SLSA attestation matches policy, whether a Prompt Shields trigger is a real attack or a softenable false positive, whether anomalous latency / drift warrants alert, scale, circuit-break or rollback, whether to redact-and-continue versus deny, and which incidents to escalate.</w:t>
      </w:r>
    </w:p>
    <w:p w14:paraId="23D64F2E" w14:textId="77777777" w:rsidR="00A85ECF" w:rsidRDefault="00A85ECF" w:rsidP="00A85ECF">
      <w:pPr>
        <w:pStyle w:val="ListParagraph"/>
      </w:pPr>
      <w:r>
        <w:t>Reasoning surface — LLM-driven provenance and anomaly explanation that correlates build-time attestation evidence with runtime Phoenix LLM signals and Azure Monitor infra signals, plus remediation proposal generation grounded in prior episode memory.</w:t>
      </w:r>
    </w:p>
    <w:p w14:paraId="6FA860C3" w14:textId="77777777" w:rsidR="00A85ECF" w:rsidRDefault="00A85ECF" w:rsidP="00A85ECF">
      <w:pPr>
        <w:pStyle w:val="ListParagraph"/>
      </w:pPr>
      <w:r>
        <w:t>Boundary (HITL / policy) — cannot disable a policy or change AgentCard certification; can quarantine, scale or rollback but never delete an asset.</w:t>
      </w:r>
    </w:p>
    <w:p w14:paraId="29951CDD" w14:textId="77777777" w:rsidR="00A85ECF" w:rsidRDefault="00A85ECF" w:rsidP="00A85ECF">
      <w:r>
        <w:t>Sequence flow:</w:t>
      </w:r>
    </w:p>
    <w:p w14:paraId="58812639" w14:textId="53A7BA09" w:rsidR="00A85ECF" w:rsidRDefault="00A85ECF" w:rsidP="00A85ECF">
      <w:pPr>
        <w:jc w:val="center"/>
      </w:pPr>
      <w:r>
        <w:rPr>
          <w:noProof/>
        </w:rPr>
        <w:lastRenderedPageBreak/>
        <w:drawing>
          <wp:inline distT="0" distB="0" distL="0" distR="0" wp14:anchorId="717A17F1" wp14:editId="73F575AE">
            <wp:extent cx="5943600" cy="3591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bservability-security-agent.png"/>
                    <pic:cNvPicPr/>
                  </pic:nvPicPr>
                  <pic:blipFill>
                    <a:blip r:embed="rId26"/>
                    <a:stretch>
                      <a:fillRect/>
                    </a:stretch>
                  </pic:blipFill>
                  <pic:spPr>
                    <a:xfrm>
                      <a:off x="0" y="0"/>
                      <a:ext cx="5943600" cy="3591472"/>
                    </a:xfrm>
                    <a:prstGeom prst="rect">
                      <a:avLst/>
                    </a:prstGeom>
                  </pic:spPr>
                </pic:pic>
              </a:graphicData>
            </a:graphic>
          </wp:inline>
        </w:drawing>
      </w:r>
    </w:p>
    <w:p w14:paraId="6DA42DAC" w14:textId="03DB3341" w:rsidR="00A85ECF" w:rsidRDefault="00A85ECF" w:rsidP="00A85ECF">
      <w:pPr>
        <w:jc w:val="center"/>
      </w:pPr>
      <w:r>
        <w:rPr>
          <w:i/>
        </w:rPr>
        <w:t>Figure 1</w:t>
      </w:r>
      <w:r w:rsidR="00346040">
        <w:rPr>
          <w:i/>
        </w:rPr>
        <w:t>2</w:t>
      </w:r>
      <w:r>
        <w:rPr>
          <w:i/>
        </w:rPr>
        <w:t>.4 — Observability, Security &amp; Governance Agent sequence: pre-execution gate → scoped credential → telemetry capture → anomaly detection → automated response.</w:t>
      </w:r>
    </w:p>
    <w:p w14:paraId="0F7EE80B" w14:textId="2EA88893" w:rsidR="00D33E02" w:rsidRDefault="00D33E02">
      <w:pPr>
        <w:pStyle w:val="Heading1"/>
      </w:pPr>
      <w:bookmarkStart w:id="158" w:name="_Toc229378474"/>
      <w:bookmarkStart w:id="159" w:name="_Toc229401398"/>
      <w:r>
        <w:lastRenderedPageBreak/>
        <w:t>1</w:t>
      </w:r>
      <w:r w:rsidR="00346040">
        <w:t>3</w:t>
      </w:r>
      <w:r>
        <w:t>. Azure AI Foundry Capability Mapping</w:t>
      </w:r>
      <w:bookmarkEnd w:id="115"/>
      <w:bookmarkEnd w:id="158"/>
      <w:bookmarkEnd w:id="159"/>
    </w:p>
    <w:p w14:paraId="20488AF9" w14:textId="77777777" w:rsidR="00D33E02" w:rsidRDefault="00D33E02">
      <w:pPr>
        <w:spacing w:before="60" w:after="60" w:line="300" w:lineRule="auto"/>
      </w:pPr>
      <w:r w:rsidRPr="6CDBB948">
        <w:rPr>
          <w:color w:val="1F1F1F"/>
        </w:rPr>
        <w:t>UAP capabilities map directly to Azure AI Foundry and supporting Azure services. The table below summarizes the current GA posture and mapping; the full feature matrix is maintained separately.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400"/>
        <w:gridCol w:w="2560"/>
      </w:tblGrid>
      <w:tr w:rsidR="007D214F" w14:paraId="65846438"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A71B8C8" w14:textId="77777777" w:rsidR="00D33E02" w:rsidRDefault="00D33E02">
            <w:r>
              <w:rPr>
                <w:rFonts w:ascii="Segoe UI Semibold" w:eastAsia="Segoe UI Semibold" w:hAnsi="Segoe UI Semibold" w:cs="Segoe UI Semibold"/>
                <w:b/>
                <w:bCs/>
                <w:color w:val="FFFFFF"/>
                <w:sz w:val="20"/>
                <w:szCs w:val="20"/>
              </w:rPr>
              <w:t>UAP Capability Area</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C552B89" w14:textId="77777777" w:rsidR="00D33E02" w:rsidRDefault="00D33E02">
            <w:r>
              <w:rPr>
                <w:rFonts w:ascii="Segoe UI Semibold" w:eastAsia="Segoe UI Semibold" w:hAnsi="Segoe UI Semibold" w:cs="Segoe UI Semibold"/>
                <w:b/>
                <w:bCs/>
                <w:color w:val="FFFFFF"/>
                <w:sz w:val="20"/>
                <w:szCs w:val="20"/>
              </w:rPr>
              <w:t>Azure Foundry / Azure Service</w:t>
            </w:r>
          </w:p>
        </w:tc>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8D8B6A1" w14:textId="77777777" w:rsidR="00D33E02" w:rsidRDefault="00D33E02">
            <w:r>
              <w:rPr>
                <w:rFonts w:ascii="Segoe UI Semibold" w:eastAsia="Segoe UI Semibold" w:hAnsi="Segoe UI Semibold" w:cs="Segoe UI Semibold"/>
                <w:b/>
                <w:bCs/>
                <w:color w:val="FFFFFF"/>
                <w:sz w:val="20"/>
                <w:szCs w:val="20"/>
              </w:rPr>
              <w:t>GA Status</w:t>
            </w:r>
          </w:p>
        </w:tc>
        <w:tc>
          <w:tcPr>
            <w:tcW w:w="2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5546E3C" w14:textId="77777777" w:rsidR="00D33E02" w:rsidRDefault="00D33E02">
            <w:r>
              <w:rPr>
                <w:rFonts w:ascii="Segoe UI Semibold" w:eastAsia="Segoe UI Semibold" w:hAnsi="Segoe UI Semibold" w:cs="Segoe UI Semibold"/>
                <w:b/>
                <w:bCs/>
                <w:color w:val="FFFFFF"/>
                <w:sz w:val="20"/>
                <w:szCs w:val="20"/>
              </w:rPr>
              <w:t>Notes</w:t>
            </w:r>
          </w:p>
        </w:tc>
      </w:tr>
      <w:tr w:rsidR="007D214F" w14:paraId="7C0A020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55F17B3" w14:textId="77777777" w:rsidR="00D33E02" w:rsidRDefault="00D33E02">
            <w:pPr>
              <w:spacing w:line="260" w:lineRule="auto"/>
            </w:pPr>
            <w:r>
              <w:rPr>
                <w:color w:val="1F1F1F"/>
                <w:sz w:val="20"/>
                <w:szCs w:val="20"/>
              </w:rPr>
              <w:t>Model Marketplace — Central Repository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A3EAD4" w14:textId="77777777" w:rsidR="00D33E02" w:rsidRDefault="00D33E02">
            <w:pPr>
              <w:spacing w:line="260" w:lineRule="auto"/>
            </w:pPr>
            <w:r>
              <w:rPr>
                <w:color w:val="1F1F1F"/>
                <w:sz w:val="20"/>
                <w:szCs w:val="20"/>
              </w:rPr>
              <w:t>Azure AI Foundry Projects &amp; Hub Workspace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4351C05" w14:textId="77777777" w:rsidR="00D33E02" w:rsidRDefault="00D33E02">
            <w:pPr>
              <w:spacing w:line="260" w:lineRule="auto"/>
            </w:pPr>
            <w:r>
              <w:rPr>
                <w:color w:val="1F1F1F"/>
                <w:sz w:val="20"/>
                <w:szCs w:val="20"/>
              </w:rPr>
              <w:t>GA (East US / East US 2)</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EDFE6D" w14:textId="77777777" w:rsidR="00D33E02" w:rsidRDefault="00D33E02">
            <w:pPr>
              <w:spacing w:line="260" w:lineRule="auto"/>
            </w:pPr>
            <w:r w:rsidRPr="6CDBB948">
              <w:rPr>
                <w:color w:val="1F1F1F"/>
                <w:sz w:val="20"/>
                <w:szCs w:val="20"/>
              </w:rPr>
              <w:t>Registers and manages models with metadata; model cards via evaluations workspace.</w:t>
            </w:r>
          </w:p>
        </w:tc>
      </w:tr>
      <w:tr w:rsidR="007D214F" w14:paraId="3F7E43A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750726" w14:textId="77777777" w:rsidR="00D33E02" w:rsidRDefault="00D33E02">
            <w:pPr>
              <w:spacing w:line="260" w:lineRule="auto"/>
            </w:pPr>
            <w:r>
              <w:rPr>
                <w:color w:val="1F1F1F"/>
                <w:sz w:val="20"/>
                <w:szCs w:val="20"/>
              </w:rPr>
              <w:t>Model Marketplace — BYOM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9AEFE9" w14:textId="77777777" w:rsidR="00D33E02" w:rsidRDefault="00D33E02">
            <w:pPr>
              <w:spacing w:line="260" w:lineRule="auto"/>
            </w:pPr>
            <w:r>
              <w:rPr>
                <w:color w:val="1F1F1F"/>
                <w:sz w:val="20"/>
                <w:szCs w:val="20"/>
              </w:rPr>
              <w:t>Azure AI Foundry Model Catalog + BYOM onboarding</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049B09"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E00E4" w14:textId="77777777" w:rsidR="00D33E02" w:rsidRDefault="00D33E02">
            <w:pPr>
              <w:spacing w:line="260" w:lineRule="auto"/>
            </w:pPr>
            <w:r w:rsidRPr="6CDBB948">
              <w:rPr>
                <w:color w:val="1F1F1F"/>
                <w:sz w:val="20"/>
                <w:szCs w:val="20"/>
              </w:rPr>
              <w:t>1800+ models (OpenAI, Meta, Mistral, DeepSeek); custom and partner models under same governance.</w:t>
            </w:r>
          </w:p>
        </w:tc>
      </w:tr>
      <w:tr w:rsidR="007D214F" w14:paraId="0F1D0BCB"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D5259D" w14:textId="77777777" w:rsidR="00D33E02" w:rsidRDefault="00D33E02">
            <w:pPr>
              <w:spacing w:line="260" w:lineRule="auto"/>
            </w:pPr>
            <w:r>
              <w:rPr>
                <w:color w:val="1F1F1F"/>
                <w:sz w:val="20"/>
                <w:szCs w:val="20"/>
              </w:rPr>
              <w:t>Model Marketplace — Approval Workflow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1EF4C9" w14:textId="77777777" w:rsidR="00D33E02" w:rsidRDefault="00D33E02">
            <w:pPr>
              <w:spacing w:line="260" w:lineRule="auto"/>
            </w:pPr>
            <w:r>
              <w:rPr>
                <w:color w:val="1F1F1F"/>
                <w:sz w:val="20"/>
                <w:szCs w:val="20"/>
              </w:rPr>
              <w:t>Foundry Governance + Publisher API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59805"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B26675" w14:textId="77777777" w:rsidR="00D33E02" w:rsidRDefault="00D33E02">
            <w:pPr>
              <w:spacing w:line="260" w:lineRule="auto"/>
            </w:pPr>
            <w:r>
              <w:rPr>
                <w:color w:val="1F1F1F"/>
                <w:sz w:val="20"/>
                <w:szCs w:val="20"/>
              </w:rPr>
              <w:t>Draft → Review → Approved pipeline with Responsible AI reviewers.</w:t>
            </w:r>
          </w:p>
        </w:tc>
      </w:tr>
      <w:tr w:rsidR="007D214F" w14:paraId="4B8B68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B28D21" w14:textId="77777777" w:rsidR="00D33E02" w:rsidRDefault="00D33E02">
            <w:pPr>
              <w:spacing w:line="260" w:lineRule="auto"/>
            </w:pPr>
            <w:r>
              <w:rPr>
                <w:color w:val="1F1F1F"/>
                <w:sz w:val="20"/>
                <w:szCs w:val="20"/>
              </w:rPr>
              <w:t>Model Marketplace — Drift Detection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34ACA2" w14:textId="77777777" w:rsidR="00D33E02" w:rsidRDefault="00D33E02">
            <w:pPr>
              <w:spacing w:line="260" w:lineRule="auto"/>
            </w:pPr>
            <w:r>
              <w:rPr>
                <w:color w:val="1F1F1F"/>
                <w:sz w:val="20"/>
                <w:szCs w:val="20"/>
              </w:rPr>
              <w:t>Foundry Evaluations + Azure Monitor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F85ED67"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23727D" w14:textId="77777777" w:rsidR="00D33E02" w:rsidRDefault="00D33E02">
            <w:pPr>
              <w:spacing w:line="260" w:lineRule="auto"/>
            </w:pPr>
            <w:r>
              <w:rPr>
                <w:color w:val="1F1F1F"/>
                <w:sz w:val="20"/>
                <w:szCs w:val="20"/>
              </w:rPr>
              <w:t>Performance drift and bias detection triggers retraining or rollback.</w:t>
            </w:r>
          </w:p>
        </w:tc>
      </w:tr>
      <w:tr w:rsidR="007D214F" w14:paraId="68E415E1"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7ECAAA" w14:textId="77777777" w:rsidR="00D33E02" w:rsidRDefault="00D33E02">
            <w:pPr>
              <w:spacing w:line="260" w:lineRule="auto"/>
            </w:pPr>
            <w:r>
              <w:rPr>
                <w:color w:val="1F1F1F"/>
                <w:sz w:val="20"/>
                <w:szCs w:val="20"/>
              </w:rPr>
              <w:t>Model Marketplace — Champion/Challenger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B25F9C" w14:textId="77777777" w:rsidR="00D33E02" w:rsidRDefault="00D33E02">
            <w:pPr>
              <w:spacing w:line="260" w:lineRule="auto"/>
            </w:pPr>
            <w:r>
              <w:rPr>
                <w:color w:val="1F1F1F"/>
                <w:sz w:val="20"/>
                <w:szCs w:val="20"/>
              </w:rPr>
              <w:t>Foundry Evaluations + APIM routing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99C8F6"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4E910" w14:textId="77777777" w:rsidR="00D33E02" w:rsidRDefault="00D33E02">
            <w:pPr>
              <w:spacing w:line="260" w:lineRule="auto"/>
            </w:pPr>
            <w:r>
              <w:rPr>
                <w:color w:val="1F1F1F"/>
                <w:sz w:val="20"/>
                <w:szCs w:val="20"/>
              </w:rPr>
              <w:t>Compare new model versions via weighted traffic splits.</w:t>
            </w:r>
          </w:p>
        </w:tc>
      </w:tr>
      <w:tr w:rsidR="007D214F" w14:paraId="76C19CD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2BFB92" w14:textId="77777777" w:rsidR="00D33E02" w:rsidRDefault="00D33E02">
            <w:pPr>
              <w:spacing w:line="260" w:lineRule="auto"/>
            </w:pPr>
            <w:r>
              <w:rPr>
                <w:color w:val="1F1F1F"/>
                <w:sz w:val="20"/>
                <w:szCs w:val="20"/>
              </w:rPr>
              <w:t>One-Click Deployment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667002" w14:textId="77777777" w:rsidR="00D33E02" w:rsidRDefault="00D33E02">
            <w:pPr>
              <w:spacing w:line="260" w:lineRule="auto"/>
            </w:pPr>
            <w:r>
              <w:rPr>
                <w:color w:val="1F1F1F"/>
                <w:sz w:val="20"/>
                <w:szCs w:val="20"/>
              </w:rPr>
              <w:t>Foundry Deployments + ACA / Functions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A962BE"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B930A" w14:textId="77777777" w:rsidR="00D33E02" w:rsidRDefault="00D33E02">
            <w:pPr>
              <w:spacing w:line="260" w:lineRule="auto"/>
            </w:pPr>
            <w:r w:rsidRPr="6CDBB948">
              <w:rPr>
                <w:color w:val="1F1F1F"/>
                <w:sz w:val="20"/>
                <w:szCs w:val="20"/>
              </w:rPr>
              <w:t>Zero-downtime blue-green and canary rollout for models, agents and workflows.</w:t>
            </w:r>
          </w:p>
        </w:tc>
      </w:tr>
      <w:tr w:rsidR="007D214F" w14:paraId="51BBCB1B"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81834B" w14:textId="77777777" w:rsidR="00D33E02" w:rsidRDefault="00D33E02">
            <w:pPr>
              <w:spacing w:line="260" w:lineRule="auto"/>
            </w:pPr>
            <w:r>
              <w:rPr>
                <w:color w:val="1F1F1F"/>
                <w:sz w:val="20"/>
                <w:szCs w:val="20"/>
              </w:rPr>
              <w:t>RAG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E8C177" w14:textId="77777777" w:rsidR="00D33E02" w:rsidRDefault="00D33E02">
            <w:pPr>
              <w:spacing w:line="260" w:lineRule="auto"/>
            </w:pPr>
            <w:r>
              <w:rPr>
                <w:color w:val="1F1F1F"/>
                <w:sz w:val="20"/>
                <w:szCs w:val="20"/>
              </w:rPr>
              <w:t>Azure AI Search + Foundry Knowledge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D1AD25"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D8B8E1" w14:textId="77777777" w:rsidR="00D33E02" w:rsidRDefault="00D33E02">
            <w:pPr>
              <w:spacing w:line="260" w:lineRule="auto"/>
            </w:pPr>
            <w:r>
              <w:rPr>
                <w:color w:val="1F1F1F"/>
                <w:sz w:val="20"/>
                <w:szCs w:val="20"/>
              </w:rPr>
              <w:t xml:space="preserve">Shared RAG module; vector + hybrid retrieval </w:t>
            </w:r>
            <w:r>
              <w:rPr>
                <w:color w:val="1F1F1F"/>
                <w:sz w:val="20"/>
                <w:szCs w:val="20"/>
              </w:rPr>
              <w:lastRenderedPageBreak/>
              <w:t>across marketplace assets.</w:t>
            </w:r>
          </w:p>
        </w:tc>
      </w:tr>
      <w:tr w:rsidR="007D214F" w14:paraId="461BC20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808A44" w14:textId="77777777" w:rsidR="00D33E02" w:rsidRDefault="00D33E02">
            <w:pPr>
              <w:spacing w:line="260" w:lineRule="auto"/>
            </w:pPr>
            <w:r>
              <w:rPr>
                <w:color w:val="1F1F1F"/>
                <w:sz w:val="20"/>
                <w:szCs w:val="20"/>
              </w:rPr>
              <w:lastRenderedPageBreak/>
              <w:t>IMDE — Secure Sandbox</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907770" w14:textId="77777777" w:rsidR="00D33E02" w:rsidRDefault="00D33E02">
            <w:pPr>
              <w:spacing w:line="260" w:lineRule="auto"/>
            </w:pPr>
            <w:r w:rsidRPr="6CDBB948">
              <w:rPr>
                <w:color w:val="1F1F1F"/>
                <w:sz w:val="20"/>
                <w:szCs w:val="20"/>
              </w:rPr>
              <w:t>Foundry Compute + VNet-integrated notebooks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363F23"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65891C" w14:textId="77777777" w:rsidR="00D33E02" w:rsidRDefault="00D33E02">
            <w:pPr>
              <w:spacing w:line="260" w:lineRule="auto"/>
            </w:pPr>
            <w:r>
              <w:rPr>
                <w:color w:val="1F1F1F"/>
                <w:sz w:val="20"/>
                <w:szCs w:val="20"/>
              </w:rPr>
              <w:t>Safe experimentation environment connected to enterprise data sources.</w:t>
            </w:r>
          </w:p>
        </w:tc>
      </w:tr>
      <w:tr w:rsidR="007D214F" w14:paraId="6934B8C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4813EC" w14:textId="77777777" w:rsidR="00D33E02" w:rsidRDefault="00D33E02">
            <w:pPr>
              <w:spacing w:line="260" w:lineRule="auto"/>
            </w:pPr>
            <w:r>
              <w:rPr>
                <w:color w:val="1F1F1F"/>
                <w:sz w:val="20"/>
                <w:szCs w:val="20"/>
              </w:rPr>
              <w:t>IMDE — Multi-Modal Pre-loaded Tools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2769D0" w14:textId="77777777" w:rsidR="00D33E02" w:rsidRDefault="00D33E02">
            <w:pPr>
              <w:spacing w:line="260" w:lineRule="auto"/>
            </w:pPr>
            <w:r>
              <w:rPr>
                <w:color w:val="1F1F1F"/>
                <w:sz w:val="20"/>
                <w:szCs w:val="20"/>
              </w:rPr>
              <w:t>Foundry AI-ML / LLM / Multimodal / DL images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0457B"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18380" w14:textId="77777777" w:rsidR="00D33E02" w:rsidRDefault="00D33E02">
            <w:pPr>
              <w:spacing w:line="260" w:lineRule="auto"/>
            </w:pPr>
            <w:r w:rsidRPr="6CDBB948">
              <w:rPr>
                <w:color w:val="1F1F1F"/>
                <w:sz w:val="20"/>
                <w:szCs w:val="20"/>
              </w:rPr>
              <w:t>Pre-loaded environments for classical ML, LLMs, multimodal and deep learning.</w:t>
            </w:r>
          </w:p>
        </w:tc>
      </w:tr>
      <w:tr w:rsidR="007D214F" w14:paraId="53260AB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F152F7" w14:textId="0BAFD34D" w:rsidR="00D33E02" w:rsidRDefault="00793F72">
            <w:pPr>
              <w:spacing w:line="260" w:lineRule="auto"/>
            </w:pPr>
            <w:r>
              <w:rPr>
                <w:color w:val="1F1F1F"/>
                <w:sz w:val="20"/>
                <w:szCs w:val="20"/>
              </w:rPr>
              <w:t>Global</w:t>
            </w:r>
            <w:r w:rsidR="00D33E02">
              <w:rPr>
                <w:color w:val="1F1F1F"/>
                <w:sz w:val="20"/>
                <w:szCs w:val="20"/>
              </w:rPr>
              <w:t xml:space="preserve"> Agent Orchestrator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4C954" w14:textId="77777777" w:rsidR="00D33E02" w:rsidRDefault="00D33E02">
            <w:pPr>
              <w:spacing w:line="260" w:lineRule="auto"/>
            </w:pPr>
            <w:r w:rsidRPr="6CDBB948">
              <w:rPr>
                <w:color w:val="1F1F1F"/>
                <w:sz w:val="20"/>
                <w:szCs w:val="20"/>
              </w:rPr>
              <w:t>MAF / LangGraph on ACA + Foundry Agent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9534EF"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C53203" w14:textId="77777777" w:rsidR="00D33E02" w:rsidRDefault="00D33E02">
            <w:pPr>
              <w:spacing w:line="260" w:lineRule="auto"/>
            </w:pPr>
            <w:r>
              <w:rPr>
                <w:color w:val="1F1F1F"/>
                <w:sz w:val="20"/>
                <w:szCs w:val="20"/>
              </w:rPr>
              <w:t>Typed Agent / MCP / Model / Tool / Control-Flow / HITL / Governance nodes.</w:t>
            </w:r>
          </w:p>
        </w:tc>
      </w:tr>
      <w:tr w:rsidR="007D214F" w14:paraId="69C2D41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A12BCB" w14:textId="77777777" w:rsidR="00D33E02" w:rsidRDefault="00D33E02">
            <w:pPr>
              <w:spacing w:line="260" w:lineRule="auto"/>
            </w:pPr>
            <w:r>
              <w:rPr>
                <w:color w:val="1F1F1F"/>
                <w:sz w:val="20"/>
                <w:szCs w:val="20"/>
              </w:rPr>
              <w:t>Visual Agent Builder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FA0641" w14:textId="77777777" w:rsidR="00D33E02" w:rsidRDefault="00D33E02">
            <w:pPr>
              <w:spacing w:line="260" w:lineRule="auto"/>
            </w:pPr>
            <w:r>
              <w:rPr>
                <w:color w:val="1F1F1F"/>
                <w:sz w:val="20"/>
                <w:szCs w:val="20"/>
              </w:rPr>
              <w:t>Next.js + React Flow canvas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092A0" w14:textId="77777777" w:rsidR="00D33E02" w:rsidRDefault="00D33E02">
            <w:pPr>
              <w:spacing w:line="260" w:lineRule="auto"/>
            </w:pPr>
            <w:r>
              <w:rPr>
                <w:color w:val="1F1F1F"/>
                <w:sz w:val="20"/>
                <w:szCs w:val="20"/>
              </w:rPr>
              <w:t>App</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B35958" w14:textId="77777777" w:rsidR="00D33E02" w:rsidRDefault="00D33E02">
            <w:pPr>
              <w:spacing w:line="260" w:lineRule="auto"/>
            </w:pPr>
            <w:r w:rsidRPr="6CDBB948">
              <w:rPr>
                <w:color w:val="1F1F1F"/>
                <w:sz w:val="20"/>
                <w:szCs w:val="20"/>
              </w:rPr>
              <w:t>Drag-and-drop assembly with guardrails, versioning, approvals and rollback.</w:t>
            </w:r>
          </w:p>
        </w:tc>
      </w:tr>
      <w:tr w:rsidR="007D214F" w14:paraId="5B1A911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37D5C" w14:textId="77777777" w:rsidR="00D33E02" w:rsidRDefault="00D33E02">
            <w:pPr>
              <w:spacing w:line="260" w:lineRule="auto"/>
            </w:pPr>
            <w:r>
              <w:rPr>
                <w:color w:val="1F1F1F"/>
                <w:sz w:val="20"/>
                <w:szCs w:val="20"/>
              </w:rPr>
              <w:t>Cross-Cutting — Multi-Tenant Isolation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4FBD55" w14:textId="5251E899" w:rsidR="00D33E02" w:rsidRDefault="00D33E02">
            <w:pPr>
              <w:spacing w:line="260" w:lineRule="auto"/>
            </w:pPr>
            <w:r w:rsidRPr="6CDBB948">
              <w:rPr>
                <w:color w:val="1F1F1F"/>
                <w:sz w:val="20"/>
                <w:szCs w:val="20"/>
              </w:rPr>
              <w:t>Mongo</w:t>
            </w:r>
            <w:r w:rsidR="00B30D11">
              <w:rPr>
                <w:color w:val="1F1F1F"/>
                <w:sz w:val="20"/>
                <w:szCs w:val="20"/>
              </w:rPr>
              <w:t xml:space="preserve"> </w:t>
            </w:r>
            <w:r w:rsidRPr="6CDBB948">
              <w:rPr>
                <w:color w:val="1F1F1F"/>
                <w:sz w:val="20"/>
                <w:szCs w:val="20"/>
              </w:rPr>
              <w:t>DB tenantId partition + Entra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82C451"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A6E193" w14:textId="77777777" w:rsidR="00D33E02" w:rsidRDefault="00D33E02">
            <w:pPr>
              <w:spacing w:line="260" w:lineRule="auto"/>
            </w:pPr>
            <w:r w:rsidRPr="6CDBB948">
              <w:rPr>
                <w:color w:val="1F1F1F"/>
                <w:sz w:val="20"/>
                <w:szCs w:val="20"/>
              </w:rPr>
              <w:t>Data and execution isolated per tenant; VNet-private traffic.</w:t>
            </w:r>
          </w:p>
        </w:tc>
      </w:tr>
      <w:tr w:rsidR="007D214F" w14:paraId="3491089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86394B" w14:textId="77777777" w:rsidR="00D33E02" w:rsidRDefault="00D33E02">
            <w:pPr>
              <w:spacing w:line="260" w:lineRule="auto"/>
            </w:pPr>
            <w:r>
              <w:rPr>
                <w:color w:val="1F1F1F"/>
                <w:sz w:val="20"/>
                <w:szCs w:val="20"/>
              </w:rPr>
              <w:t>Cross-Cutting — HIPAA / SOC 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C812E8" w14:textId="77777777" w:rsidR="00D33E02" w:rsidRDefault="00D33E02">
            <w:pPr>
              <w:spacing w:line="260" w:lineRule="auto"/>
            </w:pPr>
            <w:r>
              <w:rPr>
                <w:color w:val="1F1F1F"/>
                <w:sz w:val="20"/>
                <w:szCs w:val="20"/>
              </w:rPr>
              <w:t>Azure HIPAA-covered services + policy controls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F866A0"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A213CB" w14:textId="77777777" w:rsidR="00D33E02" w:rsidRDefault="00D33E02">
            <w:pPr>
              <w:spacing w:line="260" w:lineRule="auto"/>
            </w:pPr>
            <w:r w:rsidRPr="6CDBB948">
              <w:rPr>
                <w:color w:val="1F1F1F"/>
                <w:sz w:val="20"/>
                <w:szCs w:val="20"/>
              </w:rPr>
              <w:t>PHI / PII protection, audit trail, covered-service usage.</w:t>
            </w:r>
          </w:p>
        </w:tc>
      </w:tr>
    </w:tbl>
    <w:p w14:paraId="2F83D724" w14:textId="277BA862" w:rsidR="00D33E02" w:rsidRDefault="00D33E02">
      <w:pPr>
        <w:pStyle w:val="Heading1"/>
      </w:pPr>
      <w:bookmarkStart w:id="160" w:name="_Toc229058708"/>
      <w:bookmarkStart w:id="161" w:name="_Toc229378475"/>
      <w:bookmarkStart w:id="162" w:name="_Toc229401399"/>
      <w:r>
        <w:lastRenderedPageBreak/>
        <w:t>1</w:t>
      </w:r>
      <w:r w:rsidR="00346040">
        <w:t>4</w:t>
      </w:r>
      <w:r>
        <w:t>. Security, Compliance and Governance</w:t>
      </w:r>
      <w:bookmarkEnd w:id="160"/>
      <w:bookmarkEnd w:id="161"/>
      <w:bookmarkEnd w:id="162"/>
    </w:p>
    <w:p w14:paraId="0489D54C" w14:textId="2AEA2C60" w:rsidR="00D33E02" w:rsidRDefault="00D33E02">
      <w:pPr>
        <w:pStyle w:val="Heading2"/>
      </w:pPr>
      <w:bookmarkStart w:id="163" w:name="_Toc229058709"/>
      <w:bookmarkStart w:id="164" w:name="_Toc229378476"/>
      <w:bookmarkStart w:id="165" w:name="_Toc229401400"/>
      <w:r>
        <w:t>1</w:t>
      </w:r>
      <w:r w:rsidR="00346040">
        <w:t>4</w:t>
      </w:r>
      <w:r>
        <w:t>.1 Identity and Access</w:t>
      </w:r>
      <w:bookmarkEnd w:id="163"/>
      <w:bookmarkEnd w:id="164"/>
      <w:bookmarkEnd w:id="165"/>
    </w:p>
    <w:p w14:paraId="401FAD12" w14:textId="77777777" w:rsidR="00783060" w:rsidRPr="00783060" w:rsidRDefault="00783060" w:rsidP="00783060">
      <w:pPr>
        <w:spacing w:before="60" w:after="60" w:line="300" w:lineRule="auto"/>
        <w:rPr>
          <w:color w:val="1F1F1F"/>
        </w:rPr>
      </w:pPr>
      <w:r w:rsidRPr="00783060">
        <w:rPr>
          <w:color w:val="1F1F1F"/>
        </w:rPr>
        <w:t>Microsoft Entra ID is the single source of truth and authoritative identity provider for all human users, platform services, AI agents, and external workloads in the Unified AI Platform (UAP).</w:t>
      </w:r>
    </w:p>
    <w:p w14:paraId="1A3F58A5" w14:textId="77777777" w:rsidR="00783060" w:rsidRPr="000C6EBA" w:rsidRDefault="00783060" w:rsidP="00783060">
      <w:pPr>
        <w:spacing w:before="60" w:after="60" w:line="300" w:lineRule="auto"/>
        <w:rPr>
          <w:b/>
          <w:color w:val="1F1F1F"/>
        </w:rPr>
      </w:pPr>
      <w:r w:rsidRPr="000C6EBA">
        <w:rPr>
          <w:b/>
          <w:color w:val="1F1F1F"/>
        </w:rPr>
        <w:t>Identity Types and Assignment</w:t>
      </w:r>
    </w:p>
    <w:p w14:paraId="0B3861E6" w14:textId="52B2D90A" w:rsidR="00783060" w:rsidRPr="00783060" w:rsidRDefault="00783060" w:rsidP="00C814E4">
      <w:pPr>
        <w:pStyle w:val="ListParagraph"/>
        <w:numPr>
          <w:ilvl w:val="0"/>
          <w:numId w:val="24"/>
        </w:numPr>
        <w:spacing w:before="60" w:after="60" w:line="300" w:lineRule="auto"/>
        <w:rPr>
          <w:color w:val="1F1F1F"/>
        </w:rPr>
      </w:pPr>
      <w:r w:rsidRPr="00783060">
        <w:rPr>
          <w:color w:val="1F1F1F"/>
        </w:rPr>
        <w:t>Human users &amp; groups</w:t>
      </w:r>
      <w:r w:rsidR="000740B4">
        <w:rPr>
          <w:color w:val="1F1F1F"/>
        </w:rPr>
        <w:t>:</w:t>
      </w:r>
      <w:r w:rsidRPr="00783060">
        <w:rPr>
          <w:color w:val="1F1F1F"/>
        </w:rPr>
        <w:t xml:space="preserve"> Standard Entra ID user and security group objects with Conditional Access policies, MFA, and device compliance enforcement.</w:t>
      </w:r>
    </w:p>
    <w:p w14:paraId="0D1071A0" w14:textId="4841272C" w:rsidR="00783060" w:rsidRPr="00783060" w:rsidRDefault="00783060" w:rsidP="00C814E4">
      <w:pPr>
        <w:pStyle w:val="ListParagraph"/>
        <w:numPr>
          <w:ilvl w:val="0"/>
          <w:numId w:val="24"/>
        </w:numPr>
        <w:spacing w:before="60" w:after="60" w:line="300" w:lineRule="auto"/>
        <w:rPr>
          <w:color w:val="1F1F1F"/>
        </w:rPr>
      </w:pPr>
      <w:r w:rsidRPr="00783060">
        <w:rPr>
          <w:color w:val="1F1F1F"/>
        </w:rPr>
        <w:t>Platform services &amp; runtimes (ACA, Functions, APIM backends</w:t>
      </w:r>
      <w:r w:rsidRPr="00FD39E1">
        <w:rPr>
          <w:color w:val="1F1F1F"/>
        </w:rPr>
        <w:t>)</w:t>
      </w:r>
      <w:r w:rsidR="000740B4">
        <w:rPr>
          <w:color w:val="1F1F1F"/>
        </w:rPr>
        <w:t>:</w:t>
      </w:r>
      <w:r w:rsidRPr="00783060">
        <w:rPr>
          <w:color w:val="1F1F1F"/>
        </w:rPr>
        <w:t xml:space="preserve"> User-assigned Managed Identities (zero-secret, Entra ID–backed).</w:t>
      </w:r>
    </w:p>
    <w:p w14:paraId="4AE3BC06" w14:textId="74F4F58B" w:rsidR="00783060" w:rsidRPr="00783060" w:rsidRDefault="00783060" w:rsidP="00C814E4">
      <w:pPr>
        <w:pStyle w:val="ListParagraph"/>
        <w:numPr>
          <w:ilvl w:val="0"/>
          <w:numId w:val="24"/>
        </w:numPr>
        <w:spacing w:before="60" w:after="60" w:line="300" w:lineRule="auto"/>
        <w:rPr>
          <w:color w:val="1F1F1F"/>
        </w:rPr>
      </w:pPr>
      <w:r w:rsidRPr="00783060">
        <w:rPr>
          <w:color w:val="1F1F1F"/>
        </w:rPr>
        <w:t>AI Agents &amp; domain orchestrators</w:t>
      </w:r>
      <w:r w:rsidR="000740B4">
        <w:rPr>
          <w:color w:val="1F1F1F"/>
        </w:rPr>
        <w:t>:</w:t>
      </w:r>
      <w:r w:rsidRPr="00783060">
        <w:rPr>
          <w:color w:val="1F1F1F"/>
        </w:rPr>
        <w:t xml:space="preserve"> Microsoft Entra Agent ID (dedicated agent service principals). Each agent receives a unique, auditable identity in Entra ID that supports granular Conditional Access, audit logging, and lifecycle management separate from human or general workload identities.</w:t>
      </w:r>
    </w:p>
    <w:p w14:paraId="1DB1152A" w14:textId="639A1BF7" w:rsidR="00783060" w:rsidRPr="00783060" w:rsidRDefault="00783060" w:rsidP="00C814E4">
      <w:pPr>
        <w:pStyle w:val="ListParagraph"/>
        <w:numPr>
          <w:ilvl w:val="0"/>
          <w:numId w:val="24"/>
        </w:numPr>
        <w:spacing w:before="60" w:after="60" w:line="300" w:lineRule="auto"/>
        <w:rPr>
          <w:color w:val="1F1F1F"/>
        </w:rPr>
      </w:pPr>
      <w:r w:rsidRPr="00783060">
        <w:rPr>
          <w:color w:val="1F1F1F"/>
        </w:rPr>
        <w:t>External CI/CD workloads (GitHub Actions</w:t>
      </w:r>
      <w:r w:rsidRPr="00FD39E1">
        <w:rPr>
          <w:color w:val="1F1F1F"/>
        </w:rPr>
        <w:t>)</w:t>
      </w:r>
      <w:r w:rsidR="000740B4">
        <w:rPr>
          <w:color w:val="1F1F1F"/>
        </w:rPr>
        <w:t>:</w:t>
      </w:r>
      <w:r w:rsidRPr="00783060">
        <w:rPr>
          <w:color w:val="1F1F1F"/>
        </w:rPr>
        <w:t xml:space="preserve"> Entra ID Workload Identity Federation using OpenID Connect (OIDC). Federated credentials are configured on the target Entra ID application or Managed Identity, scoped to repository, environment, branch, and workflow. The azure/login@v2 action exchanges GitHub’s short-lived OIDC token for an Entra ID access token with no secrets stored in GitHub.</w:t>
      </w:r>
    </w:p>
    <w:p w14:paraId="2D859DB6" w14:textId="77777777" w:rsidR="00783060" w:rsidRPr="002F068E" w:rsidRDefault="00783060" w:rsidP="00783060">
      <w:pPr>
        <w:spacing w:before="60" w:after="60" w:line="300" w:lineRule="auto"/>
        <w:rPr>
          <w:b/>
          <w:color w:val="1F1F1F"/>
        </w:rPr>
      </w:pPr>
      <w:r w:rsidRPr="002F068E">
        <w:rPr>
          <w:b/>
          <w:color w:val="1F1F1F"/>
        </w:rPr>
        <w:t>Core Design Patterns</w:t>
      </w:r>
    </w:p>
    <w:p w14:paraId="7A002475" w14:textId="660A4F17" w:rsidR="00783060" w:rsidRPr="00783060" w:rsidRDefault="00783060" w:rsidP="00C814E4">
      <w:pPr>
        <w:pStyle w:val="ListParagraph"/>
        <w:numPr>
          <w:ilvl w:val="0"/>
          <w:numId w:val="25"/>
        </w:numPr>
        <w:spacing w:before="60" w:after="60" w:line="300" w:lineRule="auto"/>
        <w:rPr>
          <w:color w:val="1F1F1F"/>
        </w:rPr>
      </w:pPr>
      <w:r w:rsidRPr="00783060">
        <w:rPr>
          <w:color w:val="1F1F1F"/>
        </w:rPr>
        <w:t>Zero-secret authentication everywhere</w:t>
      </w:r>
      <w:r w:rsidR="002F068E">
        <w:rPr>
          <w:color w:val="1F1F1F"/>
        </w:rPr>
        <w:t>:</w:t>
      </w:r>
      <w:r w:rsidRPr="00783060">
        <w:rPr>
          <w:color w:val="1F1F1F"/>
        </w:rPr>
        <w:t xml:space="preserve"> No client secrets, certificates, or static credentials are used or stored in code, configuration, or GitHub. All service-to-service calls rely on Managed Identities or federated OIDC tokens.</w:t>
      </w:r>
    </w:p>
    <w:p w14:paraId="7283986F" w14:textId="72145D74" w:rsidR="00783060" w:rsidRPr="00783060" w:rsidRDefault="00783060" w:rsidP="00C814E4">
      <w:pPr>
        <w:pStyle w:val="ListParagraph"/>
        <w:numPr>
          <w:ilvl w:val="0"/>
          <w:numId w:val="25"/>
        </w:numPr>
        <w:spacing w:before="60" w:after="60" w:line="300" w:lineRule="auto"/>
        <w:rPr>
          <w:color w:val="1F1F1F"/>
        </w:rPr>
      </w:pPr>
      <w:r w:rsidRPr="00783060">
        <w:rPr>
          <w:color w:val="1F1F1F"/>
        </w:rPr>
        <w:t>Least-privilege delegation envelopes</w:t>
      </w:r>
      <w:r w:rsidR="002F068E">
        <w:rPr>
          <w:color w:val="1F1F1F"/>
        </w:rPr>
        <w:t>:</w:t>
      </w:r>
      <w:r w:rsidRPr="00783060">
        <w:rPr>
          <w:color w:val="1F1F1F"/>
        </w:rPr>
        <w:t xml:space="preserve"> The Global Orchestrator (via the LLM Gateway) issues short-lived, audience-restricted, scoped JWTs for agent-to-agent (A2A) and agent-to-tool (MCP) calls. Claims and context are evaluated by the Policy Engine at execution time.</w:t>
      </w:r>
    </w:p>
    <w:p w14:paraId="503F6409" w14:textId="2BEF4653" w:rsidR="00783060" w:rsidRPr="00783060" w:rsidRDefault="00783060" w:rsidP="00C814E4">
      <w:pPr>
        <w:pStyle w:val="ListParagraph"/>
        <w:numPr>
          <w:ilvl w:val="0"/>
          <w:numId w:val="25"/>
        </w:numPr>
        <w:spacing w:before="60" w:after="60" w:line="300" w:lineRule="auto"/>
        <w:rPr>
          <w:color w:val="1F1F1F"/>
        </w:rPr>
      </w:pPr>
      <w:r w:rsidRPr="00783060">
        <w:rPr>
          <w:color w:val="1F1F1F"/>
        </w:rPr>
        <w:t>AgentCard metadata enforcement</w:t>
      </w:r>
      <w:r w:rsidR="00A4691E">
        <w:rPr>
          <w:color w:val="1F1F1F"/>
        </w:rPr>
        <w:t>:</w:t>
      </w:r>
      <w:r w:rsidRPr="00783060">
        <w:rPr>
          <w:color w:val="1F1F1F"/>
        </w:rPr>
        <w:t xml:space="preserve"> Every AgentCard carries identity, data-category, and Responsible AI tags. The Security &amp; Governance Agent and Policy Engine enforce these declaratively at both publish time (Security Scanner) and execute time.</w:t>
      </w:r>
    </w:p>
    <w:p w14:paraId="2AED8B3B" w14:textId="5523437C" w:rsidR="00783060" w:rsidRPr="00783060" w:rsidRDefault="00783060" w:rsidP="00C814E4">
      <w:pPr>
        <w:pStyle w:val="ListParagraph"/>
        <w:numPr>
          <w:ilvl w:val="0"/>
          <w:numId w:val="25"/>
        </w:numPr>
        <w:spacing w:before="60" w:after="60" w:line="300" w:lineRule="auto"/>
        <w:rPr>
          <w:color w:val="1F1F1F"/>
        </w:rPr>
      </w:pPr>
      <w:r w:rsidRPr="00783060">
        <w:rPr>
          <w:color w:val="1F1F1F"/>
        </w:rPr>
        <w:t>Multi-tenancy &amp; isolation</w:t>
      </w:r>
      <w:r w:rsidR="00A4691E">
        <w:rPr>
          <w:color w:val="1F1F1F"/>
        </w:rPr>
        <w:t>:</w:t>
      </w:r>
      <w:r w:rsidRPr="00783060">
        <w:rPr>
          <w:color w:val="1F1F1F"/>
        </w:rPr>
        <w:t xml:space="preserve"> All identities, tokens, and data are partitioned by tenantId. Per-tenant quotas, rate limits, and cost attribution are enforced at the LLM Gateway and Policy Engine.</w:t>
      </w:r>
    </w:p>
    <w:p w14:paraId="760327BA" w14:textId="77777777" w:rsidR="00783060" w:rsidRPr="004A3C33" w:rsidRDefault="00783060" w:rsidP="00783060">
      <w:pPr>
        <w:spacing w:before="60" w:after="60" w:line="300" w:lineRule="auto"/>
        <w:rPr>
          <w:b/>
          <w:color w:val="1F1F1F"/>
        </w:rPr>
      </w:pPr>
      <w:r w:rsidRPr="004A3C33">
        <w:rPr>
          <w:b/>
          <w:color w:val="1F1F1F"/>
        </w:rPr>
        <w:lastRenderedPageBreak/>
        <w:t>Compliance &amp; Observability</w:t>
      </w:r>
    </w:p>
    <w:p w14:paraId="72180DD8" w14:textId="77777777" w:rsidR="00783060" w:rsidRPr="00783060" w:rsidRDefault="00783060" w:rsidP="00C814E4">
      <w:pPr>
        <w:pStyle w:val="ListParagraph"/>
        <w:numPr>
          <w:ilvl w:val="0"/>
          <w:numId w:val="26"/>
        </w:numPr>
        <w:spacing w:before="60" w:after="60" w:line="300" w:lineRule="auto"/>
        <w:rPr>
          <w:color w:val="1F1F1F"/>
        </w:rPr>
      </w:pPr>
      <w:r w:rsidRPr="00783060">
        <w:rPr>
          <w:color w:val="1F1F1F"/>
        </w:rPr>
        <w:t>Every identity action (token issuance, delegation, access) is logged immutably to the Audit Log (MongoDB) with full provenance.</w:t>
      </w:r>
    </w:p>
    <w:p w14:paraId="1FD7FA4D" w14:textId="2DDA0700" w:rsidR="00783060" w:rsidRPr="00783060" w:rsidRDefault="00783060" w:rsidP="00C814E4">
      <w:pPr>
        <w:pStyle w:val="ListParagraph"/>
        <w:numPr>
          <w:ilvl w:val="0"/>
          <w:numId w:val="26"/>
        </w:numPr>
        <w:spacing w:before="60" w:after="60" w:line="300" w:lineRule="auto"/>
        <w:rPr>
          <w:color w:val="1F1F1F"/>
        </w:rPr>
      </w:pPr>
      <w:r w:rsidRPr="00783060">
        <w:rPr>
          <w:color w:val="1F1F1F"/>
        </w:rPr>
        <w:t xml:space="preserve">Microsoft Entra audit logs, Conditional Access signals, and risk detections feed into </w:t>
      </w:r>
      <w:del w:id="166" w:author="Rajesh Singh (Applied AI)" w:date="2026-05-11T17:53:00Z" w16du:dateUtc="2026-05-11T22:53:00Z">
        <w:r w:rsidRPr="00783060" w:rsidDel="002B4EA9">
          <w:rPr>
            <w:color w:val="1F1F1F"/>
          </w:rPr>
          <w:delText>Azure Monitor</w:delText>
        </w:r>
      </w:del>
      <w:ins w:id="167" w:author="Rajesh Singh (Applied AI)" w:date="2026-05-11T17:53:00Z" w16du:dateUtc="2026-05-11T22:53:00Z">
        <w:r w:rsidR="002B4EA9">
          <w:rPr>
            <w:color w:val="1F1F1F"/>
          </w:rPr>
          <w:t>Splunk</w:t>
        </w:r>
      </w:ins>
      <w:r w:rsidRPr="00783060">
        <w:rPr>
          <w:color w:val="1F1F1F"/>
        </w:rPr>
        <w:t xml:space="preserve"> and the Observability Agent.</w:t>
      </w:r>
    </w:p>
    <w:p w14:paraId="3BAA25ED" w14:textId="77777777" w:rsidR="00783060" w:rsidRPr="00783060" w:rsidRDefault="00783060" w:rsidP="00C814E4">
      <w:pPr>
        <w:pStyle w:val="ListParagraph"/>
        <w:numPr>
          <w:ilvl w:val="0"/>
          <w:numId w:val="26"/>
        </w:numPr>
        <w:spacing w:before="60" w:after="60" w:line="300" w:lineRule="auto"/>
        <w:rPr>
          <w:color w:val="1F1F1F"/>
        </w:rPr>
      </w:pPr>
      <w:r w:rsidRPr="00783060">
        <w:rPr>
          <w:color w:val="1F1F1F"/>
        </w:rPr>
        <w:t>Human-in-the-Loop (HITL) and elevated actions require explicit reviewer sign-off with reversible saga compensation.</w:t>
      </w:r>
    </w:p>
    <w:p w14:paraId="097DD9A8" w14:textId="77777777" w:rsidR="00783060" w:rsidRPr="00783060" w:rsidRDefault="00783060" w:rsidP="00783060">
      <w:pPr>
        <w:spacing w:before="60" w:after="60" w:line="300" w:lineRule="auto"/>
        <w:rPr>
          <w:color w:val="1F1F1F"/>
        </w:rPr>
      </w:pPr>
      <w:r w:rsidRPr="00783060">
        <w:rPr>
          <w:color w:val="1F1F1F"/>
        </w:rPr>
        <w:t>This model satisfies HIPAA, SOC 2, and Optum/UHG zero-trust standards while enabling the automated 7-stage onboarding pipeline and cross-domain agent reuse.</w:t>
      </w:r>
    </w:p>
    <w:p w14:paraId="3DAFCBDF" w14:textId="64201AC0" w:rsidR="00D33E02" w:rsidRDefault="00D33E02">
      <w:pPr>
        <w:pStyle w:val="Heading2"/>
      </w:pPr>
      <w:bookmarkStart w:id="168" w:name="_Toc229058710"/>
      <w:bookmarkStart w:id="169" w:name="_Toc229378477"/>
      <w:bookmarkStart w:id="170" w:name="_Toc229401401"/>
      <w:r>
        <w:t>1</w:t>
      </w:r>
      <w:r w:rsidR="00346040">
        <w:t>4</w:t>
      </w:r>
      <w:r>
        <w:t>.2 Network and Secrets</w:t>
      </w:r>
      <w:bookmarkEnd w:id="168"/>
      <w:bookmarkEnd w:id="169"/>
      <w:bookmarkEnd w:id="170"/>
    </w:p>
    <w:p w14:paraId="4874CF75" w14:textId="77777777" w:rsidR="00D33E02" w:rsidRDefault="00D33E02" w:rsidP="002B4EA9">
      <w:pPr>
        <w:pStyle w:val="ListParagraph"/>
        <w:numPr>
          <w:ilvl w:val="0"/>
          <w:numId w:val="53"/>
        </w:numPr>
        <w:spacing w:before="40" w:after="40" w:line="280" w:lineRule="auto"/>
        <w:pPrChange w:id="171" w:author="Rajesh Singh (Applied AI)" w:date="2026-05-11T17:53:00Z" w16du:dateUtc="2026-05-11T22:53:00Z">
          <w:pPr>
            <w:pStyle w:val="ListParagraph"/>
            <w:numPr>
              <w:numId w:val="2"/>
            </w:numPr>
            <w:spacing w:before="40" w:after="40" w:line="280" w:lineRule="auto"/>
          </w:pPr>
        </w:pPrChange>
      </w:pPr>
      <w:r w:rsidRPr="6CDBB948">
        <w:rPr>
          <w:color w:val="1F1F1F"/>
        </w:rPr>
        <w:t>VNet isolation and subnet segmentation for all Azure Container Apps and Functions workloads.</w:t>
      </w:r>
    </w:p>
    <w:p w14:paraId="2FE8306E" w14:textId="77777777" w:rsidR="00D33E02" w:rsidRDefault="00D33E02" w:rsidP="002B4EA9">
      <w:pPr>
        <w:pStyle w:val="ListParagraph"/>
        <w:numPr>
          <w:ilvl w:val="0"/>
          <w:numId w:val="53"/>
        </w:numPr>
        <w:spacing w:before="40" w:after="40" w:line="280" w:lineRule="auto"/>
        <w:pPrChange w:id="172" w:author="Rajesh Singh (Applied AI)" w:date="2026-05-11T17:53:00Z" w16du:dateUtc="2026-05-11T22:53:00Z">
          <w:pPr>
            <w:pStyle w:val="ListParagraph"/>
            <w:numPr>
              <w:numId w:val="2"/>
            </w:numPr>
            <w:spacing w:before="40" w:after="40" w:line="280" w:lineRule="auto"/>
          </w:pPr>
        </w:pPrChange>
      </w:pPr>
      <w:r w:rsidRPr="6CDBB948">
        <w:rPr>
          <w:color w:val="1F1F1F"/>
        </w:rPr>
        <w:t>mTLS between APIM and backend LLM / agent / MCP endpoints.</w:t>
      </w:r>
    </w:p>
    <w:p w14:paraId="40E336C5" w14:textId="77777777" w:rsidR="00D33E02" w:rsidRDefault="00D33E02" w:rsidP="002B4EA9">
      <w:pPr>
        <w:pStyle w:val="ListParagraph"/>
        <w:numPr>
          <w:ilvl w:val="0"/>
          <w:numId w:val="53"/>
        </w:numPr>
        <w:spacing w:before="40" w:after="40" w:line="280" w:lineRule="auto"/>
        <w:pPrChange w:id="173" w:author="Rajesh Singh (Applied AI)" w:date="2026-05-11T17:53:00Z" w16du:dateUtc="2026-05-11T22:53:00Z">
          <w:pPr>
            <w:pStyle w:val="ListParagraph"/>
            <w:numPr>
              <w:numId w:val="2"/>
            </w:numPr>
            <w:spacing w:before="40" w:after="40" w:line="280" w:lineRule="auto"/>
          </w:pPr>
        </w:pPrChange>
      </w:pPr>
      <w:r>
        <w:rPr>
          <w:color w:val="1F1F1F"/>
        </w:rPr>
        <w:t>Azure Key Vault with Managed Identity access for all secrets and certificates — no secrets in configuration.</w:t>
      </w:r>
    </w:p>
    <w:p w14:paraId="116C1045" w14:textId="5F8185A9" w:rsidR="00D33E02" w:rsidRDefault="00D33E02">
      <w:pPr>
        <w:pStyle w:val="Heading2"/>
      </w:pPr>
      <w:bookmarkStart w:id="174" w:name="_Toc229058711"/>
      <w:bookmarkStart w:id="175" w:name="_Toc229378478"/>
      <w:bookmarkStart w:id="176" w:name="_Toc229401402"/>
      <w:r>
        <w:t>1</w:t>
      </w:r>
      <w:r w:rsidR="00346040">
        <w:t>4</w:t>
      </w:r>
      <w:r>
        <w:t>.3 Data Protection</w:t>
      </w:r>
      <w:bookmarkEnd w:id="174"/>
      <w:bookmarkEnd w:id="175"/>
      <w:bookmarkEnd w:id="176"/>
    </w:p>
    <w:p w14:paraId="78574982" w14:textId="77777777" w:rsidR="00D33E02" w:rsidRDefault="00D33E02" w:rsidP="002B4EA9">
      <w:pPr>
        <w:pStyle w:val="ListParagraph"/>
        <w:numPr>
          <w:ilvl w:val="0"/>
          <w:numId w:val="52"/>
        </w:numPr>
        <w:spacing w:before="40" w:after="40" w:line="280" w:lineRule="auto"/>
        <w:pPrChange w:id="177" w:author="Rajesh Singh (Applied AI)" w:date="2026-05-11T17:53:00Z" w16du:dateUtc="2026-05-11T22:53:00Z">
          <w:pPr>
            <w:pStyle w:val="ListParagraph"/>
            <w:numPr>
              <w:numId w:val="2"/>
            </w:numPr>
            <w:spacing w:before="40" w:after="40" w:line="280" w:lineRule="auto"/>
          </w:pPr>
        </w:pPrChange>
      </w:pPr>
      <w:r>
        <w:rPr>
          <w:color w:val="1F1F1F"/>
        </w:rPr>
        <w:t>PHI / PII detection and masking in inbound prompts, plus output content filtering for harmful categories.</w:t>
      </w:r>
    </w:p>
    <w:p w14:paraId="56DDE3C3" w14:textId="77777777" w:rsidR="00D33E02" w:rsidRDefault="00D33E02" w:rsidP="002B4EA9">
      <w:pPr>
        <w:pStyle w:val="ListParagraph"/>
        <w:numPr>
          <w:ilvl w:val="0"/>
          <w:numId w:val="52"/>
        </w:numPr>
        <w:spacing w:before="40" w:after="40" w:line="280" w:lineRule="auto"/>
        <w:pPrChange w:id="178" w:author="Rajesh Singh (Applied AI)" w:date="2026-05-11T17:53:00Z" w16du:dateUtc="2026-05-11T22:53:00Z">
          <w:pPr>
            <w:pStyle w:val="ListParagraph"/>
            <w:numPr>
              <w:numId w:val="2"/>
            </w:numPr>
            <w:spacing w:before="40" w:after="40" w:line="280" w:lineRule="auto"/>
          </w:pPr>
        </w:pPrChange>
      </w:pPr>
      <w:r w:rsidRPr="6CDBB948">
        <w:rPr>
          <w:color w:val="1F1F1F"/>
        </w:rPr>
        <w:t>AgentCards carry Responsible AI and data-category tags; Security Agent enforces declaratively at publish and execute.</w:t>
      </w:r>
    </w:p>
    <w:p w14:paraId="6F63FA1B" w14:textId="7C6A3419" w:rsidR="00D33E02" w:rsidRDefault="00D33E02">
      <w:pPr>
        <w:pStyle w:val="Heading2"/>
      </w:pPr>
      <w:bookmarkStart w:id="179" w:name="_Toc229058712"/>
      <w:bookmarkStart w:id="180" w:name="_Toc229378479"/>
      <w:bookmarkStart w:id="181" w:name="_Toc229401403"/>
      <w:r>
        <w:t>1</w:t>
      </w:r>
      <w:r w:rsidR="00346040">
        <w:t>4</w:t>
      </w:r>
      <w:r>
        <w:t>.4 Governance Controls</w:t>
      </w:r>
      <w:bookmarkEnd w:id="179"/>
      <w:bookmarkEnd w:id="180"/>
      <w:bookmarkEnd w:id="181"/>
    </w:p>
    <w:p w14:paraId="648E40DD" w14:textId="77777777" w:rsidR="00D33E02" w:rsidRDefault="00D33E02" w:rsidP="002B4EA9">
      <w:pPr>
        <w:pStyle w:val="ListParagraph"/>
        <w:numPr>
          <w:ilvl w:val="0"/>
          <w:numId w:val="51"/>
        </w:numPr>
        <w:spacing w:before="40" w:after="40" w:line="280" w:lineRule="auto"/>
        <w:pPrChange w:id="182" w:author="Rajesh Singh (Applied AI)" w:date="2026-05-11T17:53:00Z" w16du:dateUtc="2026-05-11T22:53:00Z">
          <w:pPr>
            <w:pStyle w:val="ListParagraph"/>
            <w:numPr>
              <w:numId w:val="2"/>
            </w:numPr>
            <w:spacing w:before="40" w:after="40" w:line="280" w:lineRule="auto"/>
          </w:pPr>
        </w:pPrChange>
      </w:pPr>
      <w:r>
        <w:rPr>
          <w:color w:val="1F1F1F"/>
        </w:rPr>
        <w:t>Security Scanner (static and runtime) gates publication; Policy Engine gates execution.</w:t>
      </w:r>
    </w:p>
    <w:p w14:paraId="19007CCF" w14:textId="62416D09" w:rsidR="00D33E02" w:rsidRDefault="00D33E02" w:rsidP="002B4EA9">
      <w:pPr>
        <w:pStyle w:val="ListParagraph"/>
        <w:numPr>
          <w:ilvl w:val="0"/>
          <w:numId w:val="51"/>
        </w:numPr>
        <w:spacing w:before="40" w:after="40" w:line="280" w:lineRule="auto"/>
        <w:pPrChange w:id="183" w:author="Rajesh Singh (Applied AI)" w:date="2026-05-11T17:53:00Z" w16du:dateUtc="2026-05-11T22:53:00Z">
          <w:pPr>
            <w:pStyle w:val="ListParagraph"/>
            <w:numPr>
              <w:numId w:val="2"/>
            </w:numPr>
            <w:spacing w:before="40" w:after="40" w:line="280" w:lineRule="auto"/>
          </w:pPr>
        </w:pPrChange>
      </w:pPr>
      <w:r>
        <w:rPr>
          <w:color w:val="1F1F1F"/>
        </w:rPr>
        <w:t xml:space="preserve">Immutable audit log in </w:t>
      </w:r>
      <w:del w:id="184" w:author="Rajesh Singh (Applied AI)" w:date="2026-05-11T17:53:00Z" w16du:dateUtc="2026-05-11T22:53:00Z">
        <w:r w:rsidDel="002B4EA9">
          <w:rPr>
            <w:color w:val="1F1F1F"/>
          </w:rPr>
          <w:delText xml:space="preserve">Cosmos / </w:delText>
        </w:r>
      </w:del>
      <w:r>
        <w:rPr>
          <w:color w:val="1F1F1F"/>
        </w:rPr>
        <w:t>MongoDB with TTL — who did what, when, with what outcome.</w:t>
      </w:r>
    </w:p>
    <w:p w14:paraId="7F9AB49E" w14:textId="77777777" w:rsidR="00D33E02" w:rsidRDefault="00D33E02" w:rsidP="002B4EA9">
      <w:pPr>
        <w:pStyle w:val="ListParagraph"/>
        <w:numPr>
          <w:ilvl w:val="0"/>
          <w:numId w:val="51"/>
        </w:numPr>
        <w:spacing w:before="40" w:after="40" w:line="280" w:lineRule="auto"/>
        <w:pPrChange w:id="185" w:author="Rajesh Singh (Applied AI)" w:date="2026-05-11T17:53:00Z" w16du:dateUtc="2026-05-11T22:53:00Z">
          <w:pPr>
            <w:pStyle w:val="ListParagraph"/>
            <w:numPr>
              <w:numId w:val="2"/>
            </w:numPr>
            <w:spacing w:before="40" w:after="40" w:line="280" w:lineRule="auto"/>
          </w:pPr>
        </w:pPrChange>
      </w:pPr>
      <w:r>
        <w:rPr>
          <w:color w:val="1F1F1F"/>
        </w:rPr>
        <w:t>Human-in-the-Loop gate for sensitive actions — denials, high-value claims, elevated data categories.</w:t>
      </w:r>
    </w:p>
    <w:p w14:paraId="48A233FD" w14:textId="77777777" w:rsidR="00D33E02" w:rsidRDefault="00D33E02" w:rsidP="002B4EA9">
      <w:pPr>
        <w:pStyle w:val="ListParagraph"/>
        <w:numPr>
          <w:ilvl w:val="0"/>
          <w:numId w:val="51"/>
        </w:numPr>
        <w:spacing w:before="40" w:after="40" w:line="280" w:lineRule="auto"/>
        <w:pPrChange w:id="186" w:author="Rajesh Singh (Applied AI)" w:date="2026-05-11T17:53:00Z" w16du:dateUtc="2026-05-11T22:53:00Z">
          <w:pPr>
            <w:pStyle w:val="ListParagraph"/>
            <w:numPr>
              <w:numId w:val="2"/>
            </w:numPr>
            <w:spacing w:before="40" w:after="40" w:line="280" w:lineRule="auto"/>
          </w:pPr>
        </w:pPrChange>
      </w:pPr>
      <w:r w:rsidRPr="6CDBB948">
        <w:rPr>
          <w:color w:val="1F1F1F"/>
        </w:rPr>
        <w:t>Responsible AI board reviews at onboarding and on material version changes.</w:t>
      </w:r>
    </w:p>
    <w:p w14:paraId="2BA7FBC0" w14:textId="51E06729" w:rsidR="00D33E02" w:rsidRDefault="00D33E02">
      <w:pPr>
        <w:pStyle w:val="Heading1"/>
      </w:pPr>
      <w:bookmarkStart w:id="187" w:name="_Toc229058713"/>
      <w:bookmarkStart w:id="188" w:name="_Toc229378480"/>
      <w:bookmarkStart w:id="189" w:name="_Toc229401404"/>
      <w:r>
        <w:lastRenderedPageBreak/>
        <w:t>1</w:t>
      </w:r>
      <w:r w:rsidR="00346040">
        <w:t>5</w:t>
      </w:r>
      <w:r>
        <w:t>. Data and Observability</w:t>
      </w:r>
      <w:bookmarkEnd w:id="187"/>
      <w:bookmarkEnd w:id="188"/>
      <w:bookmarkEnd w:id="189"/>
    </w:p>
    <w:p w14:paraId="5376D5DA" w14:textId="11BFBA4F" w:rsidR="00D33E02" w:rsidRDefault="00D33E02">
      <w:pPr>
        <w:pStyle w:val="Heading2"/>
      </w:pPr>
      <w:bookmarkStart w:id="190" w:name="_Toc229058714"/>
      <w:bookmarkStart w:id="191" w:name="_Toc229378481"/>
      <w:bookmarkStart w:id="192" w:name="_Toc229401405"/>
      <w:r>
        <w:t>1</w:t>
      </w:r>
      <w:r w:rsidR="00346040">
        <w:t>5</w:t>
      </w:r>
      <w:r>
        <w:t>.1 Three-Tier Memory</w:t>
      </w:r>
      <w:bookmarkEnd w:id="190"/>
      <w:bookmarkEnd w:id="191"/>
      <w:bookmarkEnd w:id="192"/>
    </w:p>
    <w:p w14:paraId="38F92596" w14:textId="77777777" w:rsidR="00D33E02" w:rsidRDefault="00D33E02" w:rsidP="00A47655">
      <w:pPr>
        <w:pStyle w:val="ListParagraph"/>
        <w:numPr>
          <w:ilvl w:val="0"/>
          <w:numId w:val="44"/>
        </w:numPr>
        <w:spacing w:before="40" w:after="40" w:line="280" w:lineRule="auto"/>
        <w:pPrChange w:id="193" w:author="Rajesh Singh (Applied AI)" w:date="2026-05-11T17:14:00Z" w16du:dateUtc="2026-05-11T22:14:00Z">
          <w:pPr>
            <w:pStyle w:val="ListParagraph"/>
            <w:numPr>
              <w:numId w:val="2"/>
            </w:numPr>
            <w:spacing w:before="40" w:after="40" w:line="280" w:lineRule="auto"/>
          </w:pPr>
        </w:pPrChange>
      </w:pPr>
      <w:r w:rsidRPr="00A47655">
        <w:rPr>
          <w:color w:val="1F1F1F"/>
          <w:rPrChange w:id="194" w:author="Rajesh Singh (Applied AI)" w:date="2026-05-11T17:14:00Z" w16du:dateUtc="2026-05-11T22:14:00Z">
            <w:rPr/>
          </w:rPrChange>
        </w:rPr>
        <w:t>Short-term — Redis session and working memory (sub-millisecond).</w:t>
      </w:r>
    </w:p>
    <w:p w14:paraId="5596266F" w14:textId="78EA17A7" w:rsidR="00D33E02" w:rsidRDefault="00D33E02" w:rsidP="00A47655">
      <w:pPr>
        <w:pStyle w:val="ListParagraph"/>
        <w:numPr>
          <w:ilvl w:val="0"/>
          <w:numId w:val="44"/>
        </w:numPr>
        <w:spacing w:before="40" w:after="40" w:line="280" w:lineRule="auto"/>
        <w:pPrChange w:id="195" w:author="Rajesh Singh (Applied AI)" w:date="2026-05-11T17:14:00Z" w16du:dateUtc="2026-05-11T22:14:00Z">
          <w:pPr>
            <w:pStyle w:val="ListParagraph"/>
            <w:numPr>
              <w:numId w:val="2"/>
            </w:numPr>
            <w:spacing w:before="40" w:after="40" w:line="280" w:lineRule="auto"/>
          </w:pPr>
        </w:pPrChange>
      </w:pPr>
      <w:r w:rsidRPr="00A47655">
        <w:rPr>
          <w:color w:val="1F1F1F"/>
          <w:rPrChange w:id="196" w:author="Rajesh Singh (Applied AI)" w:date="2026-05-11T17:14:00Z" w16du:dateUtc="2026-05-11T22:14:00Z">
            <w:rPr/>
          </w:rPrChange>
        </w:rPr>
        <w:t>Episodic —Mongo</w:t>
      </w:r>
      <w:r w:rsidR="00B30D11" w:rsidRPr="00A47655">
        <w:rPr>
          <w:color w:val="1F1F1F"/>
          <w:rPrChange w:id="197" w:author="Rajesh Singh (Applied AI)" w:date="2026-05-11T17:14:00Z" w16du:dateUtc="2026-05-11T22:14:00Z">
            <w:rPr/>
          </w:rPrChange>
        </w:rPr>
        <w:t xml:space="preserve"> </w:t>
      </w:r>
      <w:r w:rsidRPr="00A47655">
        <w:rPr>
          <w:color w:val="1F1F1F"/>
          <w:rPrChange w:id="198" w:author="Rajesh Singh (Applied AI)" w:date="2026-05-11T17:14:00Z" w16du:dateUtc="2026-05-11T22:14:00Z">
            <w:rPr/>
          </w:rPrChange>
        </w:rPr>
        <w:t>DB for run state, AgentCards, audit records, workflow checkpoints.</w:t>
      </w:r>
    </w:p>
    <w:p w14:paraId="5952B385" w14:textId="77777777" w:rsidR="00D33E02" w:rsidRDefault="00D33E02" w:rsidP="00A47655">
      <w:pPr>
        <w:pStyle w:val="ListParagraph"/>
        <w:numPr>
          <w:ilvl w:val="0"/>
          <w:numId w:val="44"/>
        </w:numPr>
        <w:spacing w:before="40" w:after="40" w:line="280" w:lineRule="auto"/>
        <w:pPrChange w:id="199" w:author="Rajesh Singh (Applied AI)" w:date="2026-05-11T17:14:00Z" w16du:dateUtc="2026-05-11T22:14:00Z">
          <w:pPr>
            <w:pStyle w:val="ListParagraph"/>
            <w:numPr>
              <w:numId w:val="2"/>
            </w:numPr>
            <w:spacing w:before="40" w:after="40" w:line="280" w:lineRule="auto"/>
          </w:pPr>
        </w:pPrChange>
      </w:pPr>
      <w:r w:rsidRPr="00A47655">
        <w:rPr>
          <w:color w:val="1F1F1F"/>
          <w:rPrChange w:id="200" w:author="Rajesh Singh (Applied AI)" w:date="2026-05-11T17:14:00Z" w16du:dateUtc="2026-05-11T22:14:00Z">
            <w:rPr/>
          </w:rPrChange>
        </w:rPr>
        <w:t>Long-term — ADLS Gen 2 for summary-first evidence bundles; raw PHI is never persisted at this tier.</w:t>
      </w:r>
    </w:p>
    <w:p w14:paraId="7B862076" w14:textId="582129DB" w:rsidR="00D33E02" w:rsidRDefault="00D33E02">
      <w:pPr>
        <w:pStyle w:val="Heading2"/>
      </w:pPr>
      <w:bookmarkStart w:id="201" w:name="_Toc229058715"/>
      <w:bookmarkStart w:id="202" w:name="_Toc229378482"/>
      <w:bookmarkStart w:id="203" w:name="_Toc229401406"/>
      <w:r>
        <w:t>1</w:t>
      </w:r>
      <w:r w:rsidR="00346040">
        <w:t>5</w:t>
      </w:r>
      <w:r>
        <w:t>.2 Observability Stack</w:t>
      </w:r>
      <w:bookmarkEnd w:id="201"/>
      <w:bookmarkEnd w:id="202"/>
      <w:bookmarkEnd w:id="203"/>
    </w:p>
    <w:p w14:paraId="528C8BB9" w14:textId="77777777" w:rsidR="00D33E02" w:rsidRPr="00A47655" w:rsidRDefault="00D33E02" w:rsidP="00A47655">
      <w:pPr>
        <w:pStyle w:val="ListParagraph"/>
        <w:numPr>
          <w:ilvl w:val="0"/>
          <w:numId w:val="46"/>
        </w:numPr>
        <w:spacing w:before="40" w:after="40" w:line="280" w:lineRule="auto"/>
        <w:rPr>
          <w:color w:val="1F1F1F"/>
          <w:rPrChange w:id="204" w:author="Rajesh Singh (Applied AI)" w:date="2026-05-11T17:14:00Z" w16du:dateUtc="2026-05-11T22:14:00Z">
            <w:rPr/>
          </w:rPrChange>
        </w:rPr>
        <w:pPrChange w:id="205" w:author="Rajesh Singh (Applied AI)" w:date="2026-05-11T17:14:00Z" w16du:dateUtc="2026-05-11T22:14:00Z">
          <w:pPr>
            <w:pStyle w:val="ListParagraph"/>
            <w:numPr>
              <w:numId w:val="2"/>
            </w:numPr>
            <w:spacing w:before="40" w:after="40" w:line="280" w:lineRule="auto"/>
          </w:pPr>
        </w:pPrChange>
      </w:pPr>
      <w:r w:rsidRPr="6CDBB948">
        <w:rPr>
          <w:color w:val="1F1F1F"/>
        </w:rPr>
        <w:t>OpenTelemetry trace_id propagation across gateway → orchestrator → agent → LLM → MCP hops.</w:t>
      </w:r>
    </w:p>
    <w:p w14:paraId="2B6F3785" w14:textId="10292D87" w:rsidR="00D33E02" w:rsidRPr="00A47655" w:rsidRDefault="00D33E02" w:rsidP="00A47655">
      <w:pPr>
        <w:pStyle w:val="ListParagraph"/>
        <w:numPr>
          <w:ilvl w:val="0"/>
          <w:numId w:val="46"/>
        </w:numPr>
        <w:spacing w:before="40" w:after="40" w:line="280" w:lineRule="auto"/>
        <w:rPr>
          <w:color w:val="1F1F1F"/>
          <w:rPrChange w:id="206" w:author="Rajesh Singh (Applied AI)" w:date="2026-05-11T17:14:00Z" w16du:dateUtc="2026-05-11T22:14:00Z">
            <w:rPr/>
          </w:rPrChange>
        </w:rPr>
        <w:pPrChange w:id="207" w:author="Rajesh Singh (Applied AI)" w:date="2026-05-11T17:14:00Z" w16du:dateUtc="2026-05-11T22:14:00Z">
          <w:pPr>
            <w:pStyle w:val="ListParagraph"/>
            <w:numPr>
              <w:numId w:val="2"/>
            </w:numPr>
            <w:spacing w:before="40" w:after="40" w:line="280" w:lineRule="auto"/>
          </w:pPr>
        </w:pPrChange>
      </w:pPr>
      <w:del w:id="208" w:author="Rajesh Singh (Applied AI)" w:date="2026-05-11T17:14:00Z" w16du:dateUtc="2026-05-11T22:14:00Z">
        <w:r w:rsidRPr="6CDBB948" w:rsidDel="00A47655">
          <w:rPr>
            <w:color w:val="1F1F1F"/>
          </w:rPr>
          <w:delText>Application Insights and Azure Monitor</w:delText>
        </w:r>
      </w:del>
      <w:ins w:id="209" w:author="Rajesh Singh (Applied AI)" w:date="2026-05-11T17:14:00Z" w16du:dateUtc="2026-05-11T22:14:00Z">
        <w:r w:rsidR="00A47655">
          <w:rPr>
            <w:color w:val="1F1F1F"/>
          </w:rPr>
          <w:t>Splunk</w:t>
        </w:r>
      </w:ins>
      <w:r w:rsidRPr="6CDBB948">
        <w:rPr>
          <w:color w:val="1F1F1F"/>
        </w:rPr>
        <w:t xml:space="preserve"> for infrastructure metrics, KQL queries and alerts.</w:t>
      </w:r>
    </w:p>
    <w:p w14:paraId="41892186" w14:textId="77777777" w:rsidR="00D33E02" w:rsidRPr="00A47655" w:rsidRDefault="00D33E02" w:rsidP="00A47655">
      <w:pPr>
        <w:pStyle w:val="ListParagraph"/>
        <w:numPr>
          <w:ilvl w:val="0"/>
          <w:numId w:val="46"/>
        </w:numPr>
        <w:spacing w:before="40" w:after="40" w:line="280" w:lineRule="auto"/>
        <w:rPr>
          <w:color w:val="1F1F1F"/>
          <w:rPrChange w:id="210" w:author="Rajesh Singh (Applied AI)" w:date="2026-05-11T17:14:00Z" w16du:dateUtc="2026-05-11T22:14:00Z">
            <w:rPr/>
          </w:rPrChange>
        </w:rPr>
        <w:pPrChange w:id="211" w:author="Rajesh Singh (Applied AI)" w:date="2026-05-11T17:14:00Z" w16du:dateUtc="2026-05-11T22:14:00Z">
          <w:pPr>
            <w:pStyle w:val="ListParagraph"/>
            <w:numPr>
              <w:numId w:val="2"/>
            </w:numPr>
            <w:spacing w:before="40" w:after="40" w:line="280" w:lineRule="auto"/>
          </w:pPr>
        </w:pPrChange>
      </w:pPr>
      <w:r w:rsidRPr="6CDBB948">
        <w:rPr>
          <w:color w:val="1F1F1F"/>
        </w:rPr>
        <w:t>Arize Phoenix for LLM-semantic traces, LLM-as-a-judge evaluations and drift detection.</w:t>
      </w:r>
    </w:p>
    <w:p w14:paraId="6A6E5FB2" w14:textId="77777777" w:rsidR="00D33E02" w:rsidRPr="00A47655" w:rsidRDefault="00D33E02" w:rsidP="00A47655">
      <w:pPr>
        <w:pStyle w:val="ListParagraph"/>
        <w:numPr>
          <w:ilvl w:val="0"/>
          <w:numId w:val="46"/>
        </w:numPr>
        <w:spacing w:before="40" w:after="40" w:line="280" w:lineRule="auto"/>
        <w:rPr>
          <w:color w:val="1F1F1F"/>
          <w:rPrChange w:id="212" w:author="Rajesh Singh (Applied AI)" w:date="2026-05-11T17:14:00Z" w16du:dateUtc="2026-05-11T22:14:00Z">
            <w:rPr/>
          </w:rPrChange>
        </w:rPr>
        <w:pPrChange w:id="213" w:author="Rajesh Singh (Applied AI)" w:date="2026-05-11T17:14:00Z" w16du:dateUtc="2026-05-11T22:14:00Z">
          <w:pPr>
            <w:pStyle w:val="ListParagraph"/>
            <w:numPr>
              <w:numId w:val="2"/>
            </w:numPr>
            <w:spacing w:before="40" w:after="40" w:line="280" w:lineRule="auto"/>
          </w:pPr>
        </w:pPrChange>
      </w:pPr>
      <w:r w:rsidRPr="6CDBB948">
        <w:rPr>
          <w:color w:val="1F1F1F"/>
        </w:rPr>
        <w:t>Real-time LLM Gateway dashboard — throughput, latency, error rates, token burn and per-tenant cost attribution.</w:t>
      </w:r>
    </w:p>
    <w:p w14:paraId="25778DA2" w14:textId="09296AC9" w:rsidR="00D33E02" w:rsidRDefault="00D33E02">
      <w:pPr>
        <w:pStyle w:val="Heading1"/>
      </w:pPr>
      <w:bookmarkStart w:id="214" w:name="_Toc229058716"/>
      <w:bookmarkStart w:id="215" w:name="_Toc229378483"/>
      <w:bookmarkStart w:id="216" w:name="_Toc229401407"/>
      <w:r>
        <w:lastRenderedPageBreak/>
        <w:t>1</w:t>
      </w:r>
      <w:r w:rsidR="00346040">
        <w:t>6</w:t>
      </w:r>
      <w:r>
        <w:t>. Deployment and DevOps</w:t>
      </w:r>
      <w:bookmarkEnd w:id="214"/>
      <w:bookmarkEnd w:id="215"/>
      <w:bookmarkEnd w:id="216"/>
    </w:p>
    <w:p w14:paraId="5736BE5C" w14:textId="323E1FAD" w:rsidR="00D33E02" w:rsidRDefault="00D33E02">
      <w:pPr>
        <w:pStyle w:val="Heading2"/>
      </w:pPr>
      <w:bookmarkStart w:id="217" w:name="_Toc229058717"/>
      <w:bookmarkStart w:id="218" w:name="_Toc229378484"/>
      <w:bookmarkStart w:id="219" w:name="_Toc229401408"/>
      <w:r>
        <w:t>1</w:t>
      </w:r>
      <w:r w:rsidR="00346040">
        <w:t>6</w:t>
      </w:r>
      <w:r>
        <w:t>.1 Runtime Topology</w:t>
      </w:r>
      <w:bookmarkEnd w:id="217"/>
      <w:bookmarkEnd w:id="218"/>
      <w:bookmarkEnd w:id="219"/>
    </w:p>
    <w:p w14:paraId="3C8EBFC0" w14:textId="5B1818F8" w:rsidR="00D33E02" w:rsidRPr="00A47655" w:rsidRDefault="00D33E02" w:rsidP="00A47655">
      <w:pPr>
        <w:pStyle w:val="ListParagraph"/>
        <w:numPr>
          <w:ilvl w:val="0"/>
          <w:numId w:val="48"/>
        </w:numPr>
        <w:spacing w:before="40" w:after="40" w:line="280" w:lineRule="auto"/>
        <w:rPr>
          <w:color w:val="1F1F1F"/>
          <w:rPrChange w:id="220" w:author="Rajesh Singh (Applied AI)" w:date="2026-05-11T17:15:00Z" w16du:dateUtc="2026-05-11T22:15:00Z">
            <w:rPr/>
          </w:rPrChange>
        </w:rPr>
        <w:pPrChange w:id="221" w:author="Rajesh Singh (Applied AI)" w:date="2026-05-11T17:15:00Z" w16du:dateUtc="2026-05-11T22:15:00Z">
          <w:pPr>
            <w:pStyle w:val="ListParagraph"/>
            <w:numPr>
              <w:numId w:val="2"/>
            </w:numPr>
            <w:spacing w:before="40" w:after="40" w:line="280" w:lineRule="auto"/>
          </w:pPr>
        </w:pPrChange>
      </w:pPr>
      <w:r w:rsidRPr="6CDBB948">
        <w:rPr>
          <w:color w:val="1F1F1F"/>
        </w:rPr>
        <w:t xml:space="preserve">Azure Container Apps run stateless FastAPI registries, </w:t>
      </w:r>
      <w:ins w:id="222" w:author="Rajesh Singh (Applied AI)" w:date="2026-05-11T17:17:00Z" w16du:dateUtc="2026-05-11T22:17:00Z">
        <w:r w:rsidR="00A47655">
          <w:rPr>
            <w:color w:val="1F1F1F"/>
          </w:rPr>
          <w:t xml:space="preserve">MCP server, </w:t>
        </w:r>
      </w:ins>
      <w:del w:id="223" w:author="Rajesh Singh (Applied AI)" w:date="2026-05-11T17:18:00Z" w16du:dateUtc="2026-05-11T22:18:00Z">
        <w:r w:rsidRPr="6CDBB948" w:rsidDel="00A47655">
          <w:rPr>
            <w:color w:val="1F1F1F"/>
          </w:rPr>
          <w:delText xml:space="preserve">the </w:delText>
        </w:r>
      </w:del>
      <w:r w:rsidRPr="6CDBB948">
        <w:rPr>
          <w:color w:val="1F1F1F"/>
        </w:rPr>
        <w:t>orchestrator and domain</w:t>
      </w:r>
      <w:ins w:id="224" w:author="Rajesh Singh (Applied AI)" w:date="2026-05-11T17:18:00Z" w16du:dateUtc="2026-05-11T22:18:00Z">
        <w:r w:rsidR="00A47655">
          <w:rPr>
            <w:color w:val="1F1F1F"/>
          </w:rPr>
          <w:t xml:space="preserve"> and platform</w:t>
        </w:r>
      </w:ins>
      <w:r w:rsidRPr="6CDBB948">
        <w:rPr>
          <w:color w:val="1F1F1F"/>
        </w:rPr>
        <w:t xml:space="preserve"> agents, with KEDA-based scaling and scale-to-zero where appropriate.</w:t>
      </w:r>
    </w:p>
    <w:p w14:paraId="37D26E43" w14:textId="7A9128BC" w:rsidR="00D33E02" w:rsidRPr="00A47655" w:rsidRDefault="00D33E02" w:rsidP="00A47655">
      <w:pPr>
        <w:pStyle w:val="ListParagraph"/>
        <w:numPr>
          <w:ilvl w:val="0"/>
          <w:numId w:val="48"/>
        </w:numPr>
        <w:spacing w:before="40" w:after="40" w:line="280" w:lineRule="auto"/>
        <w:rPr>
          <w:color w:val="1F1F1F"/>
          <w:rPrChange w:id="225" w:author="Rajesh Singh (Applied AI)" w:date="2026-05-11T17:15:00Z" w16du:dateUtc="2026-05-11T22:15:00Z">
            <w:rPr/>
          </w:rPrChange>
        </w:rPr>
        <w:pPrChange w:id="226" w:author="Rajesh Singh (Applied AI)" w:date="2026-05-11T17:15:00Z" w16du:dateUtc="2026-05-11T22:15:00Z">
          <w:pPr>
            <w:pStyle w:val="ListParagraph"/>
            <w:numPr>
              <w:numId w:val="2"/>
            </w:numPr>
            <w:spacing w:before="40" w:after="40" w:line="280" w:lineRule="auto"/>
          </w:pPr>
        </w:pPrChange>
      </w:pPr>
      <w:r>
        <w:rPr>
          <w:color w:val="1F1F1F"/>
        </w:rPr>
        <w:t xml:space="preserve">Azure </w:t>
      </w:r>
      <w:del w:id="227" w:author="Rajesh Singh (Applied AI)" w:date="2026-05-11T17:17:00Z" w16du:dateUtc="2026-05-11T22:17:00Z">
        <w:r w:rsidDel="00A47655">
          <w:rPr>
            <w:color w:val="1F1F1F"/>
          </w:rPr>
          <w:delText>Functions handle event-driven extensions and lightweight MCP servers</w:delText>
        </w:r>
      </w:del>
      <w:ins w:id="228" w:author="Rajesh Singh (Applied AI)" w:date="2026-05-11T17:17:00Z" w16du:dateUtc="2026-05-11T22:17:00Z">
        <w:r w:rsidR="00A47655">
          <w:rPr>
            <w:color w:val="1F1F1F"/>
          </w:rPr>
          <w:t xml:space="preserve">App </w:t>
        </w:r>
      </w:ins>
      <w:ins w:id="229" w:author="Rajesh Singh (Applied AI)" w:date="2026-05-11T17:18:00Z" w16du:dateUtc="2026-05-11T22:18:00Z">
        <w:r w:rsidR="00A47655">
          <w:rPr>
            <w:color w:val="1F1F1F"/>
          </w:rPr>
          <w:t xml:space="preserve">Gateway provide secure access to azure environment </w:t>
        </w:r>
      </w:ins>
      <w:ins w:id="230" w:author="Rajesh Singh (Applied AI)" w:date="2026-05-11T17:21:00Z" w16du:dateUtc="2026-05-11T22:21:00Z">
        <w:r w:rsidR="00A47655">
          <w:rPr>
            <w:color w:val="1F1F1F"/>
          </w:rPr>
          <w:t xml:space="preserve">for user and github </w:t>
        </w:r>
      </w:ins>
      <w:del w:id="231" w:author="Rajesh Singh (Applied AI)" w:date="2026-05-11T17:18:00Z" w16du:dateUtc="2026-05-11T22:18:00Z">
        <w:r w:rsidDel="00A47655">
          <w:rPr>
            <w:color w:val="1F1F1F"/>
          </w:rPr>
          <w:delText>.</w:delText>
        </w:r>
      </w:del>
    </w:p>
    <w:p w14:paraId="3AD2B7C1" w14:textId="7D671165" w:rsidR="00D33E02" w:rsidRPr="00A47655" w:rsidRDefault="00A47655" w:rsidP="00A47655">
      <w:pPr>
        <w:pStyle w:val="ListParagraph"/>
        <w:numPr>
          <w:ilvl w:val="0"/>
          <w:numId w:val="48"/>
        </w:numPr>
        <w:spacing w:before="40" w:after="40" w:line="280" w:lineRule="auto"/>
        <w:rPr>
          <w:color w:val="1F1F1F"/>
          <w:rPrChange w:id="232" w:author="Rajesh Singh (Applied AI)" w:date="2026-05-11T17:15:00Z" w16du:dateUtc="2026-05-11T22:15:00Z">
            <w:rPr/>
          </w:rPrChange>
        </w:rPr>
        <w:pPrChange w:id="233" w:author="Rajesh Singh (Applied AI)" w:date="2026-05-11T17:15:00Z" w16du:dateUtc="2026-05-11T22:15:00Z">
          <w:pPr>
            <w:pStyle w:val="ListParagraph"/>
            <w:numPr>
              <w:numId w:val="2"/>
            </w:numPr>
            <w:spacing w:before="40" w:after="40" w:line="280" w:lineRule="auto"/>
          </w:pPr>
        </w:pPrChange>
      </w:pPr>
      <w:ins w:id="234" w:author="Rajesh Singh (Applied AI)" w:date="2026-05-11T17:16:00Z" w16du:dateUtc="2026-05-11T22:16:00Z">
        <w:r>
          <w:rPr>
            <w:color w:val="1F1F1F"/>
          </w:rPr>
          <w:t>UAIS API Gateway</w:t>
        </w:r>
      </w:ins>
      <w:del w:id="235" w:author="Rajesh Singh (Applied AI)" w:date="2026-05-11T17:16:00Z" w16du:dateUtc="2026-05-11T22:16:00Z">
        <w:r w:rsidR="00D33E02" w:rsidDel="00A47655">
          <w:rPr>
            <w:color w:val="1F1F1F"/>
          </w:rPr>
          <w:delText>APIM</w:delText>
        </w:r>
      </w:del>
      <w:r w:rsidR="00D33E02">
        <w:rPr>
          <w:color w:val="1F1F1F"/>
        </w:rPr>
        <w:t xml:space="preserve"> fronts both the API surface and the LLM / MCP gateway; </w:t>
      </w:r>
      <w:del w:id="236" w:author="Rajesh Singh (Applied AI)" w:date="2026-05-11T17:17:00Z" w16du:dateUtc="2026-05-11T22:17:00Z">
        <w:r w:rsidR="00D33E02" w:rsidDel="00A47655">
          <w:rPr>
            <w:color w:val="1F1F1F"/>
          </w:rPr>
          <w:delText>Azure Front</w:delText>
        </w:r>
      </w:del>
      <w:ins w:id="237" w:author="Rajesh Singh (Applied AI)" w:date="2026-05-11T17:17:00Z" w16du:dateUtc="2026-05-11T22:17:00Z">
        <w:r>
          <w:rPr>
            <w:color w:val="1F1F1F"/>
          </w:rPr>
          <w:t>Cloud Flare</w:t>
        </w:r>
      </w:ins>
      <w:r w:rsidR="00D33E02">
        <w:rPr>
          <w:color w:val="1F1F1F"/>
        </w:rPr>
        <w:t xml:space="preserve"> </w:t>
      </w:r>
      <w:del w:id="238" w:author="Rajesh Singh (Applied AI)" w:date="2026-05-11T17:17:00Z" w16du:dateUtc="2026-05-11T22:17:00Z">
        <w:r w:rsidR="00D33E02" w:rsidDel="00A47655">
          <w:rPr>
            <w:color w:val="1F1F1F"/>
          </w:rPr>
          <w:delText xml:space="preserve">Door </w:delText>
        </w:r>
      </w:del>
      <w:r w:rsidR="00D33E02">
        <w:rPr>
          <w:color w:val="1F1F1F"/>
        </w:rPr>
        <w:t>provides global edge routing.</w:t>
      </w:r>
    </w:p>
    <w:p w14:paraId="6820862F" w14:textId="2A0E1954" w:rsidR="00D33E02" w:rsidRDefault="00D33E02">
      <w:pPr>
        <w:pStyle w:val="Heading2"/>
      </w:pPr>
      <w:bookmarkStart w:id="239" w:name="_Toc229058718"/>
      <w:bookmarkStart w:id="240" w:name="_Toc229378485"/>
      <w:bookmarkStart w:id="241" w:name="_Toc229401409"/>
      <w:r>
        <w:t>1</w:t>
      </w:r>
      <w:r w:rsidR="00346040">
        <w:t>6</w:t>
      </w:r>
      <w:r>
        <w:t>.2 Developer Experience</w:t>
      </w:r>
      <w:bookmarkEnd w:id="239"/>
      <w:bookmarkEnd w:id="240"/>
      <w:bookmarkEnd w:id="241"/>
    </w:p>
    <w:p w14:paraId="555E983E" w14:textId="77777777" w:rsidR="00D33E02" w:rsidRPr="00A47655" w:rsidRDefault="00D33E02" w:rsidP="00A47655">
      <w:pPr>
        <w:pStyle w:val="ListParagraph"/>
        <w:numPr>
          <w:ilvl w:val="0"/>
          <w:numId w:val="50"/>
        </w:numPr>
        <w:spacing w:before="40" w:after="40" w:line="280" w:lineRule="auto"/>
        <w:rPr>
          <w:color w:val="1F1F1F"/>
          <w:rPrChange w:id="242" w:author="Rajesh Singh (Applied AI)" w:date="2026-05-11T17:15:00Z" w16du:dateUtc="2026-05-11T22:15:00Z">
            <w:rPr/>
          </w:rPrChange>
        </w:rPr>
        <w:pPrChange w:id="243" w:author="Rajesh Singh (Applied AI)" w:date="2026-05-11T17:15:00Z" w16du:dateUtc="2026-05-11T22:15:00Z">
          <w:pPr>
            <w:pStyle w:val="ListParagraph"/>
            <w:numPr>
              <w:numId w:val="2"/>
            </w:numPr>
            <w:spacing w:before="40" w:after="40" w:line="280" w:lineRule="auto"/>
          </w:pPr>
        </w:pPrChange>
      </w:pPr>
      <w:r>
        <w:rPr>
          <w:color w:val="1F1F1F"/>
        </w:rPr>
        <w:t>Agent Development Lifecycle: scaffold → code → test → register as a discoverable A2A agent.</w:t>
      </w:r>
    </w:p>
    <w:p w14:paraId="448FFC34" w14:textId="77777777" w:rsidR="00D33E02" w:rsidRPr="00A47655" w:rsidRDefault="00D33E02" w:rsidP="00A47655">
      <w:pPr>
        <w:pStyle w:val="ListParagraph"/>
        <w:numPr>
          <w:ilvl w:val="0"/>
          <w:numId w:val="50"/>
        </w:numPr>
        <w:spacing w:before="40" w:after="40" w:line="280" w:lineRule="auto"/>
        <w:rPr>
          <w:color w:val="1F1F1F"/>
          <w:rPrChange w:id="244" w:author="Rajesh Singh (Applied AI)" w:date="2026-05-11T17:15:00Z" w16du:dateUtc="2026-05-11T22:15:00Z">
            <w:rPr/>
          </w:rPrChange>
        </w:rPr>
        <w:pPrChange w:id="245" w:author="Rajesh Singh (Applied AI)" w:date="2026-05-11T17:15:00Z" w16du:dateUtc="2026-05-11T22:15:00Z">
          <w:pPr>
            <w:pStyle w:val="ListParagraph"/>
            <w:numPr>
              <w:numId w:val="2"/>
            </w:numPr>
            <w:spacing w:before="40" w:after="40" w:line="280" w:lineRule="auto"/>
          </w:pPr>
        </w:pPrChange>
      </w:pPr>
      <w:r>
        <w:rPr>
          <w:color w:val="1F1F1F"/>
        </w:rPr>
        <w:t>MCP tool development: build → test → publish to registry → agents discover.</w:t>
      </w:r>
    </w:p>
    <w:p w14:paraId="5D286F49" w14:textId="77777777" w:rsidR="00D33E02" w:rsidRPr="00A47655" w:rsidRDefault="00D33E02" w:rsidP="00A47655">
      <w:pPr>
        <w:pStyle w:val="ListParagraph"/>
        <w:numPr>
          <w:ilvl w:val="0"/>
          <w:numId w:val="50"/>
        </w:numPr>
        <w:spacing w:before="40" w:after="40" w:line="280" w:lineRule="auto"/>
        <w:rPr>
          <w:color w:val="1F1F1F"/>
          <w:rPrChange w:id="246" w:author="Rajesh Singh (Applied AI)" w:date="2026-05-11T17:15:00Z" w16du:dateUtc="2026-05-11T22:15:00Z">
            <w:rPr/>
          </w:rPrChange>
        </w:rPr>
        <w:pPrChange w:id="247" w:author="Rajesh Singh (Applied AI)" w:date="2026-05-11T17:15:00Z" w16du:dateUtc="2026-05-11T22:15:00Z">
          <w:pPr>
            <w:pStyle w:val="ListParagraph"/>
            <w:numPr>
              <w:numId w:val="2"/>
            </w:numPr>
            <w:spacing w:before="40" w:after="40" w:line="280" w:lineRule="auto"/>
          </w:pPr>
        </w:pPrChange>
      </w:pPr>
      <w:r>
        <w:rPr>
          <w:color w:val="1F1F1F"/>
        </w:rPr>
        <w:t>Visual workflow builder — select agents, wire edges, attach policies, save as a plan template.</w:t>
      </w:r>
    </w:p>
    <w:p w14:paraId="77E22308" w14:textId="77777777" w:rsidR="00D33E02" w:rsidRPr="00A47655" w:rsidRDefault="00D33E02" w:rsidP="00A47655">
      <w:pPr>
        <w:pStyle w:val="ListParagraph"/>
        <w:numPr>
          <w:ilvl w:val="0"/>
          <w:numId w:val="50"/>
        </w:numPr>
        <w:spacing w:before="40" w:after="40" w:line="280" w:lineRule="auto"/>
        <w:rPr>
          <w:color w:val="1F1F1F"/>
          <w:rPrChange w:id="248" w:author="Rajesh Singh (Applied AI)" w:date="2026-05-11T17:15:00Z" w16du:dateUtc="2026-05-11T22:15:00Z">
            <w:rPr/>
          </w:rPrChange>
        </w:rPr>
        <w:pPrChange w:id="249" w:author="Rajesh Singh (Applied AI)" w:date="2026-05-11T17:15:00Z" w16du:dateUtc="2026-05-11T22:15:00Z">
          <w:pPr>
            <w:pStyle w:val="ListParagraph"/>
            <w:numPr>
              <w:numId w:val="2"/>
            </w:numPr>
            <w:spacing w:before="40" w:after="40" w:line="280" w:lineRule="auto"/>
          </w:pPr>
        </w:pPrChange>
      </w:pPr>
      <w:r>
        <w:rPr>
          <w:color w:val="1F1F1F"/>
        </w:rPr>
        <w:t>Local testing — Cosmos emulator plus VS Code F5 debug with policy-decision inspection.</w:t>
      </w:r>
    </w:p>
    <w:p w14:paraId="31C68FD7" w14:textId="77777777" w:rsidR="00D33E02" w:rsidRPr="00A47655" w:rsidRDefault="00D33E02" w:rsidP="00A47655">
      <w:pPr>
        <w:pStyle w:val="ListParagraph"/>
        <w:numPr>
          <w:ilvl w:val="0"/>
          <w:numId w:val="50"/>
        </w:numPr>
        <w:spacing w:before="40" w:after="40" w:line="280" w:lineRule="auto"/>
        <w:rPr>
          <w:color w:val="1F1F1F"/>
          <w:rPrChange w:id="250" w:author="Rajesh Singh (Applied AI)" w:date="2026-05-11T17:15:00Z" w16du:dateUtc="2026-05-11T22:15:00Z">
            <w:rPr/>
          </w:rPrChange>
        </w:rPr>
        <w:pPrChange w:id="251" w:author="Rajesh Singh (Applied AI)" w:date="2026-05-11T17:15:00Z" w16du:dateUtc="2026-05-11T22:15:00Z">
          <w:pPr>
            <w:pStyle w:val="ListParagraph"/>
            <w:numPr>
              <w:numId w:val="2"/>
            </w:numPr>
            <w:spacing w:before="40" w:after="40" w:line="280" w:lineRule="auto"/>
          </w:pPr>
        </w:pPrChange>
      </w:pPr>
      <w:r w:rsidRPr="6CDBB948">
        <w:rPr>
          <w:color w:val="1F1F1F"/>
        </w:rPr>
        <w:t>CI/CD — azd up and GitHub Actions; Git push → build container → deploy to Container Apps → verify.</w:t>
      </w:r>
    </w:p>
    <w:p w14:paraId="0B2A4046" w14:textId="77777777" w:rsidR="00D33E02" w:rsidRPr="00A47655" w:rsidRDefault="00D33E02" w:rsidP="00A47655">
      <w:pPr>
        <w:pStyle w:val="ListParagraph"/>
        <w:numPr>
          <w:ilvl w:val="0"/>
          <w:numId w:val="50"/>
        </w:numPr>
        <w:spacing w:before="40" w:after="40" w:line="280" w:lineRule="auto"/>
        <w:rPr>
          <w:color w:val="1F1F1F"/>
          <w:rPrChange w:id="252" w:author="Rajesh Singh (Applied AI)" w:date="2026-05-11T17:15:00Z" w16du:dateUtc="2026-05-11T22:15:00Z">
            <w:rPr/>
          </w:rPrChange>
        </w:rPr>
        <w:pPrChange w:id="253" w:author="Rajesh Singh (Applied AI)" w:date="2026-05-11T17:15:00Z" w16du:dateUtc="2026-05-11T22:15:00Z">
          <w:pPr>
            <w:pStyle w:val="ListParagraph"/>
            <w:numPr>
              <w:numId w:val="2"/>
            </w:numPr>
            <w:spacing w:before="40" w:after="40" w:line="280" w:lineRule="auto"/>
          </w:pPr>
        </w:pPrChange>
      </w:pPr>
      <w:r w:rsidRPr="6CDBB948">
        <w:rPr>
          <w:color w:val="1F1F1F"/>
        </w:rPr>
        <w:t>Day-2 operations — monitor executions, review policy violations, update agents and version templates.</w:t>
      </w:r>
    </w:p>
    <w:p w14:paraId="33BC1535" w14:textId="1A12F9A7" w:rsidR="002B4EA9" w:rsidRDefault="002B4EA9" w:rsidP="002B4EA9">
      <w:pPr>
        <w:pStyle w:val="Heading2"/>
        <w:rPr>
          <w:ins w:id="254" w:author="Rajesh Singh (Applied AI)" w:date="2026-05-11T17:47:00Z" w16du:dateUtc="2026-05-11T22:47:00Z"/>
        </w:rPr>
      </w:pPr>
      <w:bookmarkStart w:id="255" w:name="_Toc229058719"/>
      <w:bookmarkStart w:id="256" w:name="_Toc229378486"/>
      <w:bookmarkStart w:id="257" w:name="_Toc229401410"/>
      <w:ins w:id="258" w:author="Rajesh Singh (Applied AI)" w:date="2026-05-11T17:47:00Z" w16du:dateUtc="2026-05-11T22:47:00Z">
        <w:r>
          <w:t>1</w:t>
        </w:r>
      </w:ins>
      <w:ins w:id="259" w:author="Rajesh Singh (Applied AI)" w:date="2026-05-11T17:48:00Z" w16du:dateUtc="2026-05-11T22:48:00Z">
        <w:r>
          <w:t>6</w:t>
        </w:r>
      </w:ins>
      <w:ins w:id="260" w:author="Rajesh Singh (Applied AI)" w:date="2026-05-11T17:47:00Z" w16du:dateUtc="2026-05-11T22:47:00Z">
        <w:r>
          <w:t>.3 Lifecycle Management</w:t>
        </w:r>
      </w:ins>
    </w:p>
    <w:p w14:paraId="5186589C" w14:textId="77777777" w:rsidR="002B4EA9" w:rsidRPr="002B4EA9" w:rsidRDefault="002B4EA9" w:rsidP="002B4EA9">
      <w:pPr>
        <w:spacing w:before="240"/>
        <w:rPr>
          <w:ins w:id="261" w:author="Rajesh Singh (Applied AI)" w:date="2026-05-11T17:47:00Z" w16du:dateUtc="2026-05-11T22:47:00Z"/>
          <w:color w:val="1F1F1F"/>
          <w:rPrChange w:id="262" w:author="Rajesh Singh (Applied AI)" w:date="2026-05-11T17:48:00Z" w16du:dateUtc="2026-05-11T22:48:00Z">
            <w:rPr>
              <w:ins w:id="263" w:author="Rajesh Singh (Applied AI)" w:date="2026-05-11T17:47:00Z" w16du:dateUtc="2026-05-11T22:47:00Z"/>
            </w:rPr>
          </w:rPrChange>
        </w:rPr>
        <w:pPrChange w:id="264" w:author="Rajesh Singh (Applied AI)" w:date="2026-05-11T17:48:00Z" w16du:dateUtc="2026-05-11T22:48:00Z">
          <w:pPr>
            <w:spacing w:before="240"/>
            <w:jc w:val="center"/>
          </w:pPr>
        </w:pPrChange>
      </w:pPr>
      <w:ins w:id="265" w:author="Rajesh Singh (Applied AI)" w:date="2026-05-11T17:47:00Z" w16du:dateUtc="2026-05-11T22:47:00Z">
        <w:r w:rsidRPr="002B4EA9">
          <w:rPr>
            <w:color w:val="1F1F1F"/>
            <w:rPrChange w:id="266" w:author="Rajesh Singh (Applied AI)" w:date="2026-05-11T17:48:00Z" w16du:dateUtc="2026-05-11T22:48:00Z">
              <w:rPr>
                <w:rFonts w:ascii="Segoe UI Semibold" w:eastAsia="Segoe UI Semibold" w:hAnsi="Segoe UI Semibold" w:cs="Segoe UI Semibold"/>
                <w:b/>
                <w:bCs/>
                <w:color w:val="0078D4"/>
                <w:sz w:val="28"/>
                <w:szCs w:val="28"/>
              </w:rPr>
            </w:rPrChange>
          </w:rPr>
          <w:t>Lifecycle Management is the platform's release-plane discipline for safely evolving Agents, MCP servers, Tools and prompts over time. It is not itself an agent — it is a set of automated mechanics on Azure Container Apps revisions and the AgentCard / MCP Registry that the Onboarding Agent and the Observability, Security &amp; Governance Agent drive on behalf of the platform. The Lifecycle process owns versioning, promotion, rollback, deprecation and per-version provenance.</w:t>
        </w:r>
      </w:ins>
    </w:p>
    <w:p w14:paraId="2A024804" w14:textId="77777777" w:rsidR="002B4EA9" w:rsidRDefault="002B4EA9" w:rsidP="002B4EA9">
      <w:pPr>
        <w:pStyle w:val="ListParagraph"/>
        <w:numPr>
          <w:ilvl w:val="0"/>
          <w:numId w:val="2"/>
        </w:numPr>
        <w:spacing w:before="40" w:after="40" w:line="280" w:lineRule="auto"/>
        <w:rPr>
          <w:ins w:id="267" w:author="Rajesh Singh (Applied AI)" w:date="2026-05-11T17:47:00Z" w16du:dateUtc="2026-05-11T22:47:00Z"/>
        </w:rPr>
      </w:pPr>
      <w:ins w:id="268" w:author="Rajesh Singh (Applied AI)" w:date="2026-05-11T17:47:00Z" w16du:dateUtc="2026-05-11T22:47:00Z">
        <w:r>
          <w:rPr>
            <w:color w:val="1F1F1F"/>
          </w:rPr>
          <w:t>Versioning — semantic versioning (MAJOR.MINOR.PATCH) for every Agent, MCP server, Tool and prompt; multiple versions run concurrently for backward compatibility.</w:t>
        </w:r>
      </w:ins>
    </w:p>
    <w:p w14:paraId="34919825" w14:textId="77777777" w:rsidR="002B4EA9" w:rsidRDefault="002B4EA9" w:rsidP="002B4EA9">
      <w:pPr>
        <w:pStyle w:val="ListParagraph"/>
        <w:numPr>
          <w:ilvl w:val="0"/>
          <w:numId w:val="2"/>
        </w:numPr>
        <w:spacing w:before="40" w:after="40" w:line="280" w:lineRule="auto"/>
        <w:rPr>
          <w:ins w:id="269" w:author="Rajesh Singh (Applied AI)" w:date="2026-05-11T17:47:00Z" w16du:dateUtc="2026-05-11T22:47:00Z"/>
        </w:rPr>
      </w:pPr>
      <w:ins w:id="270" w:author="Rajesh Singh (Applied AI)" w:date="2026-05-11T17:47:00Z" w16du:dateUtc="2026-05-11T22:47:00Z">
        <w:r>
          <w:rPr>
            <w:color w:val="1F1F1F"/>
          </w:rPr>
          <w:t>Promotion — canary releases with orchestrated traffic shifts 5% → 25% → 50% → 100%, evaluation-gated at each step by the Evaluation Agent (§12.2).</w:t>
        </w:r>
      </w:ins>
    </w:p>
    <w:p w14:paraId="5086A359" w14:textId="41481758" w:rsidR="002B4EA9" w:rsidRDefault="002B4EA9" w:rsidP="002B4EA9">
      <w:pPr>
        <w:pStyle w:val="ListParagraph"/>
        <w:numPr>
          <w:ilvl w:val="0"/>
          <w:numId w:val="2"/>
        </w:numPr>
        <w:spacing w:before="40" w:after="40" w:line="280" w:lineRule="auto"/>
        <w:rPr>
          <w:ins w:id="271" w:author="Rajesh Singh (Applied AI)" w:date="2026-05-11T17:47:00Z" w16du:dateUtc="2026-05-11T22:47:00Z"/>
        </w:rPr>
      </w:pPr>
      <w:ins w:id="272" w:author="Rajesh Singh (Applied AI)" w:date="2026-05-11T17:47:00Z" w16du:dateUtc="2026-05-11T22:47:00Z">
        <w:r>
          <w:rPr>
            <w:color w:val="1F1F1F"/>
          </w:rPr>
          <w:lastRenderedPageBreak/>
          <w:t>Rollback — automated regression detection by the Observability, Security &amp; Governance Agent (§12.</w:t>
        </w:r>
      </w:ins>
      <w:ins w:id="273" w:author="Rajesh Singh (Applied AI)" w:date="2026-05-11T17:49:00Z" w16du:dateUtc="2026-05-11T22:49:00Z">
        <w:r>
          <w:rPr>
            <w:color w:val="1F1F1F"/>
          </w:rPr>
          <w:t>3</w:t>
        </w:r>
      </w:ins>
      <w:ins w:id="274" w:author="Rajesh Singh (Applied AI)" w:date="2026-05-11T17:47:00Z" w16du:dateUtc="2026-05-11T22:47:00Z">
        <w:r>
          <w:rPr>
            <w:color w:val="1F1F1F"/>
          </w:rPr>
          <w:t>) triggers an Azure Container Apps revision swap with sub-minute revert.</w:t>
        </w:r>
      </w:ins>
    </w:p>
    <w:p w14:paraId="58357A5A" w14:textId="77777777" w:rsidR="002B4EA9" w:rsidRDefault="002B4EA9" w:rsidP="002B4EA9">
      <w:pPr>
        <w:pStyle w:val="ListParagraph"/>
        <w:numPr>
          <w:ilvl w:val="0"/>
          <w:numId w:val="2"/>
        </w:numPr>
        <w:spacing w:before="40" w:after="40" w:line="280" w:lineRule="auto"/>
        <w:rPr>
          <w:ins w:id="275" w:author="Rajesh Singh (Applied AI)" w:date="2026-05-11T17:47:00Z" w16du:dateUtc="2026-05-11T22:47:00Z"/>
        </w:rPr>
      </w:pPr>
      <w:ins w:id="276" w:author="Rajesh Singh (Applied AI)" w:date="2026-05-11T17:47:00Z" w16du:dateUtc="2026-05-11T22:47:00Z">
        <w:r>
          <w:rPr>
            <w:color w:val="1F1F1F"/>
          </w:rPr>
          <w:t>Deprecation — 90-day deprecation notices with auto-decommissioning of containers; consumers receive APIM-mediated notifications and are migrated to the successor version. The declarative plan-template library grows via contributions and validated deprecations.</w:t>
        </w:r>
      </w:ins>
    </w:p>
    <w:p w14:paraId="16A3B38D" w14:textId="77777777" w:rsidR="002B4EA9" w:rsidRDefault="002B4EA9" w:rsidP="002B4EA9">
      <w:pPr>
        <w:pStyle w:val="ListParagraph"/>
        <w:numPr>
          <w:ilvl w:val="0"/>
          <w:numId w:val="2"/>
        </w:numPr>
        <w:spacing w:before="40" w:after="40" w:line="280" w:lineRule="auto"/>
        <w:rPr>
          <w:ins w:id="277" w:author="Rajesh Singh (Applied AI)" w:date="2026-05-11T17:47:00Z" w16du:dateUtc="2026-05-11T22:47:00Z"/>
        </w:rPr>
      </w:pPr>
      <w:ins w:id="278" w:author="Rajesh Singh (Applied AI)" w:date="2026-05-11T17:47:00Z" w16du:dateUtc="2026-05-11T22:47:00Z">
        <w:r>
          <w:rPr>
            <w:color w:val="1F1F1F"/>
          </w:rPr>
          <w:t>Provenance per version — every release is logged to MongoDB and Arize Phoenix and linked back to the SLSA-style attestation that promoted it, so any version in production is traceable to its build, scan, eval and approval evidence.</w:t>
        </w:r>
      </w:ins>
    </w:p>
    <w:p w14:paraId="0DB365D3" w14:textId="4A2657C7" w:rsidR="00D33E02" w:rsidRDefault="00D33E02">
      <w:pPr>
        <w:pStyle w:val="Heading1"/>
      </w:pPr>
      <w:r>
        <w:lastRenderedPageBreak/>
        <w:t>1</w:t>
      </w:r>
      <w:r w:rsidR="00346040">
        <w:t>7</w:t>
      </w:r>
      <w:r>
        <w:t>. Key Architecture Features</w:t>
      </w:r>
      <w:bookmarkEnd w:id="255"/>
      <w:bookmarkEnd w:id="256"/>
      <w:bookmarkEnd w:id="257"/>
    </w:p>
    <w:p w14:paraId="64298788" w14:textId="77777777" w:rsidR="00D33E02" w:rsidRDefault="00D33E02">
      <w:pPr>
        <w:spacing w:before="60" w:after="60" w:line="300" w:lineRule="auto"/>
      </w:pPr>
      <w:r w:rsidRPr="6CDBB948">
        <w:rPr>
          <w:color w:val="1F1F1F"/>
        </w:rPr>
        <w:t>Sixteen features anchor the UAP differentiation story, split into security and orchestration foundations (1–8) and scalability, extensibility and autonomy features (9–16). Each maps directly to components above.</w:t>
      </w:r>
    </w:p>
    <w:p w14:paraId="72F15206" w14:textId="725E8479" w:rsidR="00D33E02" w:rsidRDefault="00D33E02">
      <w:pPr>
        <w:pStyle w:val="Heading2"/>
      </w:pPr>
      <w:bookmarkStart w:id="279" w:name="_Toc229058720"/>
      <w:bookmarkStart w:id="280" w:name="_Toc229378487"/>
      <w:bookmarkStart w:id="281" w:name="_Toc229401411"/>
      <w:r>
        <w:t>1</w:t>
      </w:r>
      <w:r w:rsidR="00FF3C2D">
        <w:t>7</w:t>
      </w:r>
      <w:r>
        <w:t>.1 Features 1–8 — Security and Orchestration Foundations</w:t>
      </w:r>
      <w:bookmarkEnd w:id="279"/>
      <w:bookmarkEnd w:id="280"/>
      <w:bookmarkEnd w:id="281"/>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7D214F" w14:paraId="7BA77BE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6AE0C79"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80A14DC" w14:textId="77777777" w:rsidR="00D33E02" w:rsidRDefault="00D33E02">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53A0C6A" w14:textId="77777777" w:rsidR="00D33E02" w:rsidRDefault="00D33E02">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1FF35" w14:textId="77777777" w:rsidR="00D33E02" w:rsidRDefault="00D33E02">
            <w:r>
              <w:rPr>
                <w:rFonts w:ascii="Segoe UI Semibold" w:eastAsia="Segoe UI Semibold" w:hAnsi="Segoe UI Semibold" w:cs="Segoe UI Semibold"/>
                <w:b/>
                <w:bCs/>
                <w:color w:val="FFFFFF"/>
                <w:sz w:val="20"/>
                <w:szCs w:val="20"/>
              </w:rPr>
              <w:t>Key Differentiator</w:t>
            </w:r>
          </w:p>
        </w:tc>
      </w:tr>
      <w:tr w:rsidR="007D214F" w14:paraId="2691678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9FAAB8" w14:textId="77777777" w:rsidR="00D33E02" w:rsidRDefault="00D33E02">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2F4A1A" w14:textId="77777777" w:rsidR="00D33E02" w:rsidRDefault="00D33E02">
            <w:pPr>
              <w:spacing w:line="260" w:lineRule="auto"/>
            </w:pPr>
            <w:r>
              <w:rPr>
                <w:color w:val="1F1F1F"/>
                <w:sz w:val="20"/>
                <w:szCs w:val="20"/>
              </w:rPr>
              <w:t>Enterprise Security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6B4EAE" w14:textId="77777777" w:rsidR="00D33E02" w:rsidRDefault="00D33E02">
            <w:pPr>
              <w:spacing w:line="260" w:lineRule="auto"/>
            </w:pPr>
            <w:r>
              <w:rPr>
                <w:color w:val="1F1F1F"/>
                <w:sz w:val="20"/>
                <w:szCs w:val="20"/>
              </w:rPr>
              <w:t>LLM GW, Entra ID, Key Vault, Security Scanner</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ACD7E6" w14:textId="77777777" w:rsidR="00D33E02" w:rsidRDefault="00D33E02">
            <w:pPr>
              <w:spacing w:line="260" w:lineRule="auto"/>
            </w:pPr>
            <w:r w:rsidRPr="6CDBB948">
              <w:rPr>
                <w:color w:val="1F1F1F"/>
                <w:sz w:val="20"/>
                <w:szCs w:val="20"/>
              </w:rPr>
              <w:t>Zero-trust, VNet isolation, PHI redaction, HIPAA-ready</w:t>
            </w:r>
          </w:p>
        </w:tc>
      </w:tr>
      <w:tr w:rsidR="007D214F" w14:paraId="31316B1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E884CA" w14:textId="77777777" w:rsidR="00D33E02" w:rsidRDefault="00D33E02">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21DA2D" w14:textId="77777777" w:rsidR="00D33E02" w:rsidRDefault="00D33E02">
            <w:pPr>
              <w:spacing w:line="260" w:lineRule="auto"/>
            </w:pPr>
            <w:r>
              <w:rPr>
                <w:color w:val="1F1F1F"/>
                <w:sz w:val="20"/>
                <w:szCs w:val="20"/>
              </w:rPr>
              <w:t>Plan-Based Orchestration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DC0871" w14:textId="77777777" w:rsidR="00D33E02" w:rsidRDefault="00D33E02">
            <w:pPr>
              <w:spacing w:line="260" w:lineRule="auto"/>
            </w:pPr>
            <w:r>
              <w:rPr>
                <w:color w:val="1F1F1F"/>
                <w:sz w:val="20"/>
                <w:szCs w:val="20"/>
              </w:rPr>
              <w:t>Execution Engine, Workflow Templates,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C0A5C2" w14:textId="77777777" w:rsidR="00D33E02" w:rsidRDefault="00D33E02">
            <w:pPr>
              <w:spacing w:line="260" w:lineRule="auto"/>
            </w:pPr>
            <w:r>
              <w:rPr>
                <w:color w:val="1F1F1F"/>
                <w:sz w:val="20"/>
                <w:szCs w:val="20"/>
              </w:rPr>
              <w:t>Declarative plans, delegation envelope, step polymorphism</w:t>
            </w:r>
          </w:p>
        </w:tc>
      </w:tr>
      <w:tr w:rsidR="007D214F" w14:paraId="3CDAB1B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036E3D" w14:textId="77777777" w:rsidR="00D33E02" w:rsidRDefault="00D33E02">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B17311" w14:textId="77777777" w:rsidR="00D33E02" w:rsidRDefault="00D33E02">
            <w:pPr>
              <w:spacing w:line="260" w:lineRule="auto"/>
            </w:pPr>
            <w:r>
              <w:rPr>
                <w:color w:val="1F1F1F"/>
                <w:sz w:val="20"/>
                <w:szCs w:val="20"/>
              </w:rPr>
              <w:t>Semantic Discovery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EF6E09" w14:textId="77777777" w:rsidR="00D33E02" w:rsidRDefault="00D33E02">
            <w:pPr>
              <w:spacing w:line="260" w:lineRule="auto"/>
            </w:pPr>
            <w:r>
              <w:rPr>
                <w:color w:val="1F1F1F"/>
                <w:sz w:val="20"/>
                <w:szCs w:val="20"/>
              </w:rPr>
              <w:t>Azure AI Search, Asset Catalog, MCP/A2A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C9617" w14:textId="77777777" w:rsidR="00D33E02" w:rsidRDefault="00D33E02">
            <w:pPr>
              <w:spacing w:line="260" w:lineRule="auto"/>
            </w:pPr>
            <w:r w:rsidRPr="6CDBB948">
              <w:rPr>
                <w:color w:val="1F1F1F"/>
                <w:sz w:val="20"/>
                <w:szCs w:val="20"/>
              </w:rPr>
              <w:t>Vector-indexed search, .well-known crawl, federation</w:t>
            </w:r>
          </w:p>
        </w:tc>
      </w:tr>
      <w:tr w:rsidR="007D214F" w14:paraId="4414346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964D78" w14:textId="77777777" w:rsidR="00D33E02" w:rsidRDefault="00D33E02">
            <w:pPr>
              <w:spacing w:line="260" w:lineRule="auto"/>
            </w:pPr>
            <w:r>
              <w:rPr>
                <w:color w:val="1F1F1F"/>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154AC5" w14:textId="77777777" w:rsidR="00D33E02" w:rsidRDefault="00D33E02">
            <w:pPr>
              <w:spacing w:line="260" w:lineRule="auto"/>
            </w:pPr>
            <w:r>
              <w:rPr>
                <w:color w:val="1F1F1F"/>
                <w:sz w:val="20"/>
                <w:szCs w:val="20"/>
              </w:rPr>
              <w:t>Human-in-the-Loop</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2091B" w14:textId="77777777" w:rsidR="00D33E02" w:rsidRDefault="00D33E02">
            <w:pPr>
              <w:spacing w:line="260" w:lineRule="auto"/>
            </w:pPr>
            <w:r>
              <w:rPr>
                <w:color w:val="1F1F1F"/>
                <w:sz w:val="20"/>
                <w:szCs w:val="20"/>
              </w:rPr>
              <w:t>HITL Gate, Execution Engine, Admin Dashboard</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6887D6" w14:textId="77777777" w:rsidR="00D33E02" w:rsidRDefault="00D33E02">
            <w:pPr>
              <w:spacing w:line="260" w:lineRule="auto"/>
            </w:pPr>
            <w:r>
              <w:rPr>
                <w:color w:val="1F1F1F"/>
                <w:sz w:val="20"/>
                <w:szCs w:val="20"/>
              </w:rPr>
              <w:t>First-class step type with full audit provenance</w:t>
            </w:r>
          </w:p>
        </w:tc>
      </w:tr>
      <w:tr w:rsidR="007D214F" w14:paraId="1F7411F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DB90EB" w14:textId="77777777" w:rsidR="00D33E02" w:rsidRDefault="00D33E02">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44334E" w14:textId="77777777" w:rsidR="00D33E02" w:rsidRDefault="00D33E02">
            <w:pPr>
              <w:spacing w:line="260" w:lineRule="auto"/>
            </w:pPr>
            <w:r>
              <w:rPr>
                <w:color w:val="1F1F1F"/>
                <w:sz w:val="20"/>
                <w:szCs w:val="20"/>
              </w:rPr>
              <w:t>Three-Tier Memory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97344" w14:textId="0941D2D5" w:rsidR="00D33E02" w:rsidRDefault="00D33E02">
            <w:pPr>
              <w:spacing w:line="260" w:lineRule="auto"/>
            </w:pPr>
            <w:r>
              <w:rPr>
                <w:color w:val="1F1F1F"/>
                <w:sz w:val="20"/>
                <w:szCs w:val="20"/>
              </w:rPr>
              <w:t>Redis, Mongo</w:t>
            </w:r>
            <w:r w:rsidR="00B30D11">
              <w:rPr>
                <w:color w:val="1F1F1F"/>
                <w:sz w:val="20"/>
                <w:szCs w:val="20"/>
              </w:rPr>
              <w:t xml:space="preserve"> </w:t>
            </w:r>
            <w:r>
              <w:rPr>
                <w:color w:val="1F1F1F"/>
                <w:sz w:val="20"/>
                <w:szCs w:val="20"/>
              </w:rPr>
              <w:t>DB, ADLS Gen 2</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2038D7" w14:textId="77777777" w:rsidR="00D33E02" w:rsidRDefault="00D33E02">
            <w:pPr>
              <w:spacing w:line="260" w:lineRule="auto"/>
            </w:pPr>
            <w:r>
              <w:rPr>
                <w:color w:val="1F1F1F"/>
                <w:sz w:val="20"/>
                <w:szCs w:val="20"/>
              </w:rPr>
              <w:t>Summary-first flush, episode records, no raw PHI</w:t>
            </w:r>
          </w:p>
        </w:tc>
      </w:tr>
      <w:tr w:rsidR="007D214F" w14:paraId="6F93A7F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46A7AE" w14:textId="77777777" w:rsidR="00D33E02" w:rsidRDefault="00D33E02">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28A89E" w14:textId="77777777" w:rsidR="00D33E02" w:rsidRDefault="00D33E02">
            <w:pPr>
              <w:spacing w:line="260" w:lineRule="auto"/>
            </w:pPr>
            <w:r>
              <w:rPr>
                <w:color w:val="1F1F1F"/>
                <w:sz w:val="20"/>
                <w:szCs w:val="20"/>
              </w:rPr>
              <w:t>Multi-Protocol Tools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74C468" w14:textId="77777777" w:rsidR="00D33E02" w:rsidRDefault="00D33E02">
            <w:pPr>
              <w:spacing w:line="260" w:lineRule="auto"/>
            </w:pPr>
            <w:r>
              <w:rPr>
                <w:color w:val="1F1F1F"/>
                <w:sz w:val="20"/>
                <w:szCs w:val="20"/>
              </w:rPr>
              <w:t>MCP GW Proxy, MCP Registry, A2A Registry, Foundry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57027F" w14:textId="77777777" w:rsidR="00D33E02" w:rsidRDefault="00D33E02">
            <w:pPr>
              <w:spacing w:line="260" w:lineRule="auto"/>
            </w:pPr>
            <w:r>
              <w:rPr>
                <w:color w:val="1F1F1F"/>
                <w:sz w:val="20"/>
                <w:szCs w:val="20"/>
              </w:rPr>
              <w:t>MCP + A2A + Foundry + SaaS in a single gateway</w:t>
            </w:r>
          </w:p>
        </w:tc>
      </w:tr>
      <w:tr w:rsidR="007D214F" w14:paraId="3BC3E68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74D8FD" w14:textId="77777777" w:rsidR="00D33E02" w:rsidRDefault="00D33E02">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D5325E" w14:textId="77777777" w:rsidR="00D33E02" w:rsidRDefault="00D33E02">
            <w:pPr>
              <w:spacing w:line="260" w:lineRule="auto"/>
            </w:pPr>
            <w:r>
              <w:rPr>
                <w:color w:val="1F1F1F"/>
                <w:sz w:val="20"/>
                <w:szCs w:val="20"/>
              </w:rPr>
              <w:t>Governance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D695F5" w14:textId="77777777" w:rsidR="00D33E02" w:rsidRDefault="00D33E02">
            <w:pPr>
              <w:spacing w:line="260" w:lineRule="auto"/>
            </w:pPr>
            <w:r>
              <w:rPr>
                <w:color w:val="1F1F1F"/>
                <w:sz w:val="20"/>
                <w:szCs w:val="20"/>
              </w:rPr>
              <w:t>Policy Engine, Publisher API, Scanner, Admin UI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DD298A" w14:textId="77777777" w:rsidR="00D33E02" w:rsidRDefault="00D33E02">
            <w:pPr>
              <w:spacing w:line="260" w:lineRule="auto"/>
            </w:pPr>
            <w:r w:rsidRPr="6CDBB948">
              <w:rPr>
                <w:color w:val="1F1F1F"/>
                <w:sz w:val="20"/>
                <w:szCs w:val="20"/>
              </w:rPr>
              <w:t>Dual enforcement at publish and execute with full audit</w:t>
            </w:r>
          </w:p>
        </w:tc>
      </w:tr>
      <w:tr w:rsidR="007D214F" w14:paraId="4FD2C6AA"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853697" w14:textId="77777777" w:rsidR="00D33E02" w:rsidRDefault="00D33E02">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15D783" w14:textId="77777777" w:rsidR="00D33E02" w:rsidRDefault="00D33E02">
            <w:pPr>
              <w:spacing w:line="260" w:lineRule="auto"/>
            </w:pPr>
            <w:r>
              <w:rPr>
                <w:color w:val="1F1F1F"/>
                <w:sz w:val="20"/>
                <w:szCs w:val="20"/>
              </w:rPr>
              <w:t>Observability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7B023" w14:textId="77777777" w:rsidR="00D33E02" w:rsidRDefault="00D33E02">
            <w:pPr>
              <w:spacing w:line="260" w:lineRule="auto"/>
            </w:pPr>
            <w:r>
              <w:rPr>
                <w:color w:val="1F1F1F"/>
                <w:sz w:val="20"/>
                <w:szCs w:val="20"/>
              </w:rPr>
              <w:t>App Insights, Azure Monitor, ACA, Functions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B97588" w14:textId="77777777" w:rsidR="00D33E02" w:rsidRDefault="00D33E02">
            <w:pPr>
              <w:spacing w:line="260" w:lineRule="auto"/>
            </w:pPr>
            <w:r w:rsidRPr="6CDBB948">
              <w:rPr>
                <w:color w:val="1F1F1F"/>
                <w:sz w:val="20"/>
                <w:szCs w:val="20"/>
              </w:rPr>
              <w:t>OpenTelemetry end-to-end with per-episode trace IDs</w:t>
            </w:r>
          </w:p>
        </w:tc>
      </w:tr>
    </w:tbl>
    <w:p w14:paraId="0F5949AB" w14:textId="23827B5E" w:rsidR="00D33E02" w:rsidRDefault="00D33E02">
      <w:pPr>
        <w:pStyle w:val="Heading2"/>
      </w:pPr>
      <w:bookmarkStart w:id="282" w:name="_Toc229058721"/>
      <w:bookmarkStart w:id="283" w:name="_Toc229378488"/>
      <w:bookmarkStart w:id="284" w:name="_Toc229401412"/>
      <w:r>
        <w:lastRenderedPageBreak/>
        <w:t>1</w:t>
      </w:r>
      <w:r w:rsidR="00FF3C2D">
        <w:t>7</w:t>
      </w:r>
      <w:r>
        <w:t>.2 Features 9–16 — Scale, Extensibility and Autonomy</w:t>
      </w:r>
      <w:bookmarkEnd w:id="282"/>
      <w:bookmarkEnd w:id="283"/>
      <w:bookmarkEnd w:id="284"/>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7D214F" w14:paraId="3BA25DB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AFA645E"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2915D" w14:textId="77777777" w:rsidR="00D33E02" w:rsidRDefault="00D33E02">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4A066C2" w14:textId="77777777" w:rsidR="00D33E02" w:rsidRDefault="00D33E02">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74DFB9B" w14:textId="77777777" w:rsidR="00D33E02" w:rsidRDefault="00D33E02">
            <w:r>
              <w:rPr>
                <w:rFonts w:ascii="Segoe UI Semibold" w:eastAsia="Segoe UI Semibold" w:hAnsi="Segoe UI Semibold" w:cs="Segoe UI Semibold"/>
                <w:b/>
                <w:bCs/>
                <w:color w:val="FFFFFF"/>
                <w:sz w:val="20"/>
                <w:szCs w:val="20"/>
              </w:rPr>
              <w:t>Key Differentiator</w:t>
            </w:r>
          </w:p>
        </w:tc>
      </w:tr>
      <w:tr w:rsidR="007D214F" w14:paraId="7D56EA3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9009E4" w14:textId="77777777" w:rsidR="00D33E02" w:rsidRDefault="00D33E02">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BB302" w14:textId="77777777" w:rsidR="00D33E02" w:rsidRDefault="00D33E02">
            <w:pPr>
              <w:spacing w:line="260" w:lineRule="auto"/>
            </w:pPr>
            <w:r>
              <w:rPr>
                <w:color w:val="1F1F1F"/>
                <w:sz w:val="20"/>
                <w:szCs w:val="20"/>
              </w:rPr>
              <w:t>Azure-Native, Not Locked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F1B67F" w14:textId="77777777" w:rsidR="00D33E02" w:rsidRDefault="00D33E02">
            <w:pPr>
              <w:spacing w:line="260" w:lineRule="auto"/>
            </w:pPr>
            <w:r>
              <w:rPr>
                <w:color w:val="1F1F1F"/>
                <w:sz w:val="20"/>
                <w:szCs w:val="20"/>
              </w:rPr>
              <w:t>MCP GW Proxy, A2A Registry, Foundry, ACA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EA72D5" w14:textId="77777777" w:rsidR="00D33E02" w:rsidRDefault="00D33E02">
            <w:pPr>
              <w:spacing w:line="260" w:lineRule="auto"/>
            </w:pPr>
            <w:r w:rsidRPr="6CDBB948">
              <w:rPr>
                <w:color w:val="1F1F1F"/>
                <w:sz w:val="20"/>
                <w:szCs w:val="20"/>
              </w:rPr>
              <w:t>Open protocols, federation and optional Foundry</w:t>
            </w:r>
          </w:p>
        </w:tc>
      </w:tr>
      <w:tr w:rsidR="007D214F" w14:paraId="1797743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D33E02" w:rsidRDefault="00D33E02">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643CF9" w14:textId="77777777" w:rsidR="00D33E02" w:rsidRDefault="00D33E02">
            <w:pPr>
              <w:spacing w:line="260" w:lineRule="auto"/>
            </w:pPr>
            <w:r>
              <w:rPr>
                <w:color w:val="1F1F1F"/>
                <w:sz w:val="20"/>
                <w:szCs w:val="20"/>
              </w:rPr>
              <w:t>Production Infrastructure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B92EB2" w14:textId="2640F7B4" w:rsidR="00D33E02" w:rsidRDefault="00D33E02">
            <w:pPr>
              <w:spacing w:line="260" w:lineRule="auto"/>
            </w:pPr>
            <w:r>
              <w:rPr>
                <w:color w:val="1F1F1F"/>
                <w:sz w:val="20"/>
                <w:szCs w:val="20"/>
              </w:rPr>
              <w:t>ACA, Functions, Event Hub, LLM Gateway, Mongo</w:t>
            </w:r>
            <w:r w:rsidR="00B30D11">
              <w:rPr>
                <w:color w:val="1F1F1F"/>
                <w:sz w:val="20"/>
                <w:szCs w:val="20"/>
              </w:rPr>
              <w:t xml:space="preserve"> </w:t>
            </w:r>
            <w:r>
              <w:rPr>
                <w:color w:val="1F1F1F"/>
                <w:sz w:val="20"/>
                <w:szCs w:val="20"/>
              </w:rPr>
              <w:t>DB</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39DAB" w14:textId="77777777" w:rsidR="00D33E02" w:rsidRDefault="00D33E02">
            <w:pPr>
              <w:spacing w:line="260" w:lineRule="auto"/>
            </w:pPr>
            <w:r w:rsidRPr="6CDBB948">
              <w:rPr>
                <w:color w:val="1F1F1F"/>
                <w:sz w:val="20"/>
                <w:szCs w:val="20"/>
              </w:rPr>
              <w:t>Subnet isolation, scale-to-zero, Bicep IaC</w:t>
            </w:r>
          </w:p>
        </w:tc>
      </w:tr>
      <w:tr w:rsidR="007D214F" w14:paraId="10FA64C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D33E02" w:rsidRDefault="00D33E02">
            <w:pPr>
              <w:spacing w:line="260" w:lineRule="auto"/>
            </w:pPr>
            <w:r>
              <w:rPr>
                <w:color w:val="1F1F1F"/>
                <w:sz w:val="20"/>
                <w:szCs w:val="20"/>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AA860B" w14:textId="77777777" w:rsidR="00D33E02" w:rsidRDefault="00D33E02">
            <w:pPr>
              <w:spacing w:line="260" w:lineRule="auto"/>
            </w:pPr>
            <w:r>
              <w:rPr>
                <w:color w:val="1F1F1F"/>
                <w:sz w:val="20"/>
                <w:szCs w:val="20"/>
              </w:rPr>
              <w:t>Intelligent Tool Finder</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CA7A18" w14:textId="77777777" w:rsidR="00D33E02" w:rsidRDefault="00D33E02">
            <w:pPr>
              <w:spacing w:line="260" w:lineRule="auto"/>
            </w:pPr>
            <w:r>
              <w:rPr>
                <w:color w:val="1F1F1F"/>
                <w:sz w:val="20"/>
                <w:szCs w:val="20"/>
              </w:rPr>
              <w:t>Azure AI Search, MCP Registry, Azure OpenAI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6C0A8D" w14:textId="77777777" w:rsidR="00D33E02" w:rsidRDefault="00D33E02">
            <w:pPr>
              <w:spacing w:line="260" w:lineRule="auto"/>
            </w:pPr>
            <w:r>
              <w:rPr>
                <w:color w:val="1F1F1F"/>
                <w:sz w:val="20"/>
                <w:szCs w:val="20"/>
              </w:rPr>
              <w:t>FAISS vector matching; agents self-discover tools</w:t>
            </w:r>
          </w:p>
        </w:tc>
      </w:tr>
      <w:tr w:rsidR="007D214F" w14:paraId="6E38ECDA"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D33E02" w:rsidRDefault="00D33E02">
            <w:pPr>
              <w:spacing w:line="260" w:lineRule="auto"/>
            </w:pPr>
            <w:r>
              <w:rPr>
                <w:color w:val="1F1F1F"/>
                <w:sz w:val="20"/>
                <w:szCs w:val="20"/>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2995D6" w14:textId="77777777" w:rsidR="00D33E02" w:rsidRDefault="00D33E02">
            <w:pPr>
              <w:spacing w:line="260" w:lineRule="auto"/>
            </w:pPr>
            <w:r>
              <w:rPr>
                <w:color w:val="1F1F1F"/>
                <w:sz w:val="20"/>
                <w:szCs w:val="20"/>
              </w:rPr>
              <w:t>Dynamic Invocation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A1CAF1" w14:textId="77777777" w:rsidR="00D33E02" w:rsidRDefault="00D33E02">
            <w:pPr>
              <w:spacing w:line="260" w:lineRule="auto"/>
            </w:pPr>
            <w:r>
              <w:rPr>
                <w:color w:val="1F1F1F"/>
                <w:sz w:val="20"/>
                <w:szCs w:val="20"/>
              </w:rPr>
              <w:t>Execution Engine, MCP GW Proxy, AI Search</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EF9A16" w14:textId="77777777" w:rsidR="00D33E02" w:rsidRDefault="00D33E02">
            <w:pPr>
              <w:spacing w:line="260" w:lineRule="auto"/>
            </w:pPr>
            <w:r w:rsidRPr="6CDBB948">
              <w:rPr>
                <w:color w:val="1F1F1F"/>
                <w:sz w:val="20"/>
                <w:szCs w:val="20"/>
              </w:rPr>
              <w:t>Discover, resolve and call in one turn with no pre-config</w:t>
            </w:r>
          </w:p>
        </w:tc>
      </w:tr>
      <w:tr w:rsidR="007D214F" w14:paraId="79C6D7C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D33E02" w:rsidRDefault="00D33E02">
            <w:pPr>
              <w:spacing w:line="260" w:lineRule="auto"/>
            </w:pPr>
            <w:r>
              <w:rPr>
                <w:color w:val="1F1F1F"/>
                <w:sz w:val="20"/>
                <w:szCs w:val="20"/>
              </w:rPr>
              <w:t>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A88CC4" w14:textId="77777777" w:rsidR="00D33E02" w:rsidRDefault="00D33E02">
            <w:pPr>
              <w:spacing w:line="260" w:lineRule="auto"/>
            </w:pPr>
            <w:r>
              <w:rPr>
                <w:color w:val="1F1F1F"/>
                <w:sz w:val="20"/>
                <w:szCs w:val="20"/>
              </w:rPr>
              <w:t>Load Balancing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53917" w14:textId="77777777" w:rsidR="00D33E02" w:rsidRDefault="00D33E02">
            <w:pPr>
              <w:spacing w:line="260" w:lineRule="auto"/>
            </w:pPr>
            <w:r>
              <w:rPr>
                <w:color w:val="1F1F1F"/>
                <w:sz w:val="20"/>
                <w:szCs w:val="20"/>
              </w:rPr>
              <w:t>LLM Gateway, ACA, MCP GW Proxy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54BC" w14:textId="77777777" w:rsidR="00D33E02" w:rsidRDefault="00D33E02">
            <w:pPr>
              <w:spacing w:line="260" w:lineRule="auto"/>
            </w:pPr>
            <w:r>
              <w:rPr>
                <w:color w:val="1F1F1F"/>
                <w:sz w:val="20"/>
                <w:szCs w:val="20"/>
              </w:rPr>
              <w:t>Health-aware routing across MCP server replicas</w:t>
            </w:r>
          </w:p>
        </w:tc>
      </w:tr>
      <w:tr w:rsidR="007D214F" w14:paraId="197812E9"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D33E02" w:rsidRDefault="00D33E02">
            <w:pPr>
              <w:spacing w:line="260" w:lineRule="auto"/>
            </w:pPr>
            <w:r>
              <w:rPr>
                <w:color w:val="1F1F1F"/>
                <w:sz w:val="20"/>
                <w:szCs w:val="20"/>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BCC6F4" w14:textId="77777777" w:rsidR="00D33E02" w:rsidRDefault="00D33E02">
            <w:pPr>
              <w:spacing w:line="260" w:lineRule="auto"/>
            </w:pPr>
            <w:r>
              <w:rPr>
                <w:color w:val="1F1F1F"/>
                <w:sz w:val="20"/>
                <w:szCs w:val="20"/>
              </w:rPr>
              <w:t>IDE Integration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B2EDBB" w14:textId="77777777" w:rsidR="00D33E02" w:rsidRDefault="00D33E02">
            <w:pPr>
              <w:spacing w:line="260" w:lineRule="auto"/>
            </w:pPr>
            <w:r>
              <w:rPr>
                <w:color w:val="1F1F1F"/>
                <w:sz w:val="20"/>
                <w:szCs w:val="20"/>
              </w:rPr>
              <w:t>MCP Registry, Asset Catalog,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0D75F3" w14:textId="77777777" w:rsidR="00D33E02" w:rsidRDefault="00D33E02">
            <w:pPr>
              <w:spacing w:line="260" w:lineRule="auto"/>
            </w:pPr>
            <w:r>
              <w:rPr>
                <w:color w:val="1F1F1F"/>
                <w:sz w:val="20"/>
                <w:szCs w:val="20"/>
              </w:rPr>
              <w:t>One-click IDE setup from marketplace registry</w:t>
            </w:r>
          </w:p>
        </w:tc>
      </w:tr>
      <w:tr w:rsidR="007D214F" w14:paraId="423D9CE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FEC6B" w14:textId="77777777" w:rsidR="00D33E02" w:rsidRDefault="00D33E02">
            <w:pPr>
              <w:spacing w:line="260" w:lineRule="auto"/>
            </w:pPr>
            <w:r>
              <w:rPr>
                <w:color w:val="1F1F1F"/>
                <w:sz w:val="20"/>
                <w:szCs w:val="20"/>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562C" w14:textId="77777777" w:rsidR="00D33E02" w:rsidRDefault="00D33E02">
            <w:pPr>
              <w:spacing w:line="260" w:lineRule="auto"/>
            </w:pPr>
            <w:r>
              <w:rPr>
                <w:color w:val="1F1F1F"/>
                <w:sz w:val="20"/>
                <w:szCs w:val="20"/>
              </w:rPr>
              <w:t>JWT Token Vending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8C47E4" w14:textId="77777777" w:rsidR="00D33E02" w:rsidRDefault="00D33E02">
            <w:pPr>
              <w:spacing w:line="260" w:lineRule="auto"/>
            </w:pPr>
            <w:r>
              <w:rPr>
                <w:color w:val="1F1F1F"/>
                <w:sz w:val="20"/>
                <w:szCs w:val="20"/>
              </w:rPr>
              <w:t>Entra ID, Key Vault,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68286E" w14:textId="77777777" w:rsidR="00D33E02" w:rsidRDefault="00D33E02">
            <w:pPr>
              <w:spacing w:line="260" w:lineRule="auto"/>
            </w:pPr>
            <w:r>
              <w:rPr>
                <w:color w:val="1F1F1F"/>
                <w:sz w:val="20"/>
                <w:szCs w:val="20"/>
              </w:rPr>
              <w:t>Machine-to-machine scoped tokens for autonomous agents</w:t>
            </w:r>
          </w:p>
        </w:tc>
      </w:tr>
      <w:tr w:rsidR="007D214F" w14:paraId="7EE2FED5"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B5E791" w14:textId="77777777" w:rsidR="00D33E02" w:rsidRDefault="00D33E02">
            <w:pPr>
              <w:spacing w:line="260" w:lineRule="auto"/>
            </w:pPr>
            <w:r>
              <w:rPr>
                <w:color w:val="1F1F1F"/>
                <w:sz w:val="20"/>
                <w:szCs w:val="20"/>
              </w:rPr>
              <w:t>16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4BBA8E" w14:textId="77777777" w:rsidR="00D33E02" w:rsidRDefault="00D33E02">
            <w:pPr>
              <w:spacing w:line="260" w:lineRule="auto"/>
            </w:pPr>
            <w:r>
              <w:rPr>
                <w:color w:val="1F1F1F"/>
                <w:sz w:val="20"/>
                <w:szCs w:val="20"/>
              </w:rPr>
              <w:t>Context-Aware Permissions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4530B0" w14:textId="77777777" w:rsidR="00D33E02" w:rsidRDefault="00D33E02">
            <w:pPr>
              <w:spacing w:line="260" w:lineRule="auto"/>
            </w:pPr>
            <w:r>
              <w:rPr>
                <w:color w:val="1F1F1F"/>
                <w:sz w:val="20"/>
                <w:szCs w:val="20"/>
              </w:rPr>
              <w:t>Policy Engine, Entra ID,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3CC896" w14:textId="77777777" w:rsidR="00D33E02" w:rsidRDefault="00D33E02">
            <w:pPr>
              <w:spacing w:line="260" w:lineRule="auto"/>
            </w:pPr>
            <w:r>
              <w:rPr>
                <w:color w:val="1F1F1F"/>
                <w:sz w:val="20"/>
                <w:szCs w:val="20"/>
              </w:rPr>
              <w:t>Dynamic per-invocation scope evaluation, not just RBAC</w:t>
            </w:r>
          </w:p>
        </w:tc>
      </w:tr>
    </w:tbl>
    <w:p w14:paraId="7772204F" w14:textId="5378D532" w:rsidR="00D33E02" w:rsidRDefault="00FF3C2D">
      <w:pPr>
        <w:pStyle w:val="Heading1"/>
      </w:pPr>
      <w:bookmarkStart w:id="285" w:name="_Toc229058725"/>
      <w:bookmarkStart w:id="286" w:name="_Toc229378489"/>
      <w:bookmarkStart w:id="287" w:name="_Toc229401413"/>
      <w:r>
        <w:lastRenderedPageBreak/>
        <w:t>18</w:t>
      </w:r>
      <w:r w:rsidR="00D33E02">
        <w:t>. Key Design Decisions</w:t>
      </w:r>
      <w:bookmarkEnd w:id="285"/>
      <w:bookmarkEnd w:id="286"/>
      <w:bookmarkEnd w:id="287"/>
    </w:p>
    <w:p w14:paraId="267C2B98" w14:textId="77777777" w:rsidR="00D33E02" w:rsidRDefault="00D33E02">
      <w:pPr>
        <w:spacing w:before="60" w:after="60" w:line="300" w:lineRule="auto"/>
      </w:pPr>
      <w:r>
        <w:rPr>
          <w:color w:val="1F1F1F"/>
        </w:rPr>
        <w:t>Ten decisions define the Global Agentic Orchestrator for RCM and, by extension,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7D214F" w14:paraId="18692DAC"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0B8D6FB" w14:textId="77777777" w:rsidR="00D33E02" w:rsidRDefault="00D33E02">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3638D2F" w14:textId="77777777" w:rsidR="00D33E02" w:rsidRDefault="00D33E02">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26ABD8E" w14:textId="77777777" w:rsidR="00D33E02" w:rsidRDefault="00D33E02">
            <w:r>
              <w:rPr>
                <w:rFonts w:ascii="Segoe UI Semibold" w:eastAsia="Segoe UI Semibold" w:hAnsi="Segoe UI Semibold" w:cs="Segoe UI Semibold"/>
                <w:b/>
                <w:bCs/>
                <w:color w:val="FFFFFF"/>
                <w:sz w:val="20"/>
                <w:szCs w:val="20"/>
              </w:rPr>
              <w:t>Rationale</w:t>
            </w:r>
          </w:p>
        </w:tc>
      </w:tr>
      <w:tr w:rsidR="007D214F" w14:paraId="1E7551C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507BE" w14:textId="77777777" w:rsidR="00D33E02" w:rsidRDefault="00D33E02">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724858" w14:textId="77777777" w:rsidR="00D33E02" w:rsidRDefault="00D33E02">
            <w:pPr>
              <w:spacing w:line="260" w:lineRule="auto"/>
            </w:pPr>
            <w:r>
              <w:rPr>
                <w:color w:val="1F1F1F"/>
                <w:sz w:val="20"/>
                <w:szCs w:val="20"/>
              </w:rPr>
              <w:t>Two-Tier Orchestration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3E4EC7" w14:textId="77777777" w:rsidR="00D33E02" w:rsidRDefault="00D33E02">
            <w:pPr>
              <w:spacing w:line="260" w:lineRule="auto"/>
            </w:pPr>
            <w:r w:rsidRPr="6CDBB948">
              <w:rPr>
                <w:color w:val="1F1F1F"/>
                <w:sz w:val="20"/>
                <w:szCs w:val="20"/>
              </w:rPr>
              <w:t>Central Global Orchestrator plus specialized Domain Orchestrators. Separates cross-domain policy from in-domain expertise.</w:t>
            </w:r>
          </w:p>
        </w:tc>
      </w:tr>
      <w:tr w:rsidR="007D214F" w14:paraId="45D00AF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5FFFD4" w14:textId="77777777" w:rsidR="00D33E02" w:rsidRDefault="00D33E02">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C9D2DB" w14:textId="77777777" w:rsidR="00D33E02" w:rsidRDefault="00D33E02">
            <w:pPr>
              <w:spacing w:line="260" w:lineRule="auto"/>
            </w:pPr>
            <w:r w:rsidRPr="6CDBB948">
              <w:rPr>
                <w:color w:val="1F1F1F"/>
                <w:sz w:val="20"/>
                <w:szCs w:val="20"/>
              </w:rPr>
              <w:t>LangGraph over MAF (v1.0)</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7DBC70" w14:textId="77777777" w:rsidR="00D33E02" w:rsidRDefault="00D33E02">
            <w:pPr>
              <w:spacing w:line="260" w:lineRule="auto"/>
            </w:pPr>
            <w:r>
              <w:rPr>
                <w:color w:val="1F1F1F"/>
                <w:sz w:val="20"/>
                <w:szCs w:val="20"/>
              </w:rPr>
              <w:t>Mature graph engine with durable checkpoints and framework-agnostic A2A. MAF strengths rebuilt as platform capabilities.</w:t>
            </w:r>
          </w:p>
        </w:tc>
      </w:tr>
      <w:tr w:rsidR="007D214F" w14:paraId="3D753F4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53FD37" w14:textId="77777777" w:rsidR="00D33E02" w:rsidRDefault="00D33E02">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D42856" w14:textId="77777777" w:rsidR="00D33E02" w:rsidRDefault="00D33E02">
            <w:pPr>
              <w:spacing w:line="260" w:lineRule="auto"/>
            </w:pPr>
            <w:r>
              <w:rPr>
                <w:color w:val="1F1F1F"/>
                <w:sz w:val="20"/>
                <w:szCs w:val="20"/>
              </w:rPr>
              <w:t>Direct A2A Calls (Default)</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CE5D44" w14:textId="77777777" w:rsidR="00D33E02" w:rsidRDefault="00D33E02">
            <w:pPr>
              <w:spacing w:line="260" w:lineRule="auto"/>
            </w:pPr>
            <w:r w:rsidRPr="6CDBB948">
              <w:rPr>
                <w:color w:val="1F1F1F"/>
                <w:sz w:val="20"/>
                <w:szCs w:val="20"/>
              </w:rPr>
              <w:t>Synchronous API with async behavior via LangGraph durable pauses — lowest latency. Event Hub added only for bursty fan-out.</w:t>
            </w:r>
          </w:p>
        </w:tc>
      </w:tr>
      <w:tr w:rsidR="007D214F" w14:paraId="268AAAD6"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64B667" w14:textId="77777777" w:rsidR="00D33E02" w:rsidRDefault="00D33E02">
            <w:pPr>
              <w:spacing w:line="260" w:lineRule="auto"/>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05F3FD" w14:textId="77777777" w:rsidR="00D33E02" w:rsidRDefault="00D33E02">
            <w:pPr>
              <w:spacing w:line="260" w:lineRule="auto"/>
            </w:pPr>
            <w:r>
              <w:rPr>
                <w:color w:val="1F1F1F"/>
                <w:sz w:val="20"/>
                <w:szCs w:val="20"/>
              </w:rPr>
              <w:t>Capability-Based Discovery</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17D635" w14:textId="77777777" w:rsidR="00D33E02" w:rsidRDefault="00D33E02">
            <w:pPr>
              <w:spacing w:line="260" w:lineRule="auto"/>
            </w:pPr>
            <w:r w:rsidRPr="6CDBB948">
              <w:rPr>
                <w:color w:val="1F1F1F"/>
                <w:sz w:val="20"/>
                <w:szCs w:val="20"/>
              </w:rPr>
              <w:t>AgentCards in MongoDB registry plus a confidence-scored resolver enable cross-domain reuse without hardcoded endpoints.</w:t>
            </w:r>
          </w:p>
        </w:tc>
      </w:tr>
      <w:tr w:rsidR="007D214F" w14:paraId="07BF66E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69879C" w14:textId="77777777" w:rsidR="00D33E02" w:rsidRDefault="00D33E02">
            <w:pPr>
              <w:spacing w:line="260" w:lineRule="auto"/>
            </w:pPr>
            <w:r>
              <w:rPr>
                <w:color w:val="1F1F1F"/>
                <w:sz w:val="20"/>
                <w:szCs w:val="20"/>
              </w:rPr>
              <w:t>05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75D98F" w14:textId="77777777" w:rsidR="00D33E02" w:rsidRDefault="00D33E02">
            <w:pPr>
              <w:spacing w:line="260" w:lineRule="auto"/>
            </w:pPr>
            <w:r>
              <w:rPr>
                <w:color w:val="1F1F1F"/>
                <w:sz w:val="20"/>
                <w:szCs w:val="20"/>
              </w:rPr>
              <w:t>MCP for Enterprise Tools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B7BF5D" w14:textId="77777777" w:rsidR="00D33E02" w:rsidRDefault="00D33E02">
            <w:pPr>
              <w:spacing w:line="260" w:lineRule="auto"/>
            </w:pPr>
            <w:r>
              <w:rPr>
                <w:color w:val="1F1F1F"/>
                <w:sz w:val="20"/>
                <w:szCs w:val="20"/>
              </w:rPr>
              <w:t>Enterprise APIs (claims, EHR, billing) wrapped as MCP servers behind APIM — uniform tool surface with zero-trust via Entra ID.</w:t>
            </w:r>
          </w:p>
        </w:tc>
      </w:tr>
      <w:tr w:rsidR="007D214F" w14:paraId="1D84F50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931EE1" w14:textId="77777777" w:rsidR="00D33E02" w:rsidRDefault="00D33E02">
            <w:pPr>
              <w:spacing w:line="260" w:lineRule="auto"/>
            </w:pPr>
            <w:r>
              <w:rPr>
                <w:color w:val="1F1F1F"/>
                <w:sz w:val="20"/>
                <w:szCs w:val="20"/>
              </w:rPr>
              <w:t>06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75AE3D" w14:textId="77777777" w:rsidR="00D33E02" w:rsidRDefault="00D33E02">
            <w:pPr>
              <w:spacing w:line="260" w:lineRule="auto"/>
            </w:pPr>
            <w:r>
              <w:rPr>
                <w:color w:val="1F1F1F"/>
                <w:sz w:val="20"/>
                <w:szCs w:val="20"/>
              </w:rPr>
              <w:t>Three-Plane Architecture</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C7A35" w14:textId="77777777" w:rsidR="00D33E02" w:rsidRDefault="00D33E02">
            <w:pPr>
              <w:spacing w:line="260" w:lineRule="auto"/>
            </w:pPr>
            <w:r>
              <w:rPr>
                <w:color w:val="1F1F1F"/>
                <w:sz w:val="20"/>
                <w:szCs w:val="20"/>
              </w:rPr>
              <w:t>Model Plane (UAIS / Azure OpenAI), Tool Plane (MCP), Agent Plane (containers), with unified memory (Redis + MongoDB + vector index).</w:t>
            </w:r>
          </w:p>
        </w:tc>
      </w:tr>
      <w:tr w:rsidR="007D214F" w14:paraId="7E705A4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988CCC" w14:textId="77777777" w:rsidR="00D33E02" w:rsidRDefault="00D33E02">
            <w:pPr>
              <w:spacing w:line="260" w:lineRule="auto"/>
            </w:pPr>
            <w:r>
              <w:rPr>
                <w:color w:val="1F1F1F"/>
                <w:sz w:val="20"/>
                <w:szCs w:val="20"/>
              </w:rPr>
              <w:t>07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3B51CD" w14:textId="77777777" w:rsidR="00D33E02" w:rsidRDefault="00D33E02">
            <w:pPr>
              <w:spacing w:line="260" w:lineRule="auto"/>
            </w:pPr>
            <w:r>
              <w:rPr>
                <w:color w:val="1F1F1F"/>
                <w:sz w:val="20"/>
                <w:szCs w:val="20"/>
              </w:rPr>
              <w:t>Automated 7-Stage Onboarding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A7816D" w14:textId="77777777" w:rsidR="00D33E02" w:rsidRDefault="00D33E02">
            <w:pPr>
              <w:spacing w:line="260" w:lineRule="auto"/>
            </w:pPr>
            <w:r w:rsidRPr="6CDBB948">
              <w:rPr>
                <w:color w:val="1F1F1F"/>
                <w:sz w:val="20"/>
                <w:szCs w:val="20"/>
              </w:rPr>
              <w:t>Submission → Validation → Registration → Approval → Provisioning → Test → Canary, with human gates where required.</w:t>
            </w:r>
          </w:p>
        </w:tc>
      </w:tr>
      <w:tr w:rsidR="007D214F" w14:paraId="61FC427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A17688" w14:textId="77777777" w:rsidR="00D33E02" w:rsidRDefault="00D33E02">
            <w:pPr>
              <w:spacing w:line="260" w:lineRule="auto"/>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6750C3" w14:textId="77777777" w:rsidR="00D33E02" w:rsidRDefault="00D33E02">
            <w:pPr>
              <w:spacing w:line="260" w:lineRule="auto"/>
            </w:pPr>
            <w:r>
              <w:rPr>
                <w:color w:val="1F1F1F"/>
                <w:sz w:val="20"/>
                <w:szCs w:val="20"/>
              </w:rPr>
              <w:t>Canary + Instant Rollback</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D6DA07" w14:textId="77777777" w:rsidR="00D33E02" w:rsidRDefault="00D33E02">
            <w:pPr>
              <w:spacing w:line="260" w:lineRule="auto"/>
            </w:pPr>
            <w:r w:rsidRPr="6CDBB948">
              <w:rPr>
                <w:color w:val="1F1F1F"/>
                <w:sz w:val="20"/>
                <w:szCs w:val="20"/>
              </w:rPr>
              <w:t>Semantic versioning with 5% → 25% → 50% → 100% traffic shifts; ACA revisions enable sub-minute revert on regression.</w:t>
            </w:r>
          </w:p>
        </w:tc>
      </w:tr>
      <w:tr w:rsidR="007D214F" w14:paraId="0497946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F3FC" w14:textId="77777777" w:rsidR="00D33E02" w:rsidRDefault="00D33E02">
            <w:pPr>
              <w:spacing w:line="260" w:lineRule="auto"/>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B3C0D5" w14:textId="77777777" w:rsidR="00D33E02" w:rsidRDefault="00D33E02">
            <w:pPr>
              <w:spacing w:line="260" w:lineRule="auto"/>
            </w:pPr>
            <w:r w:rsidRPr="6CDBB948">
              <w:rPr>
                <w:color w:val="1F1F1F"/>
                <w:sz w:val="20"/>
                <w:szCs w:val="20"/>
              </w:rPr>
              <w:t>Arize Phoenix for LLM Ops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9FA5B0" w14:textId="77777777" w:rsidR="00D33E02" w:rsidRDefault="00D33E02">
            <w:pPr>
              <w:spacing w:line="260" w:lineRule="auto"/>
            </w:pPr>
            <w:r w:rsidRPr="6CDBB948">
              <w:rPr>
                <w:color w:val="1F1F1F"/>
                <w:sz w:val="20"/>
                <w:szCs w:val="20"/>
              </w:rPr>
              <w:t>Self-hosted on Azure for HIPAA. OTel traces plus LLM-as-a-judge plus drift detection correlated with Azure Monitor infra metrics.</w:t>
            </w:r>
          </w:p>
        </w:tc>
      </w:tr>
      <w:tr w:rsidR="007D214F" w14:paraId="6790C9D8"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1FE5D4" w14:textId="77777777" w:rsidR="00D33E02" w:rsidRDefault="00D33E02">
            <w:pPr>
              <w:spacing w:line="260" w:lineRule="auto"/>
            </w:pPr>
            <w:r>
              <w:rPr>
                <w:color w:val="1F1F1F"/>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B97162" w14:textId="77777777" w:rsidR="00D33E02" w:rsidRDefault="00D33E02">
            <w:pPr>
              <w:spacing w:line="260" w:lineRule="auto"/>
            </w:pPr>
            <w:r>
              <w:rPr>
                <w:color w:val="1F1F1F"/>
                <w:sz w:val="20"/>
                <w:szCs w:val="20"/>
              </w:rPr>
              <w:t>Compliance by Declaration</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E7CBF9" w14:textId="77777777" w:rsidR="00D33E02" w:rsidRDefault="00D33E02">
            <w:pPr>
              <w:spacing w:line="260" w:lineRule="auto"/>
            </w:pPr>
            <w:r w:rsidRPr="6CDBB948">
              <w:rPr>
                <w:color w:val="1F1F1F"/>
                <w:sz w:val="20"/>
                <w:szCs w:val="20"/>
              </w:rPr>
              <w:t>AgentCards carry Responsible AI and data-category tags; Security Agent enforces. PHI / PII redaction and audit trail by design.</w:t>
            </w:r>
          </w:p>
        </w:tc>
      </w:tr>
      <w:tr w:rsidR="00B26B20" w14:paraId="7C64C4A0"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D28FD3" w14:textId="3D3763B7" w:rsidR="00B26B20" w:rsidRDefault="00B26B20">
            <w:pPr>
              <w:spacing w:line="260" w:lineRule="auto"/>
              <w:rPr>
                <w:color w:val="1F1F1F"/>
                <w:sz w:val="20"/>
                <w:szCs w:val="20"/>
              </w:rPr>
            </w:pPr>
            <w:r>
              <w:rPr>
                <w:color w:val="1F1F1F"/>
                <w:sz w:val="20"/>
                <w:szCs w:val="20"/>
              </w:rPr>
              <w:lastRenderedPageBreak/>
              <w:t>11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E44965" w14:textId="2C556B9C" w:rsidR="00B26B20" w:rsidRDefault="00B26B20">
            <w:pPr>
              <w:spacing w:line="260" w:lineRule="auto"/>
              <w:rPr>
                <w:color w:val="1F1F1F"/>
                <w:sz w:val="20"/>
                <w:szCs w:val="20"/>
              </w:rPr>
            </w:pPr>
            <w:r>
              <w:rPr>
                <w:color w:val="1F1F1F"/>
                <w:sz w:val="20"/>
                <w:szCs w:val="20"/>
              </w:rPr>
              <w:t>Managed identities vs Entra Agent ID</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E0AD4A" w14:textId="02CEF208" w:rsidR="00B26B20" w:rsidRPr="6CDBB948" w:rsidRDefault="00B43CED">
            <w:pPr>
              <w:spacing w:line="260" w:lineRule="auto"/>
              <w:rPr>
                <w:color w:val="1F1F1F"/>
                <w:sz w:val="20"/>
                <w:szCs w:val="20"/>
              </w:rPr>
            </w:pPr>
            <w:r>
              <w:rPr>
                <w:color w:val="1F1F1F"/>
                <w:sz w:val="20"/>
                <w:szCs w:val="20"/>
              </w:rPr>
              <w:t>Microsoft’s recommendation is to leverage Entra Agent IDs where possible</w:t>
            </w:r>
            <w:r w:rsidR="00D141E4">
              <w:rPr>
                <w:color w:val="1F1F1F"/>
                <w:sz w:val="20"/>
                <w:szCs w:val="20"/>
              </w:rPr>
              <w:t xml:space="preserve">; however, due to </w:t>
            </w:r>
            <w:r w:rsidR="00DB4528">
              <w:rPr>
                <w:color w:val="1F1F1F"/>
                <w:sz w:val="20"/>
                <w:szCs w:val="20"/>
              </w:rPr>
              <w:t>implementation dependencies</w:t>
            </w:r>
            <w:r w:rsidR="00894CB9">
              <w:rPr>
                <w:color w:val="1F1F1F"/>
                <w:sz w:val="20"/>
                <w:szCs w:val="20"/>
              </w:rPr>
              <w:t>, managed identities may be used initially instead.</w:t>
            </w:r>
          </w:p>
        </w:tc>
      </w:tr>
    </w:tbl>
    <w:p w14:paraId="1F1F1CAE" w14:textId="213F45ED" w:rsidR="0056311E" w:rsidRDefault="00D33E02" w:rsidP="0056311E">
      <w:pPr>
        <w:pStyle w:val="Heading1"/>
      </w:pPr>
      <w:bookmarkStart w:id="288" w:name="_Toc229058726"/>
      <w:bookmarkStart w:id="289" w:name="_Toc229378490"/>
      <w:bookmarkStart w:id="290" w:name="_Toc229401414"/>
      <w:r>
        <w:lastRenderedPageBreak/>
        <w:t>1</w:t>
      </w:r>
      <w:r w:rsidR="00FF3C2D">
        <w:t>9</w:t>
      </w:r>
      <w:r>
        <w:t xml:space="preserve">. </w:t>
      </w:r>
      <w:r w:rsidR="0056311E">
        <w:t>Decision Matrix</w:t>
      </w:r>
      <w:r w:rsidR="00C32AB8">
        <w:t xml:space="preserve"> f</w:t>
      </w:r>
      <w:r w:rsidR="001715EC">
        <w:t>or</w:t>
      </w:r>
      <w:r w:rsidR="00C32AB8">
        <w:t xml:space="preserve"> </w:t>
      </w:r>
      <w:r w:rsidR="001715EC">
        <w:t>UAP</w:t>
      </w:r>
      <w:bookmarkEnd w:id="288"/>
      <w:bookmarkEnd w:id="289"/>
      <w:bookmarkEnd w:id="290"/>
    </w:p>
    <w:p w14:paraId="736582BD" w14:textId="77777777" w:rsidR="00924C69" w:rsidRDefault="00924C69">
      <w:pPr>
        <w:spacing w:before="60" w:after="60" w:line="300" w:lineRule="auto"/>
        <w:rPr>
          <w:kern w:val="2"/>
          <w14:ligatures w14:val="standardContextual"/>
        </w:rPr>
      </w:pPr>
      <w:r>
        <w:rPr>
          <w:color w:val="1F1F1F"/>
        </w:rPr>
        <w:t>The following decisions apply to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56311E" w14:paraId="2FFC7AB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8D06C8A" w14:textId="77777777" w:rsidR="0056311E" w:rsidRDefault="0056311E">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EE09943" w14:textId="77777777" w:rsidR="0056311E" w:rsidRDefault="0056311E">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6482D8" w14:textId="77777777" w:rsidR="0056311E" w:rsidRDefault="0056311E">
            <w:r>
              <w:rPr>
                <w:rFonts w:ascii="Segoe UI Semibold" w:eastAsia="Segoe UI Semibold" w:hAnsi="Segoe UI Semibold" w:cs="Segoe UI Semibold"/>
                <w:b/>
                <w:bCs/>
                <w:color w:val="FFFFFF"/>
                <w:sz w:val="20"/>
                <w:szCs w:val="20"/>
              </w:rPr>
              <w:t>Rationale</w:t>
            </w:r>
          </w:p>
        </w:tc>
      </w:tr>
      <w:tr w:rsidR="0056311E" w14:paraId="1F29A38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FC03E4" w14:textId="77777777" w:rsidR="0056311E" w:rsidRDefault="0056311E">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2DF3A7" w14:textId="00A6BA77" w:rsidR="0056311E" w:rsidRDefault="005B262E">
            <w:pPr>
              <w:spacing w:line="260" w:lineRule="auto"/>
            </w:pPr>
            <w:r>
              <w:rPr>
                <w:color w:val="1F1F1F"/>
                <w:sz w:val="20"/>
                <w:szCs w:val="20"/>
              </w:rPr>
              <w:t>Use of MCP for Data access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E945DA" w14:textId="7D3A3375" w:rsidR="0056311E" w:rsidRDefault="005B262E">
            <w:pPr>
              <w:spacing w:line="260" w:lineRule="auto"/>
            </w:pPr>
            <w:r>
              <w:rPr>
                <w:color w:val="1F1F1F"/>
                <w:sz w:val="20"/>
                <w:szCs w:val="20"/>
              </w:rPr>
              <w:t>MCP tools will be use</w:t>
            </w:r>
            <w:r w:rsidR="003E2E6D">
              <w:rPr>
                <w:color w:val="1F1F1F"/>
                <w:sz w:val="20"/>
                <w:szCs w:val="20"/>
              </w:rPr>
              <w:t>d</w:t>
            </w:r>
            <w:r>
              <w:rPr>
                <w:color w:val="1F1F1F"/>
                <w:sz w:val="20"/>
                <w:szCs w:val="20"/>
              </w:rPr>
              <w:t xml:space="preserve"> for Data </w:t>
            </w:r>
            <w:r w:rsidR="00FC362F">
              <w:rPr>
                <w:color w:val="1F1F1F"/>
                <w:sz w:val="20"/>
                <w:szCs w:val="20"/>
              </w:rPr>
              <w:t>access</w:t>
            </w:r>
          </w:p>
        </w:tc>
      </w:tr>
      <w:tr w:rsidR="0056311E" w14:paraId="135CD978" w14:textId="77777777" w:rsidTr="001812DC">
        <w:tc>
          <w:tcPr>
            <w:tcW w:w="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B7311AA" w14:textId="77777777" w:rsidR="0056311E" w:rsidRDefault="0056311E">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797343" w14:textId="70D08C3D" w:rsidR="0056311E" w:rsidRDefault="003E2E6D">
            <w:pPr>
              <w:spacing w:line="260" w:lineRule="auto"/>
            </w:pPr>
            <w:r>
              <w:t>LLM gateways</w:t>
            </w:r>
          </w:p>
        </w:tc>
        <w:tc>
          <w:tcPr>
            <w:tcW w:w="6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6479646" w14:textId="53931BB9" w:rsidR="0056311E" w:rsidRDefault="003E2E6D">
            <w:pPr>
              <w:spacing w:line="260" w:lineRule="auto"/>
            </w:pPr>
            <w:r>
              <w:rPr>
                <w:color w:val="1F1F1F"/>
                <w:sz w:val="20"/>
                <w:szCs w:val="20"/>
              </w:rPr>
              <w:t xml:space="preserve">UAIS platform will be leverage for LLM gateways </w:t>
            </w:r>
          </w:p>
        </w:tc>
      </w:tr>
      <w:tr w:rsidR="0056311E" w14:paraId="7F3F2B9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0F827E" w14:textId="77777777" w:rsidR="0056311E" w:rsidRDefault="0056311E">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0E1AEE" w14:textId="3626C9AB" w:rsidR="0056311E" w:rsidRDefault="00DA26FA">
            <w:pPr>
              <w:spacing w:line="260" w:lineRule="auto"/>
            </w:pPr>
            <w:r>
              <w:rPr>
                <w:color w:val="1F1F1F"/>
                <w:sz w:val="20"/>
                <w:szCs w:val="20"/>
              </w:rPr>
              <w:t>Mongo DB</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2BD960" w14:textId="63F17246" w:rsidR="0056311E" w:rsidRDefault="00B532CC">
            <w:pPr>
              <w:spacing w:line="260" w:lineRule="auto"/>
            </w:pPr>
            <w:r>
              <w:rPr>
                <w:color w:val="1F1F1F"/>
                <w:sz w:val="20"/>
                <w:szCs w:val="20"/>
              </w:rPr>
              <w:t>E</w:t>
            </w:r>
            <w:r w:rsidRPr="00B532CC">
              <w:rPr>
                <w:color w:val="1F1F1F"/>
                <w:sz w:val="20"/>
                <w:szCs w:val="20"/>
              </w:rPr>
              <w:t>pisodic memory</w:t>
            </w:r>
          </w:p>
        </w:tc>
      </w:tr>
      <w:tr w:rsidR="001812DC" w14:paraId="667C025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F8B1A4" w14:textId="70D25FB1" w:rsidR="001812DC" w:rsidRDefault="001812DC">
            <w:pPr>
              <w:spacing w:line="260" w:lineRule="auto"/>
              <w:rPr>
                <w:color w:val="1F1F1F"/>
                <w:sz w:val="20"/>
                <w:szCs w:val="20"/>
              </w:rPr>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C3ADC1" w14:textId="0F6B36DC" w:rsidR="001812DC" w:rsidRDefault="001812DC">
            <w:pPr>
              <w:spacing w:line="260" w:lineRule="auto"/>
              <w:rPr>
                <w:color w:val="1F1F1F"/>
                <w:sz w:val="20"/>
                <w:szCs w:val="20"/>
              </w:rPr>
            </w:pPr>
            <w:r>
              <w:rPr>
                <w:color w:val="1F1F1F"/>
                <w:sz w:val="20"/>
                <w:szCs w:val="20"/>
              </w:rPr>
              <w:t>Redis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EDA265" w14:textId="5E0E1346" w:rsidR="001812DC" w:rsidRDefault="001812DC">
            <w:pPr>
              <w:spacing w:line="260" w:lineRule="auto"/>
              <w:rPr>
                <w:color w:val="1F1F1F"/>
                <w:sz w:val="20"/>
                <w:szCs w:val="20"/>
              </w:rPr>
            </w:pPr>
            <w:r>
              <w:rPr>
                <w:color w:val="1F1F1F"/>
                <w:sz w:val="20"/>
                <w:szCs w:val="20"/>
              </w:rPr>
              <w:t>Fast state</w:t>
            </w:r>
          </w:p>
        </w:tc>
      </w:tr>
      <w:tr w:rsidR="008E4E4E" w14:paraId="0EB3316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8DC19BB" w14:textId="34B2E67F" w:rsidR="008E4E4E" w:rsidRDefault="00FA0FD5">
            <w:pPr>
              <w:spacing w:line="260" w:lineRule="auto"/>
              <w:rPr>
                <w:color w:val="1F1F1F"/>
                <w:sz w:val="20"/>
                <w:szCs w:val="20"/>
              </w:rPr>
            </w:pPr>
            <w:r>
              <w:rPr>
                <w:color w:val="1F1F1F"/>
                <w:sz w:val="20"/>
                <w:szCs w:val="20"/>
              </w:rPr>
              <w:t>0</w:t>
            </w:r>
            <w:r w:rsidR="001F5DDD">
              <w:rPr>
                <w:color w:val="1F1F1F"/>
                <w:sz w:val="20"/>
                <w:szCs w:val="20"/>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D3E39D" w14:textId="5D2D5A80" w:rsidR="008E4E4E" w:rsidRDefault="00FA0FD5">
            <w:pPr>
              <w:spacing w:line="260" w:lineRule="auto"/>
              <w:rPr>
                <w:color w:val="1F1F1F"/>
                <w:sz w:val="20"/>
                <w:szCs w:val="20"/>
              </w:rPr>
            </w:pPr>
            <w:r>
              <w:rPr>
                <w:color w:val="1F1F1F"/>
                <w:sz w:val="20"/>
                <w:szCs w:val="20"/>
              </w:rPr>
              <w:t>API gateways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CFDF38" w14:textId="75695B86" w:rsidR="008E4E4E" w:rsidRDefault="00FA0FD5">
            <w:pPr>
              <w:spacing w:line="260" w:lineRule="auto"/>
              <w:rPr>
                <w:color w:val="1F1F1F"/>
                <w:sz w:val="20"/>
                <w:szCs w:val="20"/>
              </w:rPr>
            </w:pPr>
            <w:r>
              <w:rPr>
                <w:color w:val="1F1F1F"/>
                <w:sz w:val="20"/>
                <w:szCs w:val="20"/>
              </w:rPr>
              <w:t>OI gateway (External), HCP gateway (Internal)</w:t>
            </w:r>
            <w:r w:rsidR="00966019">
              <w:rPr>
                <w:color w:val="1F1F1F"/>
                <w:sz w:val="20"/>
                <w:szCs w:val="20"/>
              </w:rPr>
              <w:t xml:space="preserve"> for mcp and a2a</w:t>
            </w:r>
          </w:p>
        </w:tc>
      </w:tr>
      <w:tr w:rsidR="00FA0FD5" w14:paraId="3F19B76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2D9AA41" w14:textId="3FFB9549" w:rsidR="00FA0FD5" w:rsidRDefault="00FA0FD5">
            <w:pPr>
              <w:spacing w:line="260" w:lineRule="auto"/>
              <w:rPr>
                <w:color w:val="1F1F1F"/>
                <w:sz w:val="20"/>
                <w:szCs w:val="20"/>
              </w:rPr>
            </w:pPr>
            <w:r>
              <w:rPr>
                <w:color w:val="1F1F1F"/>
                <w:sz w:val="20"/>
                <w:szCs w:val="20"/>
              </w:rPr>
              <w:t>0</w:t>
            </w:r>
            <w:r w:rsidR="001F5DDD">
              <w:rPr>
                <w:color w:val="1F1F1F"/>
                <w:sz w:val="20"/>
                <w:szCs w:val="20"/>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6562BF" w14:textId="5615EC1C" w:rsidR="00FA0FD5" w:rsidRDefault="007161F0">
            <w:pPr>
              <w:spacing w:line="260" w:lineRule="auto"/>
              <w:rPr>
                <w:color w:val="1F1F1F"/>
                <w:sz w:val="20"/>
                <w:szCs w:val="20"/>
              </w:rPr>
            </w:pPr>
            <w:r>
              <w:rPr>
                <w:color w:val="1F1F1F"/>
                <w:sz w:val="20"/>
                <w:szCs w:val="20"/>
              </w:rPr>
              <w:t>Observability</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89F8C6" w14:textId="4670C2F0" w:rsidR="00FA0FD5" w:rsidRDefault="007161F0">
            <w:pPr>
              <w:spacing w:line="260" w:lineRule="auto"/>
              <w:rPr>
                <w:color w:val="1F1F1F"/>
                <w:sz w:val="20"/>
                <w:szCs w:val="20"/>
              </w:rPr>
            </w:pPr>
            <w:r>
              <w:rPr>
                <w:color w:val="1F1F1F"/>
                <w:sz w:val="20"/>
                <w:szCs w:val="20"/>
              </w:rPr>
              <w:t>Arize, Splunk, NESS</w:t>
            </w:r>
          </w:p>
        </w:tc>
      </w:tr>
      <w:tr w:rsidR="005E6AE9" w14:paraId="15279EA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8732C8" w14:textId="1E4CC538" w:rsidR="005E6AE9" w:rsidRDefault="001812DC">
            <w:pPr>
              <w:spacing w:line="260" w:lineRule="auto"/>
              <w:rPr>
                <w:color w:val="1F1F1F"/>
                <w:sz w:val="20"/>
                <w:szCs w:val="20"/>
              </w:rPr>
            </w:pPr>
            <w:r>
              <w:rPr>
                <w:color w:val="1F1F1F"/>
                <w:sz w:val="20"/>
                <w:szCs w:val="20"/>
              </w:rPr>
              <w:t>0</w:t>
            </w:r>
            <w:r w:rsidR="001F5DDD">
              <w:rPr>
                <w:color w:val="1F1F1F"/>
                <w:sz w:val="20"/>
                <w:szCs w:val="20"/>
              </w:rPr>
              <w:t>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B411B3" w14:textId="2460168F" w:rsidR="005E6AE9" w:rsidRDefault="001812DC">
            <w:pPr>
              <w:spacing w:line="260" w:lineRule="auto"/>
              <w:rPr>
                <w:color w:val="1F1F1F"/>
                <w:sz w:val="20"/>
                <w:szCs w:val="20"/>
              </w:rPr>
            </w:pPr>
            <w:r w:rsidRPr="001812DC">
              <w:rPr>
                <w:color w:val="1F1F1F"/>
                <w:sz w:val="20"/>
                <w:szCs w:val="20"/>
              </w:rPr>
              <w:t>Graph-Based Execution Engine</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17E136" w14:textId="660594CD" w:rsidR="005E6AE9" w:rsidRDefault="001812DC">
            <w:pPr>
              <w:spacing w:line="260" w:lineRule="auto"/>
              <w:rPr>
                <w:color w:val="1F1F1F"/>
                <w:sz w:val="20"/>
                <w:szCs w:val="20"/>
              </w:rPr>
            </w:pPr>
            <w:r w:rsidRPr="001812DC">
              <w:rPr>
                <w:color w:val="1F1F1F"/>
                <w:sz w:val="20"/>
                <w:szCs w:val="20"/>
              </w:rPr>
              <w:t>LangGraph or Microsoft Agent Framework</w:t>
            </w:r>
          </w:p>
        </w:tc>
      </w:tr>
      <w:tr w:rsidR="001F5DDD" w14:paraId="61D0146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C113C4" w14:textId="0744C2F6" w:rsidR="001F5DDD" w:rsidRDefault="001F5DDD">
            <w:pPr>
              <w:spacing w:line="260" w:lineRule="auto"/>
              <w:rPr>
                <w:color w:val="1F1F1F"/>
                <w:sz w:val="20"/>
                <w:szCs w:val="20"/>
              </w:rPr>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203CE4" w14:textId="6B5D2116" w:rsidR="001F5DDD" w:rsidRDefault="001F5DDD">
            <w:pPr>
              <w:spacing w:line="260" w:lineRule="auto"/>
              <w:rPr>
                <w:color w:val="1F1F1F"/>
                <w:sz w:val="20"/>
                <w:szCs w:val="20"/>
              </w:rPr>
            </w:pPr>
            <w:r w:rsidRPr="001F5DDD">
              <w:rPr>
                <w:color w:val="1F1F1F"/>
                <w:sz w:val="20"/>
                <w:szCs w:val="20"/>
              </w:rPr>
              <w:t>Azure Container Apps for Agent Runtime</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CCC5E2" w14:textId="25932583" w:rsidR="001F5DDD" w:rsidRDefault="001F5DDD">
            <w:pPr>
              <w:spacing w:line="260" w:lineRule="auto"/>
              <w:rPr>
                <w:color w:val="1F1F1F"/>
                <w:sz w:val="20"/>
                <w:szCs w:val="20"/>
              </w:rPr>
            </w:pPr>
            <w:r w:rsidRPr="001F5DDD">
              <w:rPr>
                <w:color w:val="1F1F1F"/>
                <w:sz w:val="20"/>
                <w:szCs w:val="20"/>
              </w:rPr>
              <w:t>With auto-scaling support</w:t>
            </w:r>
          </w:p>
        </w:tc>
      </w:tr>
      <w:tr w:rsidR="001F5DDD" w14:paraId="04B746E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FD343FB" w14:textId="0B0B4BCB" w:rsidR="001F5DDD" w:rsidRDefault="001F5DDD">
            <w:pPr>
              <w:spacing w:line="260" w:lineRule="auto"/>
              <w:rPr>
                <w:color w:val="1F1F1F"/>
                <w:sz w:val="20"/>
                <w:szCs w:val="20"/>
              </w:rPr>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E3C4E1" w14:textId="39C76DE0" w:rsidR="001F5DDD" w:rsidRDefault="001F5DDD">
            <w:pPr>
              <w:spacing w:line="260" w:lineRule="auto"/>
              <w:rPr>
                <w:color w:val="1F1F1F"/>
                <w:sz w:val="20"/>
                <w:szCs w:val="20"/>
              </w:rPr>
            </w:pPr>
            <w:r w:rsidRPr="001F5DDD">
              <w:rPr>
                <w:color w:val="1F1F1F"/>
                <w:sz w:val="20"/>
                <w:szCs w:val="20"/>
              </w:rPr>
              <w:t>Zero‑Trust + Entra ID Integration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04DDA0" w14:textId="287C9C7F" w:rsidR="001F5DDD" w:rsidRDefault="001F5DDD">
            <w:pPr>
              <w:spacing w:line="260" w:lineRule="auto"/>
              <w:rPr>
                <w:color w:val="1F1F1F"/>
                <w:sz w:val="20"/>
                <w:szCs w:val="20"/>
              </w:rPr>
            </w:pPr>
            <w:r w:rsidRPr="001F5DDD">
              <w:rPr>
                <w:color w:val="1F1F1F"/>
                <w:sz w:val="20"/>
                <w:szCs w:val="20"/>
              </w:rPr>
              <w:t>Identity and access via Entra ID (Azure AD)</w:t>
            </w:r>
          </w:p>
        </w:tc>
      </w:tr>
      <w:tr w:rsidR="00566D55" w14:paraId="50EAEEF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C338A3F" w14:textId="24E88DD0" w:rsidR="00566D55" w:rsidRDefault="001F5DDD">
            <w:pPr>
              <w:spacing w:line="260" w:lineRule="auto"/>
              <w:rPr>
                <w:color w:val="1F1F1F"/>
                <w:sz w:val="20"/>
                <w:szCs w:val="20"/>
              </w:rPr>
            </w:pPr>
            <w:r>
              <w:rPr>
                <w:color w:val="1F1F1F"/>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4B69F4" w14:textId="50CD17B5" w:rsidR="00566D55" w:rsidRDefault="00566D55">
            <w:pPr>
              <w:spacing w:line="260" w:lineRule="auto"/>
              <w:rPr>
                <w:color w:val="1F1F1F"/>
                <w:sz w:val="20"/>
                <w:szCs w:val="20"/>
              </w:rPr>
            </w:pPr>
            <w:r>
              <w:rPr>
                <w:color w:val="1F1F1F"/>
                <w:sz w:val="20"/>
                <w:szCs w:val="20"/>
              </w:rPr>
              <w:t>Security Scanning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2C9207" w14:textId="19753130" w:rsidR="00566D55" w:rsidRDefault="00027B45">
            <w:pPr>
              <w:spacing w:line="260" w:lineRule="auto"/>
              <w:rPr>
                <w:color w:val="1F1F1F"/>
                <w:sz w:val="20"/>
                <w:szCs w:val="20"/>
              </w:rPr>
            </w:pPr>
            <w:r>
              <w:rPr>
                <w:color w:val="1F1F1F"/>
                <w:sz w:val="20"/>
                <w:szCs w:val="20"/>
              </w:rPr>
              <w:t>Sonar,</w:t>
            </w:r>
            <w:r w:rsidR="00566D55">
              <w:rPr>
                <w:color w:val="1F1F1F"/>
                <w:sz w:val="20"/>
                <w:szCs w:val="20"/>
              </w:rPr>
              <w:t>JFrog</w:t>
            </w:r>
          </w:p>
        </w:tc>
      </w:tr>
    </w:tbl>
    <w:p w14:paraId="2A225A22" w14:textId="6FE4DBC5" w:rsidR="007A1AE5" w:rsidRDefault="00D33E02" w:rsidP="007A1AE5">
      <w:pPr>
        <w:pStyle w:val="Heading1"/>
      </w:pPr>
      <w:bookmarkStart w:id="291" w:name="_Toc229058727"/>
      <w:bookmarkStart w:id="292" w:name="_Toc229378491"/>
      <w:bookmarkStart w:id="293" w:name="_Toc229401415"/>
      <w:r>
        <w:lastRenderedPageBreak/>
        <w:t>2</w:t>
      </w:r>
      <w:r w:rsidR="00FF3C2D">
        <w:t>0</w:t>
      </w:r>
      <w:r>
        <w:t xml:space="preserve">. </w:t>
      </w:r>
      <w:r w:rsidR="00F807D3">
        <w:t>Risks</w:t>
      </w:r>
      <w:bookmarkEnd w:id="291"/>
      <w:bookmarkEnd w:id="292"/>
      <w:bookmarkEnd w:id="293"/>
    </w:p>
    <w:p w14:paraId="0AEB2F99" w14:textId="77777777" w:rsidR="00E91088" w:rsidRDefault="00E91088">
      <w:pPr>
        <w:spacing w:before="60" w:after="60" w:line="300" w:lineRule="auto"/>
        <w:rPr>
          <w:kern w:val="2"/>
          <w14:ligatures w14:val="standardContextual"/>
        </w:rPr>
      </w:pPr>
      <w:r>
        <w:rPr>
          <w:color w:val="1F1F1F"/>
        </w:rPr>
        <w:t>The following risks have been identified for the UAP platform.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597"/>
        <w:gridCol w:w="6245"/>
      </w:tblGrid>
      <w:tr w:rsidR="007A1AE5" w14:paraId="2B86D902" w14:textId="77777777" w:rsidTr="001F14F7">
        <w:trPr>
          <w:tblHeader/>
        </w:trPr>
        <w:tc>
          <w:tcPr>
            <w:tcW w:w="518"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EF32B60" w14:textId="77777777" w:rsidR="007A1AE5" w:rsidRDefault="007A1AE5">
            <w:r>
              <w:rPr>
                <w:rFonts w:ascii="Segoe UI Semibold" w:eastAsia="Segoe UI Semibold" w:hAnsi="Segoe UI Semibold" w:cs="Segoe UI Semibold"/>
                <w:b/>
                <w:bCs/>
                <w:color w:val="FFFFFF"/>
                <w:sz w:val="20"/>
                <w:szCs w:val="20"/>
              </w:rPr>
              <w:t>#</w:t>
            </w:r>
          </w:p>
        </w:tc>
        <w:tc>
          <w:tcPr>
            <w:tcW w:w="2597"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D3D995" w14:textId="6293BE23" w:rsidR="007A1AE5" w:rsidRDefault="00FC7887">
            <w:r>
              <w:rPr>
                <w:rFonts w:ascii="Segoe UI Semibold" w:eastAsia="Segoe UI Semibold" w:hAnsi="Segoe UI Semibold" w:cs="Segoe UI Semibold"/>
                <w:b/>
                <w:bCs/>
                <w:color w:val="FFFFFF"/>
                <w:sz w:val="20"/>
                <w:szCs w:val="20"/>
              </w:rPr>
              <w:t>Risk</w:t>
            </w:r>
          </w:p>
        </w:tc>
        <w:tc>
          <w:tcPr>
            <w:tcW w:w="6245"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74EF7D7" w14:textId="77777777" w:rsidR="007A1AE5" w:rsidRDefault="007A1AE5">
            <w:r>
              <w:rPr>
                <w:rFonts w:ascii="Segoe UI Semibold" w:eastAsia="Segoe UI Semibold" w:hAnsi="Segoe UI Semibold" w:cs="Segoe UI Semibold"/>
                <w:b/>
                <w:bCs/>
                <w:color w:val="FFFFFF"/>
                <w:sz w:val="20"/>
                <w:szCs w:val="20"/>
              </w:rPr>
              <w:t>Rationale</w:t>
            </w:r>
          </w:p>
        </w:tc>
      </w:tr>
      <w:tr w:rsidR="007A1AE5" w14:paraId="5844306B"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3FFCC3" w14:textId="77777777" w:rsidR="007A1AE5" w:rsidRDefault="007A1AE5">
            <w:pPr>
              <w:spacing w:line="260" w:lineRule="auto"/>
            </w:pPr>
            <w:r>
              <w:rPr>
                <w:color w:val="1F1F1F"/>
                <w:sz w:val="20"/>
                <w:szCs w:val="20"/>
              </w:rPr>
              <w:t>01</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D0B948" w14:textId="2DDDA54F" w:rsidR="007A1AE5" w:rsidRDefault="00FB159E">
            <w:pPr>
              <w:spacing w:line="260" w:lineRule="auto"/>
            </w:pPr>
            <w:r w:rsidRPr="00FB159E">
              <w:rPr>
                <w:color w:val="1F1F1F"/>
                <w:sz w:val="20"/>
                <w:szCs w:val="20"/>
              </w:rPr>
              <w:t>Feature Maturity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60BD1F" w14:textId="79546D09" w:rsidR="007A1AE5" w:rsidRDefault="00600869">
            <w:pPr>
              <w:spacing w:line="260" w:lineRule="auto"/>
            </w:pPr>
            <w:r>
              <w:rPr>
                <w:color w:val="1F1F1F"/>
                <w:sz w:val="20"/>
                <w:szCs w:val="20"/>
              </w:rPr>
              <w:t xml:space="preserve">Some of the </w:t>
            </w:r>
            <w:r w:rsidR="00FB159E">
              <w:rPr>
                <w:color w:val="1F1F1F"/>
                <w:sz w:val="20"/>
                <w:szCs w:val="20"/>
              </w:rPr>
              <w:t xml:space="preserve">AI Foundry </w:t>
            </w:r>
            <w:r>
              <w:rPr>
                <w:color w:val="1F1F1F"/>
                <w:sz w:val="20"/>
                <w:szCs w:val="20"/>
              </w:rPr>
              <w:t xml:space="preserve">features may be in private preview </w:t>
            </w:r>
            <w:r w:rsidR="00F90AC8">
              <w:rPr>
                <w:color w:val="1F1F1F"/>
                <w:sz w:val="20"/>
                <w:szCs w:val="20"/>
              </w:rPr>
              <w:t>that can prevent Optum from leveraging  those features</w:t>
            </w:r>
          </w:p>
        </w:tc>
      </w:tr>
      <w:tr w:rsidR="007A1AE5" w14:paraId="7C18E3E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4B0250C3" w14:textId="77777777" w:rsidR="007A1AE5" w:rsidRDefault="007A1AE5">
            <w:pPr>
              <w:spacing w:line="260" w:lineRule="auto"/>
            </w:pPr>
            <w:r>
              <w:rPr>
                <w:color w:val="1F1F1F"/>
                <w:sz w:val="20"/>
                <w:szCs w:val="20"/>
              </w:rPr>
              <w:t>02</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32E12527" w14:textId="22847AF0" w:rsidR="007A1AE5" w:rsidRDefault="00FB159E">
            <w:pPr>
              <w:spacing w:line="260" w:lineRule="auto"/>
            </w:pPr>
            <w:r w:rsidRPr="00FB159E">
              <w:rPr>
                <w:color w:val="1F1F1F"/>
                <w:sz w:val="20"/>
                <w:szCs w:val="20"/>
              </w:rPr>
              <w:t>Dependency on UAIS / Middleware</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025B1A9E" w14:textId="30D8829C" w:rsidR="007A1AE5" w:rsidRDefault="00FB159E">
            <w:pPr>
              <w:spacing w:line="260" w:lineRule="auto"/>
            </w:pPr>
            <w:r w:rsidRPr="00FB159E">
              <w:rPr>
                <w:color w:val="1F1F1F"/>
                <w:sz w:val="20"/>
                <w:szCs w:val="20"/>
              </w:rPr>
              <w:t>UAIS APIs may not expose all required functionality</w:t>
            </w:r>
          </w:p>
        </w:tc>
      </w:tr>
      <w:tr w:rsidR="001E63CD" w14:paraId="59ECB8CC"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551ECE" w14:textId="562F4A8C" w:rsidR="001E63CD" w:rsidRDefault="001E63CD">
            <w:pPr>
              <w:spacing w:line="260" w:lineRule="auto"/>
              <w:rPr>
                <w:color w:val="1F1F1F"/>
                <w:sz w:val="20"/>
                <w:szCs w:val="20"/>
              </w:rPr>
            </w:pPr>
            <w:r>
              <w:rPr>
                <w:color w:val="1F1F1F"/>
                <w:sz w:val="20"/>
                <w:szCs w:val="20"/>
              </w:rPr>
              <w:t>03</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B9DED" w14:textId="26C72577" w:rsidR="001E63CD" w:rsidRDefault="007167D2">
            <w:pPr>
              <w:spacing w:line="260" w:lineRule="auto"/>
              <w:rPr>
                <w:color w:val="1F1F1F"/>
                <w:sz w:val="20"/>
                <w:szCs w:val="20"/>
              </w:rPr>
            </w:pPr>
            <w:r w:rsidRPr="007167D2">
              <w:rPr>
                <w:color w:val="1F1F1F"/>
                <w:sz w:val="20"/>
                <w:szCs w:val="20"/>
              </w:rPr>
              <w:t>Platform Capability Gaps</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3665CF" w14:textId="45E9824C" w:rsidR="001E63CD" w:rsidRPr="6CDBB948" w:rsidRDefault="007167D2">
            <w:pPr>
              <w:spacing w:line="260" w:lineRule="auto"/>
              <w:rPr>
                <w:color w:val="1F1F1F"/>
                <w:sz w:val="20"/>
                <w:szCs w:val="20"/>
              </w:rPr>
            </w:pPr>
            <w:r w:rsidRPr="007167D2">
              <w:rPr>
                <w:color w:val="1F1F1F"/>
                <w:sz w:val="20"/>
                <w:szCs w:val="20"/>
              </w:rPr>
              <w:t>Foundry</w:t>
            </w:r>
            <w:r>
              <w:rPr>
                <w:color w:val="1F1F1F"/>
                <w:sz w:val="20"/>
                <w:szCs w:val="20"/>
              </w:rPr>
              <w:t xml:space="preserve"> and UAIS</w:t>
            </w:r>
            <w:r w:rsidRPr="007167D2">
              <w:rPr>
                <w:color w:val="1F1F1F"/>
                <w:sz w:val="20"/>
                <w:szCs w:val="20"/>
              </w:rPr>
              <w:t xml:space="preserve"> does not natively provide some workflow features (e.g., orchestration UX, approval pipelines</w:t>
            </w:r>
            <w:r>
              <w:rPr>
                <w:color w:val="1F1F1F"/>
                <w:sz w:val="20"/>
                <w:szCs w:val="20"/>
              </w:rPr>
              <w:t>).</w:t>
            </w:r>
            <w:r>
              <w:t xml:space="preserve"> </w:t>
            </w:r>
            <w:r w:rsidRPr="007167D2">
              <w:rPr>
                <w:color w:val="1F1F1F"/>
                <w:sz w:val="20"/>
                <w:szCs w:val="20"/>
              </w:rPr>
              <w:t>Need for custom engineering</w:t>
            </w:r>
          </w:p>
        </w:tc>
      </w:tr>
      <w:tr w:rsidR="007A1AE5" w14:paraId="58808CC4"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EB2FB1" w14:textId="2741161A" w:rsidR="007A1AE5" w:rsidRDefault="007A1AE5">
            <w:pPr>
              <w:spacing w:line="260" w:lineRule="auto"/>
            </w:pPr>
            <w:r>
              <w:rPr>
                <w:color w:val="1F1F1F"/>
                <w:sz w:val="20"/>
                <w:szCs w:val="20"/>
              </w:rPr>
              <w:t>0</w:t>
            </w:r>
            <w:r w:rsidR="008E35D8">
              <w:rPr>
                <w:color w:val="1F1F1F"/>
                <w:sz w:val="20"/>
                <w:szCs w:val="20"/>
              </w:rPr>
              <w:t>4</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917AEF" w14:textId="7009F8A2" w:rsidR="007A1AE5" w:rsidRDefault="001D7D2D">
            <w:pPr>
              <w:spacing w:line="260" w:lineRule="auto"/>
            </w:pPr>
            <w:r w:rsidRPr="001D7D2D">
              <w:rPr>
                <w:color w:val="1F1F1F"/>
                <w:sz w:val="20"/>
                <w:szCs w:val="20"/>
              </w:rPr>
              <w:t>Fragmentation &amp; Integration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25F04C" w14:textId="1C9EB171" w:rsidR="007A1AE5" w:rsidRDefault="008E35D8">
            <w:pPr>
              <w:spacing w:line="260" w:lineRule="auto"/>
            </w:pPr>
            <w:r w:rsidRPr="008E35D8">
              <w:rPr>
                <w:color w:val="1F1F1F"/>
                <w:sz w:val="20"/>
                <w:szCs w:val="20"/>
              </w:rPr>
              <w:t>Agents are not fully integrated into shared context</w:t>
            </w:r>
            <w:r w:rsidR="00EE2721">
              <w:rPr>
                <w:color w:val="1F1F1F"/>
                <w:sz w:val="20"/>
                <w:szCs w:val="20"/>
              </w:rPr>
              <w:t xml:space="preserve"> will</w:t>
            </w:r>
            <w:r w:rsidRPr="008E35D8">
              <w:rPr>
                <w:color w:val="1F1F1F"/>
                <w:sz w:val="20"/>
                <w:szCs w:val="20"/>
              </w:rPr>
              <w:t xml:space="preserve"> result</w:t>
            </w:r>
            <w:r w:rsidR="00EE2721">
              <w:rPr>
                <w:color w:val="1F1F1F"/>
                <w:sz w:val="20"/>
                <w:szCs w:val="20"/>
              </w:rPr>
              <w:t xml:space="preserve"> in</w:t>
            </w:r>
            <w:r w:rsidRPr="008E35D8">
              <w:rPr>
                <w:color w:val="1F1F1F"/>
                <w:sz w:val="20"/>
                <w:szCs w:val="20"/>
              </w:rPr>
              <w:t xml:space="preserve"> inconsistent decisions across claims lifecycle</w:t>
            </w:r>
          </w:p>
        </w:tc>
      </w:tr>
      <w:tr w:rsidR="007A1AE5" w14:paraId="0FB696D4"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56A53064" w14:textId="2A797F75" w:rsidR="007A1AE5" w:rsidRDefault="007A1AE5">
            <w:pPr>
              <w:spacing w:line="260" w:lineRule="auto"/>
            </w:pPr>
            <w:r>
              <w:rPr>
                <w:color w:val="1F1F1F"/>
                <w:sz w:val="20"/>
                <w:szCs w:val="20"/>
              </w:rPr>
              <w:t>0</w:t>
            </w:r>
            <w:r w:rsidR="002A00F1">
              <w:rPr>
                <w:color w:val="1F1F1F"/>
                <w:sz w:val="20"/>
                <w:szCs w:val="20"/>
              </w:rPr>
              <w:t>5</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1A3E4977" w14:textId="425375D1" w:rsidR="007A1AE5" w:rsidRDefault="00EE2721">
            <w:pPr>
              <w:spacing w:line="260" w:lineRule="auto"/>
            </w:pPr>
            <w:r w:rsidRPr="00EE2721">
              <w:rPr>
                <w:color w:val="1F1F1F"/>
                <w:sz w:val="20"/>
                <w:szCs w:val="20"/>
              </w:rPr>
              <w:t>Adoption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62952B9A" w14:textId="0EC7E150" w:rsidR="007A1AE5" w:rsidRDefault="00E22B52">
            <w:pPr>
              <w:spacing w:line="260" w:lineRule="auto"/>
            </w:pPr>
            <w:r w:rsidRPr="00E22B52">
              <w:rPr>
                <w:color w:val="1F1F1F"/>
                <w:sz w:val="20"/>
                <w:szCs w:val="20"/>
              </w:rPr>
              <w:t>Governance circumvention</w:t>
            </w:r>
            <w:r>
              <w:rPr>
                <w:color w:val="1F1F1F"/>
                <w:sz w:val="20"/>
                <w:szCs w:val="20"/>
              </w:rPr>
              <w:t xml:space="preserve"> by Domain and applicatin teams will result in </w:t>
            </w:r>
            <w:r w:rsidR="002A00F1">
              <w:rPr>
                <w:color w:val="1F1F1F"/>
                <w:sz w:val="20"/>
                <w:szCs w:val="20"/>
              </w:rPr>
              <w:t>i</w:t>
            </w:r>
            <w:r w:rsidR="002A00F1" w:rsidRPr="002A00F1">
              <w:rPr>
                <w:color w:val="1F1F1F"/>
                <w:sz w:val="20"/>
                <w:szCs w:val="20"/>
              </w:rPr>
              <w:t>nefficient workflows</w:t>
            </w:r>
            <w:r w:rsidR="002A00F1">
              <w:rPr>
                <w:color w:val="1F1F1F"/>
                <w:sz w:val="20"/>
                <w:szCs w:val="20"/>
              </w:rPr>
              <w:t xml:space="preserve"> and AI assets sprawl</w:t>
            </w:r>
          </w:p>
        </w:tc>
      </w:tr>
      <w:tr w:rsidR="009422FA" w14:paraId="37C168F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51387B" w14:textId="0BD79C5B" w:rsidR="009422FA" w:rsidRDefault="001F14F7">
            <w:pPr>
              <w:spacing w:line="260" w:lineRule="auto"/>
              <w:rPr>
                <w:color w:val="1F1F1F"/>
                <w:sz w:val="20"/>
                <w:szCs w:val="20"/>
              </w:rPr>
            </w:pPr>
            <w:r>
              <w:rPr>
                <w:color w:val="1F1F1F"/>
                <w:sz w:val="20"/>
                <w:szCs w:val="20"/>
              </w:rPr>
              <w:t>06</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F0C251" w14:textId="407090A5" w:rsidR="009422FA" w:rsidRPr="008B71C2" w:rsidRDefault="009422FA">
            <w:pPr>
              <w:spacing w:line="260" w:lineRule="auto"/>
              <w:rPr>
                <w:color w:val="1F1F1F"/>
                <w:sz w:val="20"/>
                <w:szCs w:val="20"/>
              </w:rPr>
            </w:pPr>
            <w:r w:rsidRPr="009422FA">
              <w:rPr>
                <w:color w:val="1F1F1F"/>
                <w:sz w:val="20"/>
                <w:szCs w:val="20"/>
              </w:rPr>
              <w:t>Multi-Agent Coordination Complexity</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5B831B" w14:textId="134F27F9" w:rsidR="009422FA" w:rsidRPr="00C15AC9" w:rsidRDefault="009422FA" w:rsidP="009422FA">
            <w:pPr>
              <w:spacing w:line="260" w:lineRule="auto"/>
              <w:rPr>
                <w:color w:val="1F1F1F"/>
                <w:sz w:val="20"/>
                <w:szCs w:val="20"/>
              </w:rPr>
            </w:pPr>
            <w:r w:rsidRPr="009422FA">
              <w:rPr>
                <w:color w:val="1F1F1F"/>
                <w:sz w:val="20"/>
                <w:szCs w:val="20"/>
              </w:rPr>
              <w:t>UAP orchestrates multiple agents + humans in workflows</w:t>
            </w:r>
            <w:r>
              <w:rPr>
                <w:color w:val="1F1F1F"/>
                <w:sz w:val="20"/>
                <w:szCs w:val="20"/>
              </w:rPr>
              <w:t>.</w:t>
            </w:r>
            <w:r>
              <w:t xml:space="preserve"> </w:t>
            </w:r>
            <w:r>
              <w:rPr>
                <w:color w:val="1F1F1F"/>
                <w:sz w:val="20"/>
                <w:szCs w:val="20"/>
              </w:rPr>
              <w:t xml:space="preserve">Possible failures include </w:t>
            </w:r>
            <w:r w:rsidRPr="009422FA">
              <w:rPr>
                <w:color w:val="1F1F1F"/>
                <w:sz w:val="20"/>
                <w:szCs w:val="20"/>
              </w:rPr>
              <w:t>Partial execution failures</w:t>
            </w:r>
            <w:r>
              <w:rPr>
                <w:color w:val="1F1F1F"/>
                <w:sz w:val="20"/>
                <w:szCs w:val="20"/>
              </w:rPr>
              <w:t xml:space="preserve"> and </w:t>
            </w:r>
            <w:r w:rsidRPr="009422FA">
              <w:rPr>
                <w:color w:val="1F1F1F"/>
                <w:sz w:val="20"/>
                <w:szCs w:val="20"/>
              </w:rPr>
              <w:t>Inconsistent decision outcomes</w:t>
            </w:r>
          </w:p>
        </w:tc>
      </w:tr>
      <w:tr w:rsidR="00477549" w14:paraId="3C4C3C6B"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BCBF4A" w14:textId="3A1A3CE2" w:rsidR="00477549" w:rsidRDefault="001F14F7">
            <w:pPr>
              <w:spacing w:line="260" w:lineRule="auto"/>
              <w:rPr>
                <w:color w:val="1F1F1F"/>
                <w:sz w:val="20"/>
                <w:szCs w:val="20"/>
              </w:rPr>
            </w:pPr>
            <w:r>
              <w:rPr>
                <w:color w:val="1F1F1F"/>
                <w:sz w:val="20"/>
                <w:szCs w:val="20"/>
              </w:rPr>
              <w:t>07</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03488F" w14:textId="282A5799" w:rsidR="00477549" w:rsidRPr="008B71C2" w:rsidRDefault="00477549">
            <w:pPr>
              <w:spacing w:line="260" w:lineRule="auto"/>
              <w:rPr>
                <w:color w:val="1F1F1F"/>
                <w:sz w:val="20"/>
                <w:szCs w:val="20"/>
              </w:rPr>
            </w:pPr>
            <w:r w:rsidRPr="00477549">
              <w:rPr>
                <w:color w:val="1F1F1F"/>
                <w:sz w:val="20"/>
                <w:szCs w:val="20"/>
              </w:rPr>
              <w:t>Context Consistency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036526" w14:textId="5C095A9B" w:rsidR="00477549" w:rsidRPr="00C15AC9" w:rsidRDefault="00477549">
            <w:pPr>
              <w:spacing w:line="260" w:lineRule="auto"/>
              <w:rPr>
                <w:color w:val="1F1F1F"/>
                <w:sz w:val="20"/>
                <w:szCs w:val="20"/>
              </w:rPr>
            </w:pPr>
            <w:r w:rsidRPr="00477549">
              <w:rPr>
                <w:color w:val="1F1F1F"/>
                <w:sz w:val="20"/>
                <w:szCs w:val="20"/>
              </w:rPr>
              <w:t>UAP relies on shared, evolving context across agent</w:t>
            </w:r>
            <w:r>
              <w:rPr>
                <w:color w:val="1F1F1F"/>
                <w:sz w:val="20"/>
                <w:szCs w:val="20"/>
              </w:rPr>
              <w:t>.</w:t>
            </w:r>
            <w:r>
              <w:t xml:space="preserve"> </w:t>
            </w:r>
            <w:r w:rsidRPr="00477549">
              <w:rPr>
                <w:color w:val="1F1F1F"/>
                <w:sz w:val="20"/>
                <w:szCs w:val="20"/>
              </w:rPr>
              <w:t>Context corruption / stale data</w:t>
            </w:r>
            <w:r>
              <w:rPr>
                <w:color w:val="1F1F1F"/>
                <w:sz w:val="20"/>
                <w:szCs w:val="20"/>
              </w:rPr>
              <w:t xml:space="preserve"> can result in </w:t>
            </w:r>
            <w:r w:rsidRPr="00477549">
              <w:rPr>
                <w:color w:val="1F1F1F"/>
                <w:sz w:val="20"/>
                <w:szCs w:val="20"/>
              </w:rPr>
              <w:t>Wrong claim decisions</w:t>
            </w:r>
          </w:p>
        </w:tc>
      </w:tr>
      <w:tr w:rsidR="00477549" w14:paraId="3745829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64505B" w14:textId="2A3E717A" w:rsidR="00477549" w:rsidRDefault="001F14F7">
            <w:pPr>
              <w:spacing w:line="260" w:lineRule="auto"/>
              <w:rPr>
                <w:color w:val="1F1F1F"/>
                <w:sz w:val="20"/>
                <w:szCs w:val="20"/>
              </w:rPr>
            </w:pPr>
            <w:r>
              <w:rPr>
                <w:color w:val="1F1F1F"/>
                <w:sz w:val="20"/>
                <w:szCs w:val="20"/>
              </w:rPr>
              <w:t>08</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6B6723" w14:textId="7580C786" w:rsidR="00477549" w:rsidRPr="008B71C2" w:rsidRDefault="00477549">
            <w:pPr>
              <w:spacing w:line="260" w:lineRule="auto"/>
              <w:rPr>
                <w:color w:val="1F1F1F"/>
                <w:sz w:val="20"/>
                <w:szCs w:val="20"/>
              </w:rPr>
            </w:pPr>
            <w:r w:rsidRPr="00477549">
              <w:rPr>
                <w:color w:val="1F1F1F"/>
                <w:sz w:val="20"/>
                <w:szCs w:val="20"/>
              </w:rPr>
              <w:t>Human-in-the-Loop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2606668" w14:textId="1B6561A1" w:rsidR="00477549" w:rsidRPr="00C15AC9" w:rsidRDefault="00286374">
            <w:pPr>
              <w:spacing w:line="260" w:lineRule="auto"/>
              <w:rPr>
                <w:color w:val="1F1F1F"/>
                <w:sz w:val="20"/>
                <w:szCs w:val="20"/>
              </w:rPr>
            </w:pPr>
            <w:r w:rsidRPr="00286374">
              <w:rPr>
                <w:color w:val="1F1F1F"/>
                <w:sz w:val="20"/>
                <w:szCs w:val="20"/>
              </w:rPr>
              <w:t>Platform includes human escalation workflows.  Bottlenecks due to manual approvals</w:t>
            </w:r>
          </w:p>
        </w:tc>
      </w:tr>
      <w:tr w:rsidR="001F14F7" w14:paraId="7748019F"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3BB71D" w14:textId="240DD5AB" w:rsidR="001F14F7" w:rsidRDefault="001F14F7">
            <w:pPr>
              <w:spacing w:line="260" w:lineRule="auto"/>
              <w:rPr>
                <w:color w:val="1F1F1F"/>
                <w:sz w:val="20"/>
                <w:szCs w:val="20"/>
              </w:rPr>
            </w:pPr>
            <w:r>
              <w:rPr>
                <w:color w:val="1F1F1F"/>
                <w:sz w:val="20"/>
                <w:szCs w:val="20"/>
              </w:rPr>
              <w:t>09</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CECAA60" w14:textId="3EA5D359" w:rsidR="001F14F7" w:rsidRPr="008B71C2" w:rsidRDefault="001F14F7">
            <w:pPr>
              <w:spacing w:line="260" w:lineRule="auto"/>
              <w:rPr>
                <w:color w:val="1F1F1F"/>
                <w:sz w:val="20"/>
                <w:szCs w:val="20"/>
              </w:rPr>
            </w:pPr>
            <w:r w:rsidRPr="001F14F7">
              <w:rPr>
                <w:color w:val="1F1F1F"/>
                <w:sz w:val="20"/>
                <w:szCs w:val="20"/>
              </w:rPr>
              <w:t>Observability &amp; Debugging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5112B9" w14:textId="6ED4279A" w:rsidR="001F14F7" w:rsidRPr="00C15AC9" w:rsidRDefault="001F14F7" w:rsidP="001F14F7">
            <w:pPr>
              <w:spacing w:line="260" w:lineRule="auto"/>
              <w:rPr>
                <w:color w:val="1F1F1F"/>
                <w:sz w:val="20"/>
                <w:szCs w:val="20"/>
              </w:rPr>
            </w:pPr>
            <w:r w:rsidRPr="001F14F7">
              <w:rPr>
                <w:color w:val="1F1F1F"/>
                <w:sz w:val="20"/>
                <w:szCs w:val="20"/>
              </w:rPr>
              <w:t>Platform requires end-to-end tracing and monitoring</w:t>
            </w:r>
            <w:r>
              <w:rPr>
                <w:color w:val="1F1F1F"/>
                <w:sz w:val="20"/>
                <w:szCs w:val="20"/>
              </w:rPr>
              <w:t xml:space="preserve">. Includes </w:t>
            </w:r>
            <w:r w:rsidRPr="001F14F7">
              <w:rPr>
                <w:color w:val="1F1F1F"/>
                <w:sz w:val="20"/>
                <w:szCs w:val="20"/>
              </w:rPr>
              <w:t>agents</w:t>
            </w:r>
            <w:r>
              <w:rPr>
                <w:color w:val="1F1F1F"/>
                <w:sz w:val="20"/>
                <w:szCs w:val="20"/>
              </w:rPr>
              <w:t>,</w:t>
            </w:r>
            <w:r w:rsidRPr="001F14F7">
              <w:rPr>
                <w:color w:val="1F1F1F"/>
                <w:sz w:val="20"/>
                <w:szCs w:val="20"/>
              </w:rPr>
              <w:t>tools</w:t>
            </w:r>
            <w:r>
              <w:rPr>
                <w:color w:val="1F1F1F"/>
                <w:sz w:val="20"/>
                <w:szCs w:val="20"/>
              </w:rPr>
              <w:t xml:space="preserve"> and </w:t>
            </w:r>
            <w:r w:rsidRPr="001F14F7">
              <w:rPr>
                <w:color w:val="1F1F1F"/>
                <w:sz w:val="20"/>
                <w:szCs w:val="20"/>
              </w:rPr>
              <w:t>external systems</w:t>
            </w:r>
          </w:p>
        </w:tc>
      </w:tr>
      <w:tr w:rsidR="007A1AE5" w14:paraId="34D5B91D"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C4FB5C" w14:textId="17D49ADE" w:rsidR="007A1AE5" w:rsidRDefault="001F14F7">
            <w:pPr>
              <w:spacing w:line="260" w:lineRule="auto"/>
            </w:pPr>
            <w:r>
              <w:t>10</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EBE90B" w14:textId="417876EC" w:rsidR="007A1AE5" w:rsidRDefault="008B71C2">
            <w:pPr>
              <w:spacing w:line="260" w:lineRule="auto"/>
            </w:pPr>
            <w:r w:rsidRPr="008B71C2">
              <w:rPr>
                <w:color w:val="1F1F1F"/>
                <w:sz w:val="20"/>
                <w:szCs w:val="20"/>
              </w:rPr>
              <w:t>Throughput / Latency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57FEC5" w14:textId="4B9300C2" w:rsidR="007A1AE5" w:rsidRDefault="00C15AC9">
            <w:pPr>
              <w:spacing w:line="260" w:lineRule="auto"/>
            </w:pPr>
            <w:r w:rsidRPr="00C15AC9">
              <w:rPr>
                <w:color w:val="1F1F1F"/>
                <w:sz w:val="20"/>
                <w:szCs w:val="20"/>
              </w:rPr>
              <w:t xml:space="preserve">Orchestrator </w:t>
            </w:r>
            <w:r>
              <w:rPr>
                <w:color w:val="1F1F1F"/>
                <w:sz w:val="20"/>
                <w:szCs w:val="20"/>
              </w:rPr>
              <w:t xml:space="preserve">can </w:t>
            </w:r>
            <w:r w:rsidRPr="00C15AC9">
              <w:rPr>
                <w:color w:val="1F1F1F"/>
                <w:sz w:val="20"/>
                <w:szCs w:val="20"/>
              </w:rPr>
              <w:t>become</w:t>
            </w:r>
            <w:r>
              <w:rPr>
                <w:color w:val="1F1F1F"/>
                <w:sz w:val="20"/>
                <w:szCs w:val="20"/>
              </w:rPr>
              <w:t xml:space="preserve"> a</w:t>
            </w:r>
            <w:r w:rsidRPr="00C15AC9">
              <w:rPr>
                <w:color w:val="1F1F1F"/>
                <w:sz w:val="20"/>
                <w:szCs w:val="20"/>
              </w:rPr>
              <w:t xml:space="preserve"> bottleneck</w:t>
            </w:r>
          </w:p>
        </w:tc>
      </w:tr>
      <w:tr w:rsidR="007A1AE5" w14:paraId="2F23130F"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062B5698" w14:textId="61D0560A" w:rsidR="007A1AE5" w:rsidRDefault="001F14F7">
            <w:pPr>
              <w:spacing w:line="260" w:lineRule="auto"/>
            </w:pPr>
            <w:r>
              <w:rPr>
                <w:color w:val="1F1F1F"/>
                <w:sz w:val="20"/>
                <w:szCs w:val="20"/>
              </w:rPr>
              <w:lastRenderedPageBreak/>
              <w:t>11</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47A5BC84" w14:textId="43235803" w:rsidR="007A1AE5" w:rsidRDefault="00C15AC9">
            <w:pPr>
              <w:spacing w:line="260" w:lineRule="auto"/>
            </w:pPr>
            <w:r w:rsidRPr="00C15AC9">
              <w:rPr>
                <w:color w:val="1F1F1F"/>
                <w:sz w:val="20"/>
                <w:szCs w:val="20"/>
              </w:rPr>
              <w:t>Resiliency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3C3DEFBE" w14:textId="2C5C3734" w:rsidR="007A1AE5" w:rsidRDefault="007225BC">
            <w:pPr>
              <w:spacing w:line="260" w:lineRule="auto"/>
            </w:pPr>
            <w:r w:rsidRPr="007225BC">
              <w:rPr>
                <w:color w:val="1F1F1F"/>
                <w:sz w:val="20"/>
                <w:szCs w:val="20"/>
              </w:rPr>
              <w:t>Central orchestrator or MCP gateway failure</w:t>
            </w:r>
            <w:r>
              <w:rPr>
                <w:color w:val="1F1F1F"/>
                <w:sz w:val="20"/>
                <w:szCs w:val="20"/>
              </w:rPr>
              <w:t>. It may c</w:t>
            </w:r>
            <w:r w:rsidRPr="007225BC">
              <w:rPr>
                <w:color w:val="1F1F1F"/>
                <w:sz w:val="20"/>
                <w:szCs w:val="20"/>
              </w:rPr>
              <w:t>ascade failures across workflows</w:t>
            </w:r>
          </w:p>
        </w:tc>
      </w:tr>
    </w:tbl>
    <w:p w14:paraId="6102F168" w14:textId="7C5556EE" w:rsidR="007A1AE5" w:rsidRDefault="007A1AE5" w:rsidP="007A1AE5">
      <w:pPr>
        <w:pStyle w:val="Heading1"/>
      </w:pPr>
      <w:bookmarkStart w:id="294" w:name="_Toc229058728"/>
      <w:bookmarkStart w:id="295" w:name="_Toc229378492"/>
      <w:bookmarkStart w:id="296" w:name="_Toc229401416"/>
      <w:r>
        <w:lastRenderedPageBreak/>
        <w:t>2</w:t>
      </w:r>
      <w:r w:rsidR="00FF3C2D">
        <w:t>1</w:t>
      </w:r>
      <w:r>
        <w:t xml:space="preserve">. </w:t>
      </w:r>
      <w:r w:rsidR="00F807D3">
        <w:t>Technical Questions</w:t>
      </w:r>
      <w:bookmarkEnd w:id="294"/>
      <w:bookmarkEnd w:id="295"/>
      <w:bookmarkEnd w:id="296"/>
    </w:p>
    <w:p w14:paraId="48F40490" w14:textId="65D407CC" w:rsidR="007A1AE5" w:rsidRDefault="00E83162" w:rsidP="007A1AE5">
      <w:pPr>
        <w:spacing w:before="60" w:after="60" w:line="300" w:lineRule="auto"/>
        <w:rPr>
          <w:color w:val="1F1F1F"/>
        </w:rPr>
      </w:pPr>
      <w:r>
        <w:rPr>
          <w:color w:val="1F1F1F"/>
        </w:rPr>
        <w:t>Open Questions  for UAIS platform</w:t>
      </w:r>
    </w:p>
    <w:p w14:paraId="569E1B15" w14:textId="37943018" w:rsidR="00E83162" w:rsidRDefault="00D219F4" w:rsidP="007A1AE5">
      <w:pPr>
        <w:spacing w:before="60" w:after="60" w:line="300" w:lineRule="auto"/>
        <w:rPr>
          <w:color w:val="1F1F1F"/>
        </w:rPr>
      </w:pPr>
      <w:r>
        <w:rPr>
          <w:color w:val="1F1F1F"/>
        </w:rPr>
        <w:t>1.</w:t>
      </w:r>
      <w:r w:rsidRPr="00D219F4">
        <w:rPr>
          <w:color w:val="1F1F1F"/>
        </w:rPr>
        <w:t>Does UAIS natively provide model report cards with- evaluation summaries (accuracy, bias, limitations)?</w:t>
      </w:r>
    </w:p>
    <w:p w14:paraId="352C3E5E" w14:textId="44B51A44" w:rsidR="00D219F4" w:rsidRDefault="00D219F4" w:rsidP="00D219F4">
      <w:pPr>
        <w:spacing w:before="60" w:after="60" w:line="300" w:lineRule="auto"/>
        <w:rPr>
          <w:color w:val="1F1F1F"/>
        </w:rPr>
      </w:pPr>
      <w:r>
        <w:rPr>
          <w:color w:val="1F1F1F"/>
        </w:rPr>
        <w:t>2. D</w:t>
      </w:r>
      <w:r w:rsidRPr="00D219F4">
        <w:rPr>
          <w:color w:val="1F1F1F"/>
        </w:rPr>
        <w:t>oes UAIS support controlled model comparison (champion vs challenger) natively?</w:t>
      </w:r>
    </w:p>
    <w:p w14:paraId="68EA02FA" w14:textId="67FFD082" w:rsidR="00D219F4" w:rsidRDefault="00D219F4" w:rsidP="00D219F4">
      <w:pPr>
        <w:spacing w:before="60" w:after="60" w:line="300" w:lineRule="auto"/>
        <w:rPr>
          <w:color w:val="1F1F1F"/>
        </w:rPr>
      </w:pPr>
      <w:r>
        <w:rPr>
          <w:color w:val="1F1F1F"/>
        </w:rPr>
        <w:t xml:space="preserve">3. </w:t>
      </w:r>
      <w:r w:rsidRPr="00D219F4">
        <w:rPr>
          <w:color w:val="1F1F1F"/>
        </w:rPr>
        <w:t>Does UAIS provide a true “one-click deployment” experience for models</w:t>
      </w:r>
      <w:r>
        <w:rPr>
          <w:color w:val="1F1F1F"/>
        </w:rPr>
        <w:t xml:space="preserve">, </w:t>
      </w:r>
      <w:r w:rsidRPr="00D219F4">
        <w:rPr>
          <w:color w:val="1F1F1F"/>
        </w:rPr>
        <w:t>agents</w:t>
      </w:r>
      <w:r>
        <w:rPr>
          <w:color w:val="1F1F1F"/>
        </w:rPr>
        <w:t>,</w:t>
      </w:r>
      <w:r w:rsidRPr="00D219F4">
        <w:rPr>
          <w:color w:val="1F1F1F"/>
        </w:rPr>
        <w:t xml:space="preserve"> prompts</w:t>
      </w:r>
      <w:r>
        <w:rPr>
          <w:color w:val="1F1F1F"/>
        </w:rPr>
        <w:t xml:space="preserve"> and </w:t>
      </w:r>
      <w:r w:rsidRPr="00D219F4">
        <w:rPr>
          <w:color w:val="1F1F1F"/>
        </w:rPr>
        <w:t>workflows</w:t>
      </w:r>
    </w:p>
    <w:p w14:paraId="6A621CA8" w14:textId="2AD4856E" w:rsidR="0017108A" w:rsidRDefault="0017108A" w:rsidP="0017108A">
      <w:pPr>
        <w:spacing w:before="60" w:after="60" w:line="300" w:lineRule="auto"/>
        <w:rPr>
          <w:color w:val="1F1F1F"/>
        </w:rPr>
      </w:pPr>
      <w:r>
        <w:rPr>
          <w:color w:val="1F1F1F"/>
        </w:rPr>
        <w:t>4.</w:t>
      </w:r>
      <w:r w:rsidRPr="0017108A">
        <w:t xml:space="preserve"> </w:t>
      </w:r>
      <w:r w:rsidRPr="0017108A">
        <w:rPr>
          <w:color w:val="1F1F1F"/>
        </w:rPr>
        <w:t>What APIs exist in UAIS for</w:t>
      </w:r>
      <w:r>
        <w:rPr>
          <w:color w:val="1F1F1F"/>
        </w:rPr>
        <w:t xml:space="preserve"> </w:t>
      </w:r>
      <w:r w:rsidRPr="0017108A">
        <w:rPr>
          <w:color w:val="1F1F1F"/>
        </w:rPr>
        <w:t>registering assets</w:t>
      </w:r>
      <w:r>
        <w:rPr>
          <w:color w:val="1F1F1F"/>
        </w:rPr>
        <w:t>,</w:t>
      </w:r>
      <w:r w:rsidRPr="0017108A">
        <w:rPr>
          <w:color w:val="1F1F1F"/>
        </w:rPr>
        <w:t xml:space="preserve"> promoting to production</w:t>
      </w:r>
      <w:r>
        <w:rPr>
          <w:color w:val="1F1F1F"/>
        </w:rPr>
        <w:t>,</w:t>
      </w:r>
      <w:r w:rsidRPr="0017108A">
        <w:rPr>
          <w:color w:val="1F1F1F"/>
        </w:rPr>
        <w:t xml:space="preserve"> triggering</w:t>
      </w:r>
      <w:r>
        <w:rPr>
          <w:color w:val="1F1F1F"/>
        </w:rPr>
        <w:t xml:space="preserve"> d</w:t>
      </w:r>
      <w:r w:rsidRPr="0017108A">
        <w:rPr>
          <w:color w:val="1F1F1F"/>
        </w:rPr>
        <w:t>eployment?</w:t>
      </w:r>
    </w:p>
    <w:p w14:paraId="523FC82E" w14:textId="7EDD7D7C" w:rsidR="0017108A" w:rsidRPr="0017108A" w:rsidRDefault="0017108A" w:rsidP="0017108A">
      <w:pPr>
        <w:spacing w:before="60" w:after="60" w:line="300" w:lineRule="auto"/>
        <w:rPr>
          <w:color w:val="1F1F1F"/>
        </w:rPr>
      </w:pPr>
      <w:r>
        <w:rPr>
          <w:color w:val="1F1F1F"/>
        </w:rPr>
        <w:t xml:space="preserve">5. </w:t>
      </w:r>
      <w:r w:rsidRPr="0017108A">
        <w:rPr>
          <w:color w:val="1F1F1F"/>
        </w:rPr>
        <w:t>Does UAIS enforce standardized input/output schemas across: agents</w:t>
      </w:r>
      <w:r>
        <w:rPr>
          <w:color w:val="1F1F1F"/>
        </w:rPr>
        <w:t xml:space="preserve"> and</w:t>
      </w:r>
      <w:r w:rsidRPr="0017108A">
        <w:rPr>
          <w:color w:val="1F1F1F"/>
        </w:rPr>
        <w:t xml:space="preserve"> tools (MCP)</w:t>
      </w:r>
    </w:p>
    <w:p w14:paraId="7EE5FD42" w14:textId="091C5B13" w:rsidR="00E07813" w:rsidRDefault="002B2C67" w:rsidP="00E07813">
      <w:pPr>
        <w:spacing w:before="60" w:after="60" w:line="300" w:lineRule="auto"/>
        <w:rPr>
          <w:color w:val="1F1F1F"/>
        </w:rPr>
      </w:pPr>
      <w:r>
        <w:rPr>
          <w:color w:val="1F1F1F"/>
        </w:rPr>
        <w:t xml:space="preserve">6. </w:t>
      </w:r>
      <w:r w:rsidRPr="002B2C67">
        <w:rPr>
          <w:color w:val="1F1F1F"/>
        </w:rPr>
        <w:t>Does UAIS support environment isolation such as preview / staging deployments</w:t>
      </w:r>
      <w:r w:rsidR="00E07813">
        <w:rPr>
          <w:color w:val="1F1F1F"/>
        </w:rPr>
        <w:t xml:space="preserve"> </w:t>
      </w:r>
    </w:p>
    <w:p w14:paraId="26CB6818" w14:textId="76AAB832" w:rsidR="002B2C67" w:rsidRPr="0017108A" w:rsidRDefault="00E07813" w:rsidP="002B2C67">
      <w:pPr>
        <w:spacing w:before="60" w:after="60" w:line="300" w:lineRule="auto"/>
        <w:rPr>
          <w:color w:val="1F1F1F"/>
        </w:rPr>
      </w:pPr>
      <w:r>
        <w:rPr>
          <w:color w:val="1F1F1F"/>
        </w:rPr>
        <w:t>7.</w:t>
      </w:r>
      <w:r w:rsidR="002666EA">
        <w:rPr>
          <w:color w:val="1F1F1F"/>
        </w:rPr>
        <w:t xml:space="preserve"> </w:t>
      </w:r>
      <w:r w:rsidRPr="00E07813">
        <w:rPr>
          <w:color w:val="1F1F1F"/>
        </w:rPr>
        <w:t>Does UAIS provide pre-configured environments</w:t>
      </w:r>
    </w:p>
    <w:p w14:paraId="78D894B1" w14:textId="35413F94" w:rsidR="002666EA" w:rsidRPr="0017108A" w:rsidRDefault="002666EA" w:rsidP="00E07813">
      <w:pPr>
        <w:spacing w:before="60" w:after="60" w:line="300" w:lineRule="auto"/>
        <w:rPr>
          <w:color w:val="1F1F1F"/>
        </w:rPr>
      </w:pPr>
      <w:r>
        <w:rPr>
          <w:color w:val="1F1F1F"/>
        </w:rPr>
        <w:t xml:space="preserve">8. </w:t>
      </w:r>
      <w:r w:rsidRPr="002666EA">
        <w:rPr>
          <w:color w:val="1F1F1F"/>
        </w:rPr>
        <w:t>Does UAIS support reusable workflows or templates as first-class entities?</w:t>
      </w:r>
    </w:p>
    <w:p w14:paraId="34FCEE61" w14:textId="77777777" w:rsidR="00D219F4" w:rsidRPr="00D219F4" w:rsidRDefault="00D219F4" w:rsidP="00D219F4">
      <w:pPr>
        <w:spacing w:before="60" w:after="60" w:line="300" w:lineRule="auto"/>
        <w:rPr>
          <w:color w:val="1F1F1F"/>
        </w:rPr>
      </w:pPr>
    </w:p>
    <w:p w14:paraId="3D2E9234" w14:textId="77777777" w:rsidR="00D219F4" w:rsidRPr="00D219F4" w:rsidRDefault="00D219F4" w:rsidP="002666EA">
      <w:pPr>
        <w:pStyle w:val="ListParagraph"/>
        <w:numPr>
          <w:ilvl w:val="0"/>
          <w:numId w:val="0"/>
        </w:numPr>
        <w:spacing w:before="60" w:after="60" w:line="300" w:lineRule="auto"/>
        <w:ind w:left="1440"/>
        <w:rPr>
          <w:color w:val="1F1F1F"/>
        </w:rPr>
      </w:pPr>
    </w:p>
    <w:p w14:paraId="56ED575E" w14:textId="7FE4A430" w:rsidR="00D33E02" w:rsidRDefault="00CD4D4A">
      <w:pPr>
        <w:pStyle w:val="Heading1"/>
      </w:pPr>
      <w:bookmarkStart w:id="297" w:name="_Toc229058729"/>
      <w:bookmarkStart w:id="298" w:name="_Toc229378493"/>
      <w:bookmarkStart w:id="299" w:name="_Toc229401417"/>
      <w:r>
        <w:lastRenderedPageBreak/>
        <w:t>2</w:t>
      </w:r>
      <w:r w:rsidR="00FF3C2D">
        <w:t>2</w:t>
      </w:r>
      <w:r>
        <w:t xml:space="preserve">. </w:t>
      </w:r>
      <w:r w:rsidR="00D33E02">
        <w:t>Expected Impact and Benefits</w:t>
      </w:r>
      <w:bookmarkEnd w:id="297"/>
      <w:bookmarkEnd w:id="298"/>
      <w:bookmarkEnd w:id="299"/>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D214F" w14:paraId="291416C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AA1524" w14:textId="77777777" w:rsidR="00D33E02" w:rsidRDefault="00D33E02">
            <w:r>
              <w:rPr>
                <w:rFonts w:ascii="Segoe UI Semibold" w:eastAsia="Segoe UI Semibold" w:hAnsi="Segoe UI Semibold" w:cs="Segoe UI Semibold"/>
                <w:b/>
                <w:bCs/>
                <w:color w:val="FFFFFF"/>
                <w:sz w:val="20"/>
                <w:szCs w:val="20"/>
              </w:rPr>
              <w:t>Benefit Area</w:t>
            </w:r>
          </w:p>
        </w:tc>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590C468" w14:textId="77777777" w:rsidR="00D33E02" w:rsidRDefault="00D33E02">
            <w:r>
              <w:rPr>
                <w:rFonts w:ascii="Segoe UI Semibold" w:eastAsia="Segoe UI Semibold" w:hAnsi="Segoe UI Semibold" w:cs="Segoe UI Semibold"/>
                <w:b/>
                <w:bCs/>
                <w:color w:val="FFFFFF"/>
                <w:sz w:val="20"/>
                <w:szCs w:val="20"/>
              </w:rPr>
              <w:t>Impact</w:t>
            </w:r>
          </w:p>
        </w:tc>
        <w:tc>
          <w:tcPr>
            <w:tcW w:w="4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16D65B0" w14:textId="77777777" w:rsidR="00D33E02" w:rsidRDefault="00D33E02">
            <w:r>
              <w:rPr>
                <w:rFonts w:ascii="Segoe UI Semibold" w:eastAsia="Segoe UI Semibold" w:hAnsi="Segoe UI Semibold" w:cs="Segoe UI Semibold"/>
                <w:b/>
                <w:bCs/>
                <w:color w:val="FFFFFF"/>
                <w:sz w:val="20"/>
                <w:szCs w:val="20"/>
              </w:rPr>
              <w:t>Supporting Evidence</w:t>
            </w:r>
          </w:p>
        </w:tc>
      </w:tr>
      <w:tr w:rsidR="007D214F" w14:paraId="116DF78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71C1DB" w14:textId="77777777" w:rsidR="00D33E02" w:rsidRDefault="00D33E02">
            <w:pPr>
              <w:spacing w:line="260" w:lineRule="auto"/>
            </w:pPr>
            <w:r>
              <w:rPr>
                <w:color w:val="1F1F1F"/>
                <w:sz w:val="20"/>
                <w:szCs w:val="20"/>
              </w:rPr>
              <w:t>Faster Deployment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BFA238" w14:textId="77777777" w:rsidR="00D33E02" w:rsidRDefault="00D33E02">
            <w:pPr>
              <w:spacing w:line="260" w:lineRule="auto"/>
            </w:pPr>
            <w:r>
              <w:rPr>
                <w:color w:val="1F1F1F"/>
                <w:sz w:val="20"/>
                <w:szCs w:val="20"/>
              </w:rPr>
              <w:t>Agent onboarding: weeks → hours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D37667" w14:textId="77777777" w:rsidR="00D33E02" w:rsidRDefault="00D33E02">
            <w:pPr>
              <w:spacing w:line="260" w:lineRule="auto"/>
            </w:pPr>
            <w:r>
              <w:rPr>
                <w:color w:val="1F1F1F"/>
                <w:sz w:val="20"/>
                <w:szCs w:val="20"/>
              </w:rPr>
              <w:t>Automated 7-stage pipeline replaces manual coordination.</w:t>
            </w:r>
          </w:p>
        </w:tc>
      </w:tr>
      <w:tr w:rsidR="007D214F" w14:paraId="3223B9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0A01A5" w14:textId="77777777" w:rsidR="00D33E02" w:rsidRDefault="00D33E02">
            <w:pPr>
              <w:spacing w:line="260" w:lineRule="auto"/>
            </w:pPr>
            <w:r>
              <w:rPr>
                <w:color w:val="1F1F1F"/>
                <w:sz w:val="20"/>
                <w:szCs w:val="20"/>
              </w:rPr>
              <w:t>Increased Reuse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D40CEA" w14:textId="77777777" w:rsidR="00D33E02" w:rsidRDefault="00D33E02">
            <w:pPr>
              <w:spacing w:line="260" w:lineRule="auto"/>
            </w:pPr>
            <w:r w:rsidRPr="6CDBB948">
              <w:rPr>
                <w:color w:val="1F1F1F"/>
                <w:sz w:val="20"/>
                <w:szCs w:val="20"/>
              </w:rPr>
              <w:t>40–50% of new projects leverage existing agents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B4F429" w14:textId="77777777" w:rsidR="00D33E02" w:rsidRDefault="00D33E02">
            <w:pPr>
              <w:spacing w:line="260" w:lineRule="auto"/>
            </w:pPr>
            <w:r>
              <w:rPr>
                <w:color w:val="1F1F1F"/>
                <w:sz w:val="20"/>
                <w:szCs w:val="20"/>
              </w:rPr>
              <w:t>Shared registries plus plan templates create network effect.</w:t>
            </w:r>
          </w:p>
        </w:tc>
      </w:tr>
      <w:tr w:rsidR="007D214F" w14:paraId="1BD6342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0AA17" w14:textId="77777777" w:rsidR="00D33E02" w:rsidRDefault="00D33E02">
            <w:pPr>
              <w:spacing w:line="260" w:lineRule="auto"/>
            </w:pPr>
            <w:r>
              <w:rPr>
                <w:color w:val="1F1F1F"/>
                <w:sz w:val="20"/>
                <w:szCs w:val="20"/>
              </w:rPr>
              <w:t>Operational Efficiency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5426A1" w14:textId="77777777" w:rsidR="00D33E02" w:rsidRDefault="00D33E02">
            <w:pPr>
              <w:spacing w:line="260" w:lineRule="auto"/>
            </w:pPr>
            <w:r>
              <w:rPr>
                <w:color w:val="1F1F1F"/>
                <w:sz w:val="20"/>
                <w:szCs w:val="20"/>
              </w:rPr>
              <w:t>20%+ productivity gains in claims processing</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8319A8" w14:textId="77777777" w:rsidR="00D33E02" w:rsidRDefault="00D33E02">
            <w:pPr>
              <w:spacing w:line="260" w:lineRule="auto"/>
            </w:pPr>
            <w:r>
              <w:rPr>
                <w:color w:val="1F1F1F"/>
                <w:sz w:val="20"/>
                <w:szCs w:val="20"/>
              </w:rPr>
              <w:t>Optum pilot data; AI catches errors and denials upfront.</w:t>
            </w:r>
          </w:p>
        </w:tc>
      </w:tr>
      <w:tr w:rsidR="007D214F" w14:paraId="26C9835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92FC06" w14:textId="77777777" w:rsidR="00D33E02" w:rsidRDefault="00D33E02">
            <w:pPr>
              <w:spacing w:line="260" w:lineRule="auto"/>
            </w:pPr>
            <w:r>
              <w:rPr>
                <w:color w:val="1F1F1F"/>
                <w:sz w:val="20"/>
                <w:szCs w:val="20"/>
              </w:rPr>
              <w:t>Denial Reduction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226232" w14:textId="77777777" w:rsidR="00D33E02" w:rsidRDefault="00D33E02">
            <w:pPr>
              <w:spacing w:line="260" w:lineRule="auto"/>
            </w:pPr>
            <w:r>
              <w:rPr>
                <w:color w:val="1F1F1F"/>
                <w:sz w:val="20"/>
                <w:szCs w:val="20"/>
              </w:rPr>
              <w:t>Significant reduction in avoidable denials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56D13" w14:textId="77777777" w:rsidR="00D33E02" w:rsidRDefault="00D33E02">
            <w:pPr>
              <w:spacing w:line="260" w:lineRule="auto"/>
            </w:pPr>
            <w:r>
              <w:rPr>
                <w:color w:val="1F1F1F"/>
                <w:sz w:val="20"/>
                <w:szCs w:val="20"/>
              </w:rPr>
              <w:t>Approximately 85% of claim denials preventable with right info.</w:t>
            </w:r>
          </w:p>
        </w:tc>
      </w:tr>
      <w:tr w:rsidR="007D214F" w14:paraId="7B9EC8A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7683AF" w14:textId="77777777" w:rsidR="00D33E02" w:rsidRDefault="00D33E02">
            <w:pPr>
              <w:spacing w:line="260" w:lineRule="auto"/>
            </w:pPr>
            <w:r>
              <w:rPr>
                <w:color w:val="1F1F1F"/>
                <w:sz w:val="20"/>
                <w:szCs w:val="20"/>
              </w:rPr>
              <w:t>Quality Assurance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08F5A3" w14:textId="77777777" w:rsidR="00D33E02" w:rsidRDefault="00D33E02">
            <w:pPr>
              <w:spacing w:line="260" w:lineRule="auto"/>
            </w:pPr>
            <w:r w:rsidRPr="6CDBB948">
              <w:rPr>
                <w:color w:val="1F1F1F"/>
                <w:sz w:val="20"/>
                <w:szCs w:val="20"/>
              </w:rPr>
              <w:t>All agents vetted for fairness, bias and performance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DC9CB3" w14:textId="77777777" w:rsidR="00D33E02" w:rsidRDefault="00D33E02">
            <w:pPr>
              <w:spacing w:line="260" w:lineRule="auto"/>
            </w:pPr>
            <w:r w:rsidRPr="6CDBB948">
              <w:rPr>
                <w:color w:val="1F1F1F"/>
                <w:sz w:val="20"/>
                <w:szCs w:val="20"/>
              </w:rPr>
              <w:t>Continuous evaluation via Arize Phoenix plus LLM-as-a-judge.</w:t>
            </w:r>
          </w:p>
        </w:tc>
      </w:tr>
      <w:tr w:rsidR="007D214F" w14:paraId="70A53F5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760777" w14:textId="77777777" w:rsidR="00D33E02" w:rsidRDefault="00D33E02">
            <w:pPr>
              <w:spacing w:line="260" w:lineRule="auto"/>
            </w:pPr>
            <w:r>
              <w:rPr>
                <w:color w:val="1F1F1F"/>
                <w:sz w:val="20"/>
                <w:szCs w:val="20"/>
              </w:rPr>
              <w:t>Compliance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866BD5" w14:textId="77777777" w:rsidR="00D33E02" w:rsidRDefault="00D33E02">
            <w:pPr>
              <w:spacing w:line="260" w:lineRule="auto"/>
            </w:pPr>
            <w:r>
              <w:rPr>
                <w:color w:val="1F1F1F"/>
                <w:sz w:val="20"/>
                <w:szCs w:val="20"/>
              </w:rPr>
              <w:t>Full audit trail; HIPAA-ready by design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00099B" w14:textId="77777777" w:rsidR="00D33E02" w:rsidRDefault="00D33E02">
            <w:pPr>
              <w:spacing w:line="260" w:lineRule="auto"/>
            </w:pPr>
            <w:r>
              <w:rPr>
                <w:color w:val="1F1F1F"/>
                <w:sz w:val="20"/>
                <w:szCs w:val="20"/>
              </w:rPr>
              <w:t>Every action logged with provenance; Responsible AI board.</w:t>
            </w:r>
          </w:p>
        </w:tc>
      </w:tr>
      <w:tr w:rsidR="007D214F" w14:paraId="475C5F3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9D0098" w14:textId="77777777" w:rsidR="00D33E02" w:rsidRDefault="00D33E02">
            <w:pPr>
              <w:spacing w:line="260" w:lineRule="auto"/>
            </w:pPr>
            <w:r>
              <w:rPr>
                <w:color w:val="1F1F1F"/>
                <w:sz w:val="20"/>
                <w:szCs w:val="20"/>
              </w:rPr>
              <w:t>Developer Productivity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70448EE" w14:textId="77777777" w:rsidR="00D33E02" w:rsidRDefault="00D33E02">
            <w:pPr>
              <w:spacing w:line="260" w:lineRule="auto"/>
            </w:pPr>
            <w:r>
              <w:rPr>
                <w:color w:val="1F1F1F"/>
                <w:sz w:val="20"/>
                <w:szCs w:val="20"/>
              </w:rPr>
              <w:t>AI pair-programming for 20K+ engineers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D15D41" w14:textId="77777777" w:rsidR="00D33E02" w:rsidRDefault="00D33E02">
            <w:pPr>
              <w:spacing w:line="260" w:lineRule="auto"/>
            </w:pPr>
            <w:r>
              <w:rPr>
                <w:color w:val="1F1F1F"/>
                <w:sz w:val="20"/>
                <w:szCs w:val="20"/>
              </w:rPr>
              <w:t>Developer Productivity Agent plus platform templates.</w:t>
            </w:r>
          </w:p>
        </w:tc>
      </w:tr>
      <w:tr w:rsidR="007D214F" w14:paraId="5A35EE8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B11C1F" w14:textId="77777777" w:rsidR="00D33E02" w:rsidRDefault="00D33E02">
            <w:pPr>
              <w:spacing w:line="260" w:lineRule="auto"/>
            </w:pPr>
            <w:r>
              <w:rPr>
                <w:color w:val="1F1F1F"/>
                <w:sz w:val="20"/>
                <w:szCs w:val="20"/>
              </w:rPr>
              <w:t>Risk Mitigation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68A2DF" w14:textId="77777777" w:rsidR="00D33E02" w:rsidRDefault="00D33E02">
            <w:pPr>
              <w:spacing w:line="260" w:lineRule="auto"/>
            </w:pPr>
            <w:r>
              <w:rPr>
                <w:color w:val="1F1F1F"/>
                <w:sz w:val="20"/>
                <w:szCs w:val="20"/>
              </w:rPr>
              <w:t>Canary releases + instant rollback</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D6231E" w14:textId="77777777" w:rsidR="00D33E02" w:rsidRDefault="00D33E02">
            <w:pPr>
              <w:spacing w:line="260" w:lineRule="auto"/>
            </w:pPr>
            <w:r>
              <w:rPr>
                <w:color w:val="1F1F1F"/>
                <w:sz w:val="20"/>
                <w:szCs w:val="20"/>
              </w:rPr>
              <w:t>Lifecycle Agent monitors quality and auto-reverts on regression.</w:t>
            </w:r>
          </w:p>
        </w:tc>
      </w:tr>
    </w:tbl>
    <w:p w14:paraId="11BE9C71" w14:textId="77777777" w:rsidR="00D33E02" w:rsidRDefault="00D33E02">
      <w:pPr>
        <w:pBdr>
          <w:left w:val="single" w:sz="16" w:space="0" w:color="F2C811"/>
        </w:pBdr>
        <w:shd w:val="clear" w:color="auto" w:fill="FFF4CE"/>
      </w:pPr>
      <w:r w:rsidRPr="6CDBB948">
        <w:rPr>
          <w:rFonts w:ascii="Segoe UI Semibold" w:eastAsia="Segoe UI Semibold" w:hAnsi="Segoe UI Semibold" w:cs="Segoe UI Semibold"/>
          <w:b/>
          <w:bCs/>
          <w:color w:val="7A5200"/>
        </w:rPr>
        <w:t xml:space="preserve">Net effect:  </w:t>
      </w:r>
      <w:r w:rsidRPr="6CDBB948">
        <w:rPr>
          <w:color w:val="1F1F1F"/>
        </w:rPr>
        <w:t>Faster onboarding (weeks → hours) · 40–50% agent reuse · HIPAA-ready by default · scale to 100K+ encounters/day.</w:t>
      </w:r>
    </w:p>
    <w:p w14:paraId="356E9C2B" w14:textId="01E192C8" w:rsidR="00D33E02" w:rsidRDefault="00CD4D4A">
      <w:pPr>
        <w:pStyle w:val="Heading1"/>
      </w:pPr>
      <w:bookmarkStart w:id="300" w:name="_Toc229058730"/>
      <w:bookmarkStart w:id="301" w:name="_Toc229378494"/>
      <w:bookmarkStart w:id="302" w:name="_Toc229401418"/>
      <w:r>
        <w:lastRenderedPageBreak/>
        <w:t>2</w:t>
      </w:r>
      <w:r w:rsidR="00FF3C2D">
        <w:t>3</w:t>
      </w:r>
      <w:r w:rsidR="00D33E02">
        <w:t>. Glossary</w:t>
      </w:r>
      <w:bookmarkEnd w:id="300"/>
      <w:bookmarkEnd w:id="301"/>
      <w:bookmarkEnd w:id="302"/>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D214F" w14:paraId="71B366A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CEB4B25" w14:textId="77777777" w:rsidR="00D33E02" w:rsidRDefault="00D33E02">
            <w:r>
              <w:rPr>
                <w:rFonts w:ascii="Segoe UI Semibold" w:eastAsia="Segoe UI Semibold" w:hAnsi="Segoe UI Semibold" w:cs="Segoe UI Semibold"/>
                <w:b/>
                <w:bCs/>
                <w:color w:val="FFFFFF"/>
                <w:sz w:val="20"/>
                <w:szCs w:val="20"/>
              </w:rPr>
              <w:t>Term</w:t>
            </w:r>
          </w:p>
        </w:tc>
        <w:tc>
          <w:tcPr>
            <w:tcW w:w="7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DA1D686" w14:textId="77777777" w:rsidR="00D33E02" w:rsidRDefault="00D33E02">
            <w:r>
              <w:rPr>
                <w:rFonts w:ascii="Segoe UI Semibold" w:eastAsia="Segoe UI Semibold" w:hAnsi="Segoe UI Semibold" w:cs="Segoe UI Semibold"/>
                <w:b/>
                <w:bCs/>
                <w:color w:val="FFFFFF"/>
                <w:sz w:val="20"/>
                <w:szCs w:val="20"/>
              </w:rPr>
              <w:t>Definition</w:t>
            </w:r>
          </w:p>
        </w:tc>
      </w:tr>
      <w:tr w:rsidR="007D214F" w14:paraId="064027B6"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6BB192" w14:textId="77777777" w:rsidR="00D33E02" w:rsidRDefault="00D33E02">
            <w:pPr>
              <w:spacing w:line="260" w:lineRule="auto"/>
            </w:pPr>
            <w:r>
              <w:rPr>
                <w:color w:val="1F1F1F"/>
                <w:sz w:val="20"/>
                <w:szCs w:val="20"/>
              </w:rPr>
              <w:t>A2A</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DD7560" w14:textId="77777777" w:rsidR="00D33E02" w:rsidRDefault="00D33E02">
            <w:pPr>
              <w:spacing w:line="260" w:lineRule="auto"/>
            </w:pPr>
            <w:r>
              <w:rPr>
                <w:color w:val="1F1F1F"/>
                <w:sz w:val="20"/>
                <w:szCs w:val="20"/>
              </w:rPr>
              <w:t>Agent-to-Agent protocol: HTTP-based, self-describing via Agent Cards, enabling capability discovery and invocation across agents.</w:t>
            </w:r>
          </w:p>
        </w:tc>
      </w:tr>
      <w:tr w:rsidR="007D214F" w14:paraId="4E53539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119A5D" w14:textId="77777777" w:rsidR="00D33E02" w:rsidRDefault="00D33E02">
            <w:pPr>
              <w:spacing w:line="260" w:lineRule="auto"/>
            </w:pPr>
            <w:r>
              <w:rPr>
                <w:color w:val="1F1F1F"/>
                <w:sz w:val="20"/>
                <w:szCs w:val="20"/>
              </w:rPr>
              <w:t>ACA</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4D6891" w14:textId="77777777" w:rsidR="00D33E02" w:rsidRDefault="00D33E02">
            <w:pPr>
              <w:spacing w:line="260" w:lineRule="auto"/>
            </w:pPr>
            <w:r>
              <w:rPr>
                <w:color w:val="1F1F1F"/>
                <w:sz w:val="20"/>
                <w:szCs w:val="20"/>
              </w:rPr>
              <w:t>Azure Container Apps — managed serverless container platform with KEDA-based auto-scaling and per-revision traffic splitting.</w:t>
            </w:r>
          </w:p>
        </w:tc>
      </w:tr>
      <w:tr w:rsidR="007D214F" w14:paraId="41BB2B0E"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41EE3" w14:textId="77777777" w:rsidR="00D33E02" w:rsidRDefault="00D33E02">
            <w:pPr>
              <w:spacing w:line="260" w:lineRule="auto"/>
            </w:pPr>
            <w:r w:rsidRPr="6CDBB948">
              <w:rPr>
                <w:color w:val="1F1F1F"/>
                <w:sz w:val="20"/>
                <w:szCs w:val="20"/>
              </w:rPr>
              <w:t>AgentCard</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2BE09D" w14:textId="77777777" w:rsidR="00D33E02" w:rsidRDefault="00D33E02">
            <w:pPr>
              <w:spacing w:line="260" w:lineRule="auto"/>
            </w:pPr>
            <w:r w:rsidRPr="6CDBB948">
              <w:rPr>
                <w:color w:val="1F1F1F"/>
                <w:sz w:val="20"/>
                <w:szCs w:val="20"/>
              </w:rPr>
              <w:t>Declarative metadata describing an agent: identity, capabilities, owner, version, data categories and Responsible AI tags.</w:t>
            </w:r>
          </w:p>
        </w:tc>
      </w:tr>
      <w:tr w:rsidR="007D214F" w14:paraId="7290566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9678FB" w14:textId="77777777" w:rsidR="00D33E02" w:rsidRDefault="00D33E02">
            <w:pPr>
              <w:spacing w:line="260" w:lineRule="auto"/>
            </w:pPr>
            <w:r>
              <w:rPr>
                <w:color w:val="1F1F1F"/>
                <w:sz w:val="20"/>
                <w:szCs w:val="20"/>
              </w:rPr>
              <w:t>APIM</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61B96F" w14:textId="77777777" w:rsidR="00D33E02" w:rsidRDefault="00D33E02">
            <w:pPr>
              <w:spacing w:line="260" w:lineRule="auto"/>
            </w:pPr>
            <w:r>
              <w:rPr>
                <w:color w:val="1F1F1F"/>
                <w:sz w:val="20"/>
                <w:szCs w:val="20"/>
              </w:rPr>
              <w:t>Azure API Management — fronts UAP registries and the LLM / MCP gateways with policies, auth, throttling and observability.</w:t>
            </w:r>
          </w:p>
        </w:tc>
      </w:tr>
      <w:tr w:rsidR="007D214F" w14:paraId="628405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ECF965" w14:textId="77777777" w:rsidR="00D33E02" w:rsidRDefault="00D33E02">
            <w:pPr>
              <w:spacing w:line="260" w:lineRule="auto"/>
            </w:pPr>
            <w:r>
              <w:rPr>
                <w:color w:val="1F1F1F"/>
                <w:sz w:val="20"/>
                <w:szCs w:val="20"/>
              </w:rPr>
              <w:t>HITL</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51C4FF" w14:textId="77777777" w:rsidR="00D33E02" w:rsidRDefault="00D33E02">
            <w:pPr>
              <w:spacing w:line="260" w:lineRule="auto"/>
            </w:pPr>
            <w:r>
              <w:rPr>
                <w:color w:val="1F1F1F"/>
                <w:sz w:val="20"/>
                <w:szCs w:val="20"/>
              </w:rPr>
              <w:t>Human-in-the-Loop gate: first-class workflow step that pauses automation for manual review with full decision provenance.</w:t>
            </w:r>
          </w:p>
        </w:tc>
      </w:tr>
      <w:tr w:rsidR="007D214F" w14:paraId="762AB3D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522662" w14:textId="77777777" w:rsidR="00D33E02" w:rsidRDefault="00D33E02">
            <w:pPr>
              <w:spacing w:line="260" w:lineRule="auto"/>
            </w:pPr>
            <w:r w:rsidRPr="6CDBB948">
              <w:rPr>
                <w:color w:val="1F1F1F"/>
                <w:sz w:val="20"/>
                <w:szCs w:val="20"/>
              </w:rPr>
              <w:t>LangGraph</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846043" w14:textId="77777777" w:rsidR="00D33E02" w:rsidRDefault="00D33E02">
            <w:pPr>
              <w:spacing w:line="260" w:lineRule="auto"/>
            </w:pPr>
            <w:r w:rsidRPr="6CDBB948">
              <w:rPr>
                <w:color w:val="1F1F1F"/>
                <w:sz w:val="20"/>
                <w:szCs w:val="20"/>
              </w:rPr>
              <w:t>Graph-based orchestration framework used as the UAP Execution Engine. StateGraph DAG with checkpointing and interrupts.</w:t>
            </w:r>
          </w:p>
        </w:tc>
      </w:tr>
      <w:tr w:rsidR="007D214F" w14:paraId="52DEFB6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065DB5" w14:textId="77777777" w:rsidR="00D33E02" w:rsidRDefault="00D33E02">
            <w:pPr>
              <w:spacing w:line="260" w:lineRule="auto"/>
            </w:pPr>
            <w:r>
              <w:rPr>
                <w:color w:val="1F1F1F"/>
                <w:sz w:val="20"/>
                <w:szCs w:val="20"/>
              </w:rPr>
              <w:t>LLM Gateway</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D41EE76" w14:textId="77777777" w:rsidR="00D33E02" w:rsidRDefault="00D33E02">
            <w:pPr>
              <w:spacing w:line="260" w:lineRule="auto"/>
            </w:pPr>
            <w:r w:rsidRPr="6CDBB948">
              <w:rPr>
                <w:color w:val="1F1F1F"/>
                <w:sz w:val="20"/>
                <w:szCs w:val="20"/>
              </w:rPr>
              <w:t>APIM-based entry point enforcing auth, rate limiting, content safety, cost governance and routing for LLM and agent traffic.</w:t>
            </w:r>
          </w:p>
        </w:tc>
      </w:tr>
      <w:tr w:rsidR="007D214F" w14:paraId="2F97118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631FAD" w14:textId="77777777" w:rsidR="00D33E02" w:rsidRDefault="00D33E02">
            <w:pPr>
              <w:spacing w:line="260" w:lineRule="auto"/>
            </w:pPr>
            <w:r>
              <w:rPr>
                <w:color w:val="1F1F1F"/>
                <w:sz w:val="20"/>
                <w:szCs w:val="20"/>
              </w:rPr>
              <w:t>MAF</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4E334C" w14:textId="77777777" w:rsidR="00D33E02" w:rsidRDefault="00D33E02">
            <w:pPr>
              <w:spacing w:line="260" w:lineRule="auto"/>
            </w:pPr>
            <w:r>
              <w:rPr>
                <w:color w:val="1F1F1F"/>
                <w:sz w:val="20"/>
                <w:szCs w:val="20"/>
              </w:rPr>
              <w:t>Microsoft Agent Framework — Microsoft's strongly typed workflow framework with native Azure observability and RBAC integration.</w:t>
            </w:r>
          </w:p>
        </w:tc>
      </w:tr>
      <w:tr w:rsidR="007D214F" w14:paraId="59A54275"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B37E5E" w14:textId="77777777" w:rsidR="00D33E02" w:rsidRDefault="00D33E02">
            <w:pPr>
              <w:spacing w:line="260" w:lineRule="auto"/>
            </w:pPr>
            <w:r>
              <w:rPr>
                <w:color w:val="1F1F1F"/>
                <w:sz w:val="20"/>
                <w:szCs w:val="20"/>
              </w:rPr>
              <w:t>MCP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BC664C" w14:textId="77777777" w:rsidR="00D33E02" w:rsidRDefault="00D33E02">
            <w:pPr>
              <w:spacing w:line="260" w:lineRule="auto"/>
            </w:pPr>
            <w:r w:rsidRPr="6CDBB948">
              <w:rPr>
                <w:color w:val="1F1F1F"/>
                <w:sz w:val="20"/>
                <w:szCs w:val="20"/>
              </w:rPr>
              <w:t>Model Context Protocol — JSON-RPC 2.0 standard for exposing tools, resources and prompts to agents.</w:t>
            </w:r>
          </w:p>
        </w:tc>
      </w:tr>
      <w:tr w:rsidR="007D214F" w14:paraId="5BC7ED8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ADE7F2" w14:textId="77777777" w:rsidR="00D33E02" w:rsidRDefault="00D33E02">
            <w:pPr>
              <w:spacing w:line="260" w:lineRule="auto"/>
            </w:pPr>
            <w:r>
              <w:rPr>
                <w:color w:val="1F1F1F"/>
                <w:sz w:val="20"/>
                <w:szCs w:val="20"/>
              </w:rPr>
              <w:t>PTU</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2843B4" w14:textId="77777777" w:rsidR="00D33E02" w:rsidRDefault="00D33E02">
            <w:pPr>
              <w:spacing w:line="260" w:lineRule="auto"/>
            </w:pPr>
            <w:r>
              <w:rPr>
                <w:color w:val="1F1F1F"/>
                <w:sz w:val="20"/>
                <w:szCs w:val="20"/>
              </w:rPr>
              <w:t>Provisioned Throughput Unit — reserved Azure OpenAI capacity with predictable latency; PAYG is the pay-as-you-go fallback.</w:t>
            </w:r>
          </w:p>
        </w:tc>
      </w:tr>
      <w:tr w:rsidR="007D214F" w14:paraId="24DB754F"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F3400" w14:textId="77777777" w:rsidR="00D33E02" w:rsidRDefault="00D33E02">
            <w:pPr>
              <w:spacing w:line="260" w:lineRule="auto"/>
            </w:pPr>
            <w:r>
              <w:rPr>
                <w:color w:val="1F1F1F"/>
                <w:sz w:val="20"/>
                <w:szCs w:val="20"/>
              </w:rPr>
              <w:t>RCM</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00B268" w14:textId="77777777" w:rsidR="00D33E02" w:rsidRDefault="00D33E02">
            <w:pPr>
              <w:spacing w:line="260" w:lineRule="auto"/>
            </w:pPr>
            <w:r>
              <w:rPr>
                <w:color w:val="1F1F1F"/>
                <w:sz w:val="20"/>
                <w:szCs w:val="20"/>
              </w:rPr>
              <w:t>Revenue Cycle Management — healthcare administrative workflows (eligibility, prior-auth, billing, claims, denials).</w:t>
            </w:r>
          </w:p>
        </w:tc>
      </w:tr>
      <w:tr w:rsidR="007D214F" w14:paraId="09C7BDA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28AD20" w14:textId="77777777" w:rsidR="00D33E02" w:rsidRDefault="00D33E02">
            <w:pPr>
              <w:spacing w:line="260" w:lineRule="auto"/>
            </w:pPr>
            <w:r>
              <w:rPr>
                <w:color w:val="1F1F1F"/>
                <w:sz w:val="20"/>
                <w:szCs w:val="20"/>
              </w:rPr>
              <w:lastRenderedPageBreak/>
              <w:t>UAIS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55B011" w14:textId="77777777" w:rsidR="00D33E02" w:rsidRDefault="00D33E02">
            <w:pPr>
              <w:spacing w:line="260" w:lineRule="auto"/>
            </w:pPr>
            <w:r>
              <w:rPr>
                <w:color w:val="1F1F1F"/>
                <w:sz w:val="20"/>
                <w:szCs w:val="20"/>
              </w:rPr>
              <w:t>Unified AI Services — middleware layer normalizing access to Foundry, OpenAI, MCP and A2A with consistent auth, retries and telemetry.</w:t>
            </w:r>
          </w:p>
        </w:tc>
      </w:tr>
      <w:tr w:rsidR="007D214F" w14:paraId="0137ED0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1750E5" w14:textId="77777777" w:rsidR="00D33E02" w:rsidRDefault="00D33E02">
            <w:pPr>
              <w:spacing w:line="260" w:lineRule="auto"/>
            </w:pPr>
            <w:r>
              <w:rPr>
                <w:color w:val="1F1F1F"/>
                <w:sz w:val="20"/>
                <w:szCs w:val="20"/>
              </w:rPr>
              <w:t>UAP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9A85E7" w14:textId="77777777" w:rsidR="00D33E02" w:rsidRDefault="00D33E02">
            <w:pPr>
              <w:spacing w:line="260" w:lineRule="auto"/>
            </w:pPr>
            <w:r>
              <w:rPr>
                <w:color w:val="1F1F1F"/>
                <w:sz w:val="20"/>
                <w:szCs w:val="20"/>
              </w:rPr>
              <w:t>Unified AI Platform — the overarching platform described in this document.</w:t>
            </w:r>
          </w:p>
        </w:tc>
      </w:tr>
      <w:tr w:rsidR="007D214F" w14:paraId="2819360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CB6CD4" w14:textId="77777777" w:rsidR="00D33E02" w:rsidRDefault="00D33E02">
            <w:pPr>
              <w:spacing w:line="260" w:lineRule="auto"/>
            </w:pPr>
            <w:r>
              <w:rPr>
                <w:color w:val="1F1F1F"/>
                <w:sz w:val="20"/>
                <w:szCs w:val="20"/>
              </w:rPr>
              <w:t>UDP</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E333B9" w14:textId="77777777" w:rsidR="00D33E02" w:rsidRDefault="00D33E02">
            <w:pPr>
              <w:spacing w:line="260" w:lineRule="auto"/>
            </w:pPr>
            <w:r>
              <w:rPr>
                <w:color w:val="1F1F1F"/>
                <w:sz w:val="20"/>
                <w:szCs w:val="20"/>
              </w:rPr>
              <w:t>Unified Data Platform — persistence and observability backbone (Cosmos / MongoDB, Redis, App Insights, Azure Monitor, ADLS Gen 2).</w:t>
            </w:r>
          </w:p>
        </w:tc>
      </w:tr>
    </w:tbl>
    <w:p w14:paraId="3A84318D" w14:textId="120EBF19" w:rsidR="00D33E02" w:rsidRDefault="00D33E02">
      <w:pPr>
        <w:pStyle w:val="Heading1"/>
      </w:pPr>
      <w:bookmarkStart w:id="303" w:name="_Toc229058731"/>
      <w:bookmarkStart w:id="304" w:name="_Toc229378495"/>
      <w:bookmarkStart w:id="305" w:name="_Toc229401419"/>
      <w:r>
        <w:lastRenderedPageBreak/>
        <w:t>2</w:t>
      </w:r>
      <w:r w:rsidR="0056311E">
        <w:t>4</w:t>
      </w:r>
      <w:r>
        <w:t>. Appendix</w:t>
      </w:r>
      <w:bookmarkEnd w:id="303"/>
      <w:bookmarkEnd w:id="304"/>
      <w:bookmarkEnd w:id="305"/>
    </w:p>
    <w:p w14:paraId="183D4BED" w14:textId="7367D791" w:rsidR="00D33E02" w:rsidRDefault="00D33E02">
      <w:pPr>
        <w:pStyle w:val="Heading2"/>
      </w:pPr>
      <w:bookmarkStart w:id="306" w:name="_Toc229058732"/>
      <w:bookmarkStart w:id="307" w:name="_Toc229378496"/>
      <w:bookmarkStart w:id="308" w:name="_Toc229401420"/>
      <w:r>
        <w:t>2</w:t>
      </w:r>
      <w:r w:rsidR="0056311E">
        <w:t>4</w:t>
      </w:r>
      <w:r>
        <w:t>.1 Sequence Diagrams (Work in Progress)</w:t>
      </w:r>
      <w:bookmarkEnd w:id="306"/>
      <w:bookmarkEnd w:id="307"/>
      <w:bookmarkEnd w:id="308"/>
    </w:p>
    <w:p w14:paraId="73DF0A89" w14:textId="77777777" w:rsidR="00D33E02" w:rsidRDefault="00D33E02">
      <w:pPr>
        <w:spacing w:before="60" w:after="60" w:line="300" w:lineRule="auto"/>
      </w:pPr>
      <w:r>
        <w:rPr>
          <w:color w:val="1F1F1F"/>
        </w:rPr>
        <w:t>Twelve sequence diagrams are authored to complement this document — six for Developer Experience flows and six for RCM Domain Orchestration flows. They will be published as a companion deck and linked from the Marketplace documentation site.</w:t>
      </w:r>
    </w:p>
    <w:p w14:paraId="0241706B" w14:textId="4A9D0DA9" w:rsidR="00D33E02" w:rsidRDefault="00D33E02">
      <w:pPr>
        <w:pStyle w:val="Heading2"/>
      </w:pPr>
      <w:bookmarkStart w:id="309" w:name="_Toc229058733"/>
      <w:bookmarkStart w:id="310" w:name="_Toc229378497"/>
      <w:bookmarkStart w:id="311" w:name="_Toc229401421"/>
      <w:r>
        <w:t>2</w:t>
      </w:r>
      <w:r w:rsidR="0056311E">
        <w:t>4</w:t>
      </w:r>
      <w:r>
        <w:t>.2 Reference Source Documents</w:t>
      </w:r>
      <w:bookmarkEnd w:id="309"/>
      <w:bookmarkEnd w:id="310"/>
      <w:bookmarkEnd w:id="311"/>
    </w:p>
    <w:p w14:paraId="4BA6DDC7" w14:textId="77777777" w:rsidR="00D33E02" w:rsidRDefault="00D33E02">
      <w:pPr>
        <w:pStyle w:val="ListParagraph"/>
        <w:numPr>
          <w:ilvl w:val="0"/>
          <w:numId w:val="2"/>
        </w:numPr>
        <w:spacing w:before="40" w:after="40" w:line="280" w:lineRule="auto"/>
      </w:pPr>
      <w:r>
        <w:rPr>
          <w:color w:val="1F1F1F"/>
        </w:rPr>
        <w:t>Draft — UAP AI Marketplace Architecture.</w:t>
      </w:r>
    </w:p>
    <w:p w14:paraId="3EC55BD2" w14:textId="77777777" w:rsidR="00D33E02" w:rsidRDefault="00D33E02">
      <w:pPr>
        <w:pStyle w:val="ListParagraph"/>
        <w:numPr>
          <w:ilvl w:val="0"/>
          <w:numId w:val="2"/>
        </w:numPr>
        <w:spacing w:before="40" w:after="40" w:line="280" w:lineRule="auto"/>
      </w:pPr>
      <w:r>
        <w:rPr>
          <w:color w:val="1F1F1F"/>
        </w:rPr>
        <w:t>Global Agentic Orchestrator Design v2 (with decisions).</w:t>
      </w:r>
    </w:p>
    <w:p w14:paraId="19F57222" w14:textId="77777777" w:rsidR="00D33E02" w:rsidRDefault="00D33E02">
      <w:pPr>
        <w:pStyle w:val="ListParagraph"/>
        <w:numPr>
          <w:ilvl w:val="0"/>
          <w:numId w:val="2"/>
        </w:numPr>
        <w:spacing w:before="40" w:after="40" w:line="280" w:lineRule="auto"/>
      </w:pPr>
      <w:r>
        <w:rPr>
          <w:color w:val="1F1F1F"/>
        </w:rPr>
        <w:t>UAP — Azure Foundry feature matrix.</w:t>
      </w:r>
    </w:p>
    <w:p w14:paraId="4713FDEB" w14:textId="77777777" w:rsidR="00D33E02" w:rsidRDefault="00D33E02">
      <w:pPr>
        <w:pStyle w:val="ListParagraph"/>
        <w:numPr>
          <w:ilvl w:val="0"/>
          <w:numId w:val="2"/>
        </w:numPr>
        <w:spacing w:before="40" w:after="40" w:line="280" w:lineRule="auto"/>
      </w:pPr>
      <w:r>
        <w:rPr>
          <w:color w:val="1F1F1F"/>
        </w:rPr>
        <w:t>UAP — LLM Gateway feature matrix.</w:t>
      </w:r>
    </w:p>
    <w:p w14:paraId="3A1C874D" w14:textId="5FC9439A" w:rsidR="00D33E02" w:rsidRDefault="00D33E02">
      <w:pPr>
        <w:pStyle w:val="Heading2"/>
      </w:pPr>
      <w:bookmarkStart w:id="312" w:name="_Toc229058734"/>
      <w:bookmarkStart w:id="313" w:name="_Toc229378498"/>
      <w:bookmarkStart w:id="314" w:name="_Toc229401422"/>
      <w:r>
        <w:t>2</w:t>
      </w:r>
      <w:r w:rsidR="0056311E">
        <w:t>4</w:t>
      </w:r>
      <w:r>
        <w:t>.3 Referenced Technologies</w:t>
      </w:r>
      <w:bookmarkEnd w:id="312"/>
      <w:bookmarkEnd w:id="313"/>
      <w:bookmarkEnd w:id="314"/>
    </w:p>
    <w:p w14:paraId="22B1893A" w14:textId="21928F36" w:rsidR="004C1479" w:rsidRDefault="00D33E02">
      <w:pPr>
        <w:spacing w:before="60" w:after="60" w:line="300" w:lineRule="auto"/>
        <w:rPr>
          <w:color w:val="1F1F1F"/>
        </w:rPr>
      </w:pPr>
      <w:r w:rsidRPr="6CDBB948">
        <w:rPr>
          <w:color w:val="1F1F1F"/>
        </w:rPr>
        <w:t>Microsoft Agent Framework, LangGraph, Azure Container Apps, Azure Functions, Azure API Management, Azure AI Foundry, Azure OpenAI, Azure AI Search, Azure AI Content Safety, MongoDB (Atlas / Cosmos Mongo API), Azure Cache for Redis, ADLS Gen 2, Azure Event Hubs / Event Grid / Service Bus, Entra ID, Managed Identity, Key Vault, Application Insights, Azure Monitor, Log Analytics, Arize Phoenix, OpenTelemetry, MCP (Model Context Protocol), A2A (Agent-to-Agent) protocol, Next.js 15, React Flow, Azure Front Door, Bicep.</w:t>
      </w:r>
    </w:p>
    <w:p w14:paraId="6DF19821" w14:textId="6C67F731" w:rsidR="00CB5BE9" w:rsidRDefault="00CB5BE9" w:rsidP="00CB5BE9">
      <w:pPr>
        <w:pStyle w:val="Heading2"/>
      </w:pPr>
      <w:bookmarkStart w:id="315" w:name="_Toc229378499"/>
      <w:bookmarkStart w:id="316" w:name="_Toc229401423"/>
      <w:r>
        <w:t xml:space="preserve">24.4 180 </w:t>
      </w:r>
      <w:r w:rsidR="00C31415">
        <w:t>D</w:t>
      </w:r>
      <w:r>
        <w:t>ay Roadmap</w:t>
      </w:r>
      <w:bookmarkEnd w:id="315"/>
      <w:bookmarkEnd w:id="316"/>
    </w:p>
    <w:p w14:paraId="6753E224" w14:textId="0B6A24C8" w:rsidR="00C31415" w:rsidRDefault="00C31415" w:rsidP="00C31415">
      <w:pPr>
        <w:pStyle w:val="Heading2"/>
        <w:ind w:left="432"/>
      </w:pPr>
      <w:bookmarkStart w:id="317" w:name="_Toc229378500"/>
      <w:bookmarkStart w:id="318" w:name="_Toc229401424"/>
      <w:r>
        <w:t>24.4.1 Group 1 — Core Platform</w:t>
      </w:r>
      <w:bookmarkEnd w:id="317"/>
      <w:bookmarkEnd w:id="318"/>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1415" w14:paraId="51715EB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8175CD1" w14:textId="77777777" w:rsidR="00C31415" w:rsidRDefault="00C31415">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3507A51" w14:textId="77777777" w:rsidR="00C31415" w:rsidRDefault="00C31415">
            <w:r>
              <w:rPr>
                <w:rFonts w:ascii="Segoe UI Semibold" w:eastAsia="Segoe UI Semibold" w:hAnsi="Segoe UI Semibold" w:cs="Segoe UI Semibold"/>
                <w:b/>
                <w:bCs/>
                <w:color w:val="FFFFFF"/>
                <w:sz w:val="20"/>
                <w:szCs w:val="20"/>
              </w:rPr>
              <w:t>Capability</w:t>
            </w:r>
          </w:p>
        </w:tc>
      </w:tr>
      <w:tr w:rsidR="00C31415" w14:paraId="1FC571B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4ADABD"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B632BE" w14:textId="77777777" w:rsidR="00C31415" w:rsidRDefault="00C31415">
            <w:pPr>
              <w:spacing w:line="260" w:lineRule="auto"/>
            </w:pPr>
            <w:r>
              <w:rPr>
                <w:color w:val="1F1F1F"/>
                <w:sz w:val="20"/>
                <w:szCs w:val="20"/>
              </w:rPr>
              <w:t>Web Portal / CLI Discovery (React Flow drag-drop)</w:t>
            </w:r>
          </w:p>
        </w:tc>
      </w:tr>
      <w:tr w:rsidR="00C31415" w14:paraId="1951A5B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A7AF39"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FA1DAF" w14:textId="77777777" w:rsidR="00C31415" w:rsidRDefault="00C31415">
            <w:pPr>
              <w:spacing w:line="260" w:lineRule="auto"/>
            </w:pPr>
            <w:r>
              <w:rPr>
                <w:color w:val="1F1F1F"/>
                <w:sz w:val="20"/>
                <w:szCs w:val="20"/>
              </w:rPr>
              <w:t>Admin Dashboard (governance, health, approvals)</w:t>
            </w:r>
          </w:p>
        </w:tc>
      </w:tr>
      <w:tr w:rsidR="00C31415" w14:paraId="134CF2E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4ED024"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93E88B" w14:textId="77777777" w:rsidR="00C31415" w:rsidRDefault="00C31415">
            <w:pPr>
              <w:spacing w:line="260" w:lineRule="auto"/>
            </w:pPr>
            <w:r>
              <w:rPr>
                <w:color w:val="1F1F1F"/>
                <w:sz w:val="20"/>
                <w:szCs w:val="20"/>
              </w:rPr>
              <w:t>AI Asset Catalog (CRUD, versioning, search)</w:t>
            </w:r>
          </w:p>
        </w:tc>
      </w:tr>
      <w:tr w:rsidR="00C31415" w14:paraId="504CD1F4"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0ED8DE" w14:textId="77777777" w:rsidR="00C31415" w:rsidRDefault="00C31415">
            <w:pPr>
              <w:spacing w:line="260" w:lineRule="auto"/>
            </w:pPr>
            <w:r>
              <w:rPr>
                <w:color w:val="1F1F1F"/>
                <w:sz w:val="20"/>
                <w:szCs w:val="20"/>
              </w:rPr>
              <w:lastRenderedPageBreak/>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A26D6C" w14:textId="77777777" w:rsidR="00C31415" w:rsidRDefault="00C31415">
            <w:pPr>
              <w:spacing w:line="260" w:lineRule="auto"/>
            </w:pPr>
            <w:r>
              <w:rPr>
                <w:color w:val="1F1F1F"/>
                <w:sz w:val="20"/>
                <w:szCs w:val="20"/>
              </w:rPr>
              <w:t>MCP Server &amp; Tool Registry</w:t>
            </w:r>
          </w:p>
        </w:tc>
      </w:tr>
      <w:tr w:rsidR="00C31415" w14:paraId="57FD4352"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1F5216"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9CE4AC" w14:textId="77777777" w:rsidR="00C31415" w:rsidRDefault="00C31415">
            <w:pPr>
              <w:spacing w:line="260" w:lineRule="auto"/>
            </w:pPr>
            <w:r>
              <w:rPr>
                <w:color w:val="1F1F1F"/>
                <w:sz w:val="20"/>
                <w:szCs w:val="20"/>
              </w:rPr>
              <w:t>Workflow Templates (reusable patterns)</w:t>
            </w:r>
          </w:p>
        </w:tc>
      </w:tr>
      <w:tr w:rsidR="00C31415" w14:paraId="6BE7ECE8"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0C7A68"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C0BB8D" w14:textId="77777777" w:rsidR="00C31415" w:rsidRDefault="00C31415">
            <w:pPr>
              <w:spacing w:line="260" w:lineRule="auto"/>
            </w:pPr>
            <w:r>
              <w:rPr>
                <w:color w:val="1F1F1F"/>
                <w:sz w:val="20"/>
                <w:szCs w:val="20"/>
              </w:rPr>
              <w:t>Execution Engine (graph dispatch, retries, fan-out)</w:t>
            </w:r>
          </w:p>
        </w:tc>
      </w:tr>
      <w:tr w:rsidR="00C31415" w14:paraId="4915359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787492"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1CDB49" w14:textId="77777777" w:rsidR="00C31415" w:rsidRDefault="00C31415">
            <w:pPr>
              <w:spacing w:line="260" w:lineRule="auto"/>
            </w:pPr>
            <w:r>
              <w:rPr>
                <w:color w:val="1F1F1F"/>
                <w:sz w:val="20"/>
                <w:szCs w:val="20"/>
              </w:rPr>
              <w:t>Audit Log (immutable, TTL, Mongo DB)</w:t>
            </w:r>
          </w:p>
        </w:tc>
      </w:tr>
      <w:tr w:rsidR="00C31415" w14:paraId="430A69A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B6CDC8"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015442" w14:textId="77777777" w:rsidR="00C31415" w:rsidRDefault="00C31415">
            <w:pPr>
              <w:spacing w:line="260" w:lineRule="auto"/>
            </w:pPr>
            <w:r w:rsidRPr="6CDBB948">
              <w:rPr>
                <w:color w:val="1F1F1F"/>
                <w:sz w:val="20"/>
                <w:szCs w:val="20"/>
              </w:rPr>
              <w:t>Metrics &amp; OTLP (OpenTelemetry → App Insights)</w:t>
            </w:r>
          </w:p>
        </w:tc>
      </w:tr>
    </w:tbl>
    <w:p w14:paraId="0184FBE0" w14:textId="0482CF15" w:rsidR="00C31415" w:rsidRDefault="00C31415" w:rsidP="00C31415">
      <w:pPr>
        <w:pStyle w:val="Heading2"/>
        <w:ind w:left="432"/>
      </w:pPr>
      <w:bookmarkStart w:id="319" w:name="_Toc229378501"/>
      <w:bookmarkStart w:id="320" w:name="_Toc229401425"/>
      <w:r>
        <w:t>24.4.2 Group 2 — Governance and Publisher</w:t>
      </w:r>
      <w:bookmarkEnd w:id="319"/>
      <w:bookmarkEnd w:id="320"/>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1415" w14:paraId="005B0D4E"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5BF74AC" w14:textId="77777777" w:rsidR="00C31415" w:rsidRDefault="00C31415">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CEBE271" w14:textId="77777777" w:rsidR="00C31415" w:rsidRDefault="00C31415">
            <w:r>
              <w:rPr>
                <w:rFonts w:ascii="Segoe UI Semibold" w:eastAsia="Segoe UI Semibold" w:hAnsi="Segoe UI Semibold" w:cs="Segoe UI Semibold"/>
                <w:b/>
                <w:bCs/>
                <w:color w:val="FFFFFF"/>
                <w:sz w:val="20"/>
                <w:szCs w:val="20"/>
              </w:rPr>
              <w:t>Capability</w:t>
            </w:r>
          </w:p>
        </w:tc>
      </w:tr>
      <w:tr w:rsidR="00C31415" w14:paraId="4421951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1A0D60"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8003E1" w14:textId="77777777" w:rsidR="00C31415" w:rsidRDefault="00C31415">
            <w:pPr>
              <w:spacing w:line="260" w:lineRule="auto"/>
            </w:pPr>
            <w:r>
              <w:rPr>
                <w:color w:val="1F1F1F"/>
                <w:sz w:val="20"/>
                <w:szCs w:val="20"/>
              </w:rPr>
              <w:t>Publisher Portal (submission lifecycle)</w:t>
            </w:r>
          </w:p>
        </w:tc>
      </w:tr>
      <w:tr w:rsidR="00C31415" w14:paraId="7F03B1C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61A910"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9FA181" w14:textId="77777777" w:rsidR="00C31415" w:rsidRDefault="00C31415">
            <w:pPr>
              <w:spacing w:line="260" w:lineRule="auto"/>
            </w:pPr>
            <w:r>
              <w:rPr>
                <w:color w:val="1F1F1F"/>
                <w:sz w:val="20"/>
                <w:szCs w:val="20"/>
              </w:rPr>
              <w:t>Playground (interactive agent / tool testing)</w:t>
            </w:r>
          </w:p>
        </w:tc>
      </w:tr>
      <w:tr w:rsidR="00C31415" w:rsidRPr="0051046D" w14:paraId="2FE8766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C7BF96"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0DC26C" w14:textId="77777777" w:rsidR="00C31415" w:rsidRPr="00E840B8" w:rsidRDefault="00C31415">
            <w:pPr>
              <w:spacing w:line="260" w:lineRule="auto"/>
              <w:rPr>
                <w:lang w:val="fr-FR"/>
              </w:rPr>
            </w:pPr>
            <w:r w:rsidRPr="00E840B8">
              <w:rPr>
                <w:color w:val="1F1F1F"/>
                <w:sz w:val="20"/>
                <w:szCs w:val="20"/>
                <w:lang w:val="fr-FR"/>
              </w:rPr>
              <w:t>DevUI (MAF agent debugging surface)</w:t>
            </w:r>
          </w:p>
        </w:tc>
      </w:tr>
      <w:tr w:rsidR="00C31415" w14:paraId="2B66B0B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13776F"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D99644" w14:textId="77777777" w:rsidR="00C31415" w:rsidRDefault="00C31415">
            <w:pPr>
              <w:spacing w:line="260" w:lineRule="auto"/>
            </w:pPr>
            <w:r>
              <w:rPr>
                <w:color w:val="1F1F1F"/>
                <w:sz w:val="20"/>
                <w:szCs w:val="20"/>
              </w:rPr>
              <w:t>Agent Skills Registry</w:t>
            </w:r>
          </w:p>
        </w:tc>
      </w:tr>
      <w:tr w:rsidR="00C31415" w14:paraId="2E79D4E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95C8ED"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49F648" w14:textId="77777777" w:rsidR="00C31415" w:rsidRDefault="00C31415">
            <w:pPr>
              <w:spacing w:line="260" w:lineRule="auto"/>
            </w:pPr>
            <w:r>
              <w:rPr>
                <w:color w:val="1F1F1F"/>
                <w:sz w:val="20"/>
                <w:szCs w:val="20"/>
              </w:rPr>
              <w:t>Publisher &amp; Submission API</w:t>
            </w:r>
          </w:p>
        </w:tc>
      </w:tr>
      <w:tr w:rsidR="00C31415" w14:paraId="67D6E383"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E8F32A"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C55EEA" w14:textId="77777777" w:rsidR="00C31415" w:rsidRDefault="00C31415">
            <w:pPr>
              <w:spacing w:line="260" w:lineRule="auto"/>
            </w:pPr>
            <w:r>
              <w:rPr>
                <w:color w:val="1F1F1F"/>
                <w:sz w:val="20"/>
                <w:szCs w:val="20"/>
              </w:rPr>
              <w:t>Security Scanner (static + runtime validation)</w:t>
            </w:r>
          </w:p>
        </w:tc>
      </w:tr>
      <w:tr w:rsidR="00C31415" w14:paraId="260B8D2B"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E314BF"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9FBC67" w14:textId="77777777" w:rsidR="00C31415" w:rsidRDefault="00C31415">
            <w:pPr>
              <w:spacing w:line="260" w:lineRule="auto"/>
            </w:pPr>
            <w:r>
              <w:rPr>
                <w:color w:val="1F1F1F"/>
                <w:sz w:val="20"/>
                <w:szCs w:val="20"/>
              </w:rPr>
              <w:t>Human-in-the-Loop Approval Gate</w:t>
            </w:r>
          </w:p>
        </w:tc>
      </w:tr>
      <w:tr w:rsidR="00C31415" w14:paraId="5A36DFF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33649E"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A7CB80" w14:textId="77777777" w:rsidR="00C31415" w:rsidRDefault="00C31415">
            <w:pPr>
              <w:spacing w:line="260" w:lineRule="auto"/>
            </w:pPr>
            <w:r>
              <w:rPr>
                <w:color w:val="1F1F1F"/>
                <w:sz w:val="20"/>
                <w:szCs w:val="20"/>
              </w:rPr>
              <w:t>IAM &amp; RBAC Access Control (Entra ID)</w:t>
            </w:r>
          </w:p>
        </w:tc>
      </w:tr>
      <w:tr w:rsidR="00C31415" w14:paraId="02C32B0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3BDBBC"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696136" w14:textId="77777777" w:rsidR="00C31415" w:rsidRDefault="00C31415">
            <w:pPr>
              <w:spacing w:line="260" w:lineRule="auto"/>
            </w:pPr>
            <w:r>
              <w:rPr>
                <w:color w:val="1F1F1F"/>
                <w:sz w:val="20"/>
                <w:szCs w:val="20"/>
              </w:rPr>
              <w:t>Compensation Logic / Saga (rollback coordination)</w:t>
            </w:r>
          </w:p>
        </w:tc>
      </w:tr>
      <w:tr w:rsidR="00C31415" w14:paraId="0F013990"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55D621" w14:textId="77777777" w:rsidR="00C31415" w:rsidRDefault="00C31415">
            <w:pPr>
              <w:spacing w:line="260" w:lineRule="auto"/>
            </w:pPr>
            <w:r>
              <w:rPr>
                <w:color w:val="1F1F1F"/>
                <w:sz w:val="20"/>
                <w:szCs w:val="20"/>
              </w:rPr>
              <w:lastRenderedPageBreak/>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0460C5" w14:textId="77777777" w:rsidR="00C31415" w:rsidRDefault="00C31415">
            <w:pPr>
              <w:spacing w:line="260" w:lineRule="auto"/>
            </w:pPr>
            <w:r>
              <w:rPr>
                <w:color w:val="1F1F1F"/>
                <w:sz w:val="20"/>
                <w:szCs w:val="20"/>
              </w:rPr>
              <w:t>Projects &amp; Workspace (team-owned work areas)</w:t>
            </w:r>
          </w:p>
        </w:tc>
      </w:tr>
      <w:tr w:rsidR="00C31415" w14:paraId="3C3448D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0A148A"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C2DA0F" w14:textId="77777777" w:rsidR="00C31415" w:rsidRDefault="00C31415">
            <w:pPr>
              <w:spacing w:line="260" w:lineRule="auto"/>
            </w:pPr>
            <w:r>
              <w:rPr>
                <w:color w:val="1F1F1F"/>
                <w:sz w:val="20"/>
                <w:szCs w:val="20"/>
              </w:rPr>
              <w:t>Ratings &amp; Reviews (community feedback)</w:t>
            </w:r>
          </w:p>
        </w:tc>
      </w:tr>
      <w:tr w:rsidR="00C31415" w14:paraId="772C2D5A"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DA4BD3"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9BA596" w14:textId="77777777" w:rsidR="00C31415" w:rsidRDefault="00C31415">
            <w:pPr>
              <w:spacing w:line="260" w:lineRule="auto"/>
            </w:pPr>
            <w:r>
              <w:rPr>
                <w:color w:val="1F1F1F"/>
                <w:sz w:val="20"/>
                <w:szCs w:val="20"/>
              </w:rPr>
              <w:t>Execution History (run outcomes, traces)</w:t>
            </w:r>
          </w:p>
        </w:tc>
      </w:tr>
    </w:tbl>
    <w:p w14:paraId="74D4C8EF" w14:textId="77777777" w:rsidR="00C31415" w:rsidRDefault="00C31415" w:rsidP="00C31415">
      <w:pPr>
        <w:shd w:val="clear" w:color="auto" w:fill="FFF4CE"/>
      </w:pPr>
      <w:r w:rsidRPr="6CDBB948">
        <w:rPr>
          <w:rFonts w:ascii="Segoe UI Semibold" w:eastAsia="Segoe UI Semibold" w:hAnsi="Segoe UI Semibold" w:cs="Segoe UI Semibold"/>
          <w:b/>
          <w:bCs/>
          <w:color w:val="7A5200"/>
        </w:rPr>
        <w:t xml:space="preserve">Out of scope:  </w:t>
      </w:r>
      <w:r w:rsidRPr="6CDBB948">
        <w:rPr>
          <w:color w:val="1F1F1F"/>
        </w:rPr>
        <w:t>The existing Web Dashboard is already shipping. Layer 5 Azure services are provisioned independently via Bicep IaC and tracked outside the application backlog.</w:t>
      </w:r>
    </w:p>
    <w:p w14:paraId="2FC9DDDA" w14:textId="77777777" w:rsidR="00C31415" w:rsidRDefault="00C31415" w:rsidP="00CB5BE9">
      <w:pPr>
        <w:spacing w:before="60" w:after="60" w:line="300" w:lineRule="auto"/>
      </w:pPr>
    </w:p>
    <w:p w14:paraId="4359FAA6" w14:textId="77777777" w:rsidR="00D33E02" w:rsidRDefault="00D33E02">
      <w:pPr>
        <w:spacing w:before="60" w:after="60" w:line="300" w:lineRule="auto"/>
      </w:pPr>
    </w:p>
    <w:sectPr w:rsidR="00D33E0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ntony Stephen" w:date="2026-05-06T15:52:00Z" w:initials="AS">
    <w:p w14:paraId="18203060" w14:textId="401C46BD" w:rsidR="00BC4250" w:rsidRDefault="00BC4250" w:rsidP="00BC4250">
      <w:pPr>
        <w:pStyle w:val="CommentText"/>
      </w:pPr>
      <w:r>
        <w:rPr>
          <w:rStyle w:val="CommentReference"/>
        </w:rPr>
        <w:annotationRef/>
      </w:r>
      <w:r>
        <w:fldChar w:fldCharType="begin"/>
      </w:r>
      <w:r>
        <w:instrText>HYPERLINK "mailto:monicaseidel@microsoft.com"</w:instrText>
      </w:r>
      <w:bookmarkStart w:id="16" w:name="_@_122B574137C24403915051C5E9D30263Z"/>
      <w:r>
        <w:fldChar w:fldCharType="separate"/>
      </w:r>
      <w:bookmarkEnd w:id="16"/>
      <w:r w:rsidRPr="00BC4250">
        <w:rPr>
          <w:rStyle w:val="Mention"/>
          <w:noProof/>
        </w:rPr>
        <w:t>@Monica Seidel</w:t>
      </w:r>
      <w:r>
        <w:fldChar w:fldCharType="end"/>
      </w:r>
      <w:r>
        <w:t xml:space="preserve">  - Pls update this section</w:t>
      </w:r>
    </w:p>
  </w:comment>
  <w:comment w:id="20" w:author="Antony Stephen" w:date="2026-05-06T15:52:00Z" w:initials="AS">
    <w:p w14:paraId="538B876A" w14:textId="21A38551" w:rsidR="00CB26CE" w:rsidRDefault="00CB26CE" w:rsidP="00CB26CE">
      <w:pPr>
        <w:pStyle w:val="CommentText"/>
      </w:pPr>
      <w:r>
        <w:rPr>
          <w:rStyle w:val="CommentReference"/>
        </w:rPr>
        <w:annotationRef/>
      </w:r>
      <w:r>
        <w:fldChar w:fldCharType="begin"/>
      </w:r>
      <w:r>
        <w:instrText>HYPERLINK "mailto:monicaseidel@microsoft.com"</w:instrText>
      </w:r>
      <w:bookmarkStart w:id="21" w:name="_@_C7C1814183E54828B48FB4E2026F70B0Z"/>
      <w:r>
        <w:fldChar w:fldCharType="separate"/>
      </w:r>
      <w:bookmarkEnd w:id="21"/>
      <w:r w:rsidRPr="00CB26CE">
        <w:rPr>
          <w:rStyle w:val="Mention"/>
          <w:noProof/>
        </w:rPr>
        <w:t>@Monica Seidel</w:t>
      </w:r>
      <w:r>
        <w:fldChar w:fldCharType="end"/>
      </w:r>
      <w:r>
        <w:t xml:space="preserve">  - Pls update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03060" w15:done="1"/>
  <w15:commentEx w15:paraId="538B87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5FDE90" w16cex:dateUtc="2026-05-06T20:52:00Z"/>
  <w16cex:commentExtensible w16cex:durableId="1B7CDC3A" w16cex:dateUtc="2026-05-06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03060" w16cid:durableId="6C5FDE90"/>
  <w16cid:commentId w16cid:paraId="538B876A" w16cid:durableId="1B7CDC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A706" w14:textId="77777777" w:rsidR="00CC32A5" w:rsidRDefault="00CC32A5">
      <w:r>
        <w:separator/>
      </w:r>
    </w:p>
  </w:endnote>
  <w:endnote w:type="continuationSeparator" w:id="0">
    <w:p w14:paraId="40ED7AB9" w14:textId="77777777" w:rsidR="00CC32A5" w:rsidRDefault="00CC3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A00002AF" w:usb1="4000205B"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Semibold">
    <w:altName w:val="Arial"/>
    <w:charset w:val="00"/>
    <w:family w:val="swiss"/>
    <w:pitch w:val="variable"/>
    <w:sig w:usb0="A00002AF" w:usb1="4000205B" w:usb2="00000000" w:usb3="00000000" w:csb0="0000009F" w:csb1="00000000"/>
  </w:font>
  <w:font w:name="Segoe Black">
    <w:altName w:val="Arial"/>
    <w:charset w:val="00"/>
    <w:family w:val="swiss"/>
    <w:pitch w:val="variable"/>
    <w:sig w:usb0="A00002AF" w:usb1="4000205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2BDB" w14:textId="77777777" w:rsidR="00EB3B48" w:rsidRDefault="00EB3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2361" w14:textId="3B9DE820" w:rsidR="00D33E02" w:rsidRDefault="00D33E02">
    <w:pPr>
      <w:jc w:val="center"/>
    </w:pPr>
    <w:r w:rsidRPr="6CDBB948">
      <w:rPr>
        <w:color w:val="595959"/>
        <w:sz w:val="18"/>
        <w:szCs w:val="18"/>
      </w:rPr>
      <w:t xml:space="preserve">© Microsoft  |  </w:t>
    </w:r>
    <w:r w:rsidR="00E1397A">
      <w:rPr>
        <w:color w:val="595959"/>
        <w:sz w:val="18"/>
        <w:szCs w:val="18"/>
      </w:rPr>
      <w:t xml:space="preserve">UAP </w:t>
    </w:r>
    <w:r w:rsidR="00777ED3">
      <w:rPr>
        <w:color w:val="595959"/>
        <w:sz w:val="18"/>
        <w:szCs w:val="18"/>
      </w:rPr>
      <w:t>AI Marketplace</w:t>
    </w:r>
    <w:r w:rsidRPr="6CDBB948">
      <w:rPr>
        <w:color w:val="595959"/>
        <w:sz w:val="18"/>
        <w:szCs w:val="18"/>
      </w:rPr>
      <w:t xml:space="preserve"> — Architecture  |  Page </w:t>
    </w:r>
    <w:r w:rsidRPr="6CDBB948">
      <w:rPr>
        <w:color w:val="595959"/>
        <w:sz w:val="18"/>
        <w:szCs w:val="18"/>
      </w:rPr>
      <w:fldChar w:fldCharType="begin"/>
    </w:r>
    <w:r w:rsidRPr="6CDBB948">
      <w:rPr>
        <w:color w:val="595959"/>
        <w:sz w:val="18"/>
        <w:szCs w:val="18"/>
      </w:rPr>
      <w:instrText>PAGE</w:instrText>
    </w:r>
    <w:r w:rsidRPr="6CDBB948">
      <w:rPr>
        <w:color w:val="595959"/>
        <w:sz w:val="18"/>
        <w:szCs w:val="18"/>
      </w:rPr>
      <w:fldChar w:fldCharType="separate"/>
    </w:r>
    <w:r>
      <w:rPr>
        <w:noProof/>
        <w:color w:val="595959"/>
        <w:sz w:val="18"/>
        <w:szCs w:val="18"/>
      </w:rPr>
      <w:t>1</w:t>
    </w:r>
    <w:r w:rsidRPr="6CDBB948">
      <w:rPr>
        <w:color w:val="595959"/>
        <w:sz w:val="18"/>
        <w:szCs w:val="18"/>
      </w:rPr>
      <w:fldChar w:fldCharType="end"/>
    </w:r>
    <w:r w:rsidRPr="6CDBB948">
      <w:rPr>
        <w:color w:val="595959"/>
        <w:sz w:val="18"/>
        <w:szCs w:val="18"/>
      </w:rPr>
      <w:t xml:space="preserve"> of </w:t>
    </w:r>
    <w:r w:rsidRPr="6CDBB948">
      <w:rPr>
        <w:color w:val="595959"/>
        <w:sz w:val="18"/>
        <w:szCs w:val="18"/>
      </w:rPr>
      <w:fldChar w:fldCharType="begin"/>
    </w:r>
    <w:r w:rsidRPr="6CDBB948">
      <w:rPr>
        <w:color w:val="595959"/>
        <w:sz w:val="18"/>
        <w:szCs w:val="18"/>
      </w:rPr>
      <w:instrText>NUMPAGES</w:instrText>
    </w:r>
    <w:r w:rsidRPr="6CDBB948">
      <w:rPr>
        <w:color w:val="595959"/>
        <w:sz w:val="18"/>
        <w:szCs w:val="18"/>
      </w:rPr>
      <w:fldChar w:fldCharType="separate"/>
    </w:r>
    <w:r>
      <w:rPr>
        <w:noProof/>
        <w:color w:val="595959"/>
        <w:sz w:val="18"/>
        <w:szCs w:val="18"/>
      </w:rPr>
      <w:t>2</w:t>
    </w:r>
    <w:r w:rsidRPr="6CDBB948">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FC2A" w14:textId="77777777" w:rsidR="00EB3B48" w:rsidRDefault="00EB3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25B3" w14:textId="77777777" w:rsidR="00CC32A5" w:rsidRDefault="00CC32A5">
      <w:r>
        <w:separator/>
      </w:r>
    </w:p>
  </w:footnote>
  <w:footnote w:type="continuationSeparator" w:id="0">
    <w:p w14:paraId="5CD3DB70" w14:textId="77777777" w:rsidR="00CC32A5" w:rsidRDefault="00CC3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6160" w14:textId="77777777" w:rsidR="00EB3B48" w:rsidRDefault="00EB3B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007A" w14:textId="77777777" w:rsidR="00D33E02" w:rsidRDefault="00D33E02">
    <w:pPr>
      <w:jc w:val="right"/>
    </w:pPr>
    <w:r w:rsidRPr="6CDBB948">
      <w:rPr>
        <w:color w:val="595959"/>
        <w:sz w:val="18"/>
        <w:szCs w:val="18"/>
      </w:rPr>
      <w:t>Unified AI Platform — Architecture  |  Microsoft Internal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BD73" w14:textId="77777777" w:rsidR="00EB3B48" w:rsidRDefault="00EB3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A828F36"/>
    <w:lvl w:ilvl="0">
      <w:start w:val="1"/>
      <w:numFmt w:val="lowerLetter"/>
      <w:pStyle w:val="ListNumber4"/>
      <w:lvlText w:val="%1."/>
      <w:lvlJc w:val="left"/>
      <w:pPr>
        <w:ind w:left="1800" w:hanging="360"/>
      </w:pPr>
      <w:rPr>
        <w:rFonts w:hint="default"/>
        <w:color w:val="008AC8"/>
      </w:rPr>
    </w:lvl>
  </w:abstractNum>
  <w:abstractNum w:abstractNumId="1" w15:restartNumberingAfterBreak="0">
    <w:nsid w:val="FFFFFF7E"/>
    <w:multiLevelType w:val="singleLevel"/>
    <w:tmpl w:val="BA82A1C2"/>
    <w:lvl w:ilvl="0">
      <w:start w:val="1"/>
      <w:numFmt w:val="lowerRoman"/>
      <w:pStyle w:val="ListNumber3"/>
      <w:lvlText w:val="%1."/>
      <w:lvlJc w:val="right"/>
      <w:pPr>
        <w:ind w:left="1440" w:hanging="360"/>
      </w:pPr>
      <w:rPr>
        <w:rFonts w:hint="default"/>
        <w:color w:val="008AC8"/>
      </w:rPr>
    </w:lvl>
  </w:abstractNum>
  <w:abstractNum w:abstractNumId="2" w15:restartNumberingAfterBreak="0">
    <w:nsid w:val="FFFFFF7F"/>
    <w:multiLevelType w:val="singleLevel"/>
    <w:tmpl w:val="D0F00B62"/>
    <w:lvl w:ilvl="0">
      <w:start w:val="1"/>
      <w:numFmt w:val="upperLetter"/>
      <w:pStyle w:val="ListNumber2"/>
      <w:lvlText w:val="%1."/>
      <w:lvlJc w:val="left"/>
      <w:pPr>
        <w:ind w:left="1080" w:hanging="360"/>
      </w:pPr>
      <w:rPr>
        <w:rFonts w:ascii="Segoe UI" w:hAnsi="Segoe UI" w:hint="default"/>
        <w:b w:val="0"/>
        <w:i w:val="0"/>
        <w:color w:val="008AC8"/>
      </w:rPr>
    </w:lvl>
  </w:abstractNum>
  <w:abstractNum w:abstractNumId="3" w15:restartNumberingAfterBreak="0">
    <w:nsid w:val="FFFFFF80"/>
    <w:multiLevelType w:val="singleLevel"/>
    <w:tmpl w:val="BD18C040"/>
    <w:lvl w:ilvl="0">
      <w:start w:val="1"/>
      <w:numFmt w:val="bullet"/>
      <w:pStyle w:val="ListBullet5"/>
      <w:lvlText w:val="•"/>
      <w:lvlJc w:val="left"/>
      <w:pPr>
        <w:ind w:left="2160" w:hanging="360"/>
      </w:pPr>
      <w:rPr>
        <w:rFonts w:ascii="Segoe UI" w:hAnsi="Segoe UI" w:hint="default"/>
        <w:color w:val="008AC8"/>
      </w:rPr>
    </w:lvl>
  </w:abstractNum>
  <w:abstractNum w:abstractNumId="4" w15:restartNumberingAfterBreak="0">
    <w:nsid w:val="FFFFFF81"/>
    <w:multiLevelType w:val="singleLevel"/>
    <w:tmpl w:val="DD0241DA"/>
    <w:lvl w:ilvl="0">
      <w:start w:val="1"/>
      <w:numFmt w:val="bullet"/>
      <w:pStyle w:val="ListBullet4"/>
      <w:lvlText w:val="o"/>
      <w:lvlJc w:val="left"/>
      <w:pPr>
        <w:ind w:left="1800" w:hanging="360"/>
      </w:pPr>
      <w:rPr>
        <w:rFonts w:ascii="Courier New" w:hAnsi="Courier New" w:hint="default"/>
        <w:color w:val="008AC8"/>
      </w:rPr>
    </w:lvl>
  </w:abstractNum>
  <w:abstractNum w:abstractNumId="5" w15:restartNumberingAfterBreak="0">
    <w:nsid w:val="FFFFFF82"/>
    <w:multiLevelType w:val="singleLevel"/>
    <w:tmpl w:val="D38AF324"/>
    <w:lvl w:ilvl="0">
      <w:start w:val="1"/>
      <w:numFmt w:val="bullet"/>
      <w:pStyle w:val="ListBullet3"/>
      <w:lvlText w:val="•"/>
      <w:lvlJc w:val="left"/>
      <w:pPr>
        <w:ind w:left="1440" w:hanging="360"/>
      </w:pPr>
      <w:rPr>
        <w:rFonts w:ascii="Segoe UI" w:hAnsi="Segoe UI" w:hint="default"/>
        <w:color w:val="008AC8"/>
      </w:rPr>
    </w:lvl>
  </w:abstractNum>
  <w:abstractNum w:abstractNumId="6" w15:restartNumberingAfterBreak="0">
    <w:nsid w:val="FFFFFF83"/>
    <w:multiLevelType w:val="singleLevel"/>
    <w:tmpl w:val="867A59A0"/>
    <w:lvl w:ilvl="0">
      <w:start w:val="1"/>
      <w:numFmt w:val="bullet"/>
      <w:pStyle w:val="ListBullet2"/>
      <w:lvlText w:val="o"/>
      <w:lvlJc w:val="left"/>
      <w:pPr>
        <w:ind w:left="792" w:hanging="360"/>
      </w:pPr>
      <w:rPr>
        <w:rFonts w:ascii="Courier New" w:hAnsi="Courier New" w:hint="default"/>
        <w:color w:val="008AC8"/>
      </w:rPr>
    </w:lvl>
  </w:abstractNum>
  <w:abstractNum w:abstractNumId="7" w15:restartNumberingAfterBreak="0">
    <w:nsid w:val="FFFFFF88"/>
    <w:multiLevelType w:val="singleLevel"/>
    <w:tmpl w:val="D8F858DE"/>
    <w:lvl w:ilvl="0">
      <w:start w:val="1"/>
      <w:numFmt w:val="decimal"/>
      <w:pStyle w:val="ListNumber"/>
      <w:lvlText w:val="%1."/>
      <w:lvlJc w:val="left"/>
      <w:pPr>
        <w:ind w:left="720" w:hanging="360"/>
      </w:pPr>
      <w:rPr>
        <w:rFonts w:ascii="Segoe UI" w:hAnsi="Segoe UI" w:hint="default"/>
        <w:b w:val="0"/>
        <w:i w:val="0"/>
        <w:color w:val="008AC8"/>
      </w:rPr>
    </w:lvl>
  </w:abstractNum>
  <w:abstractNum w:abstractNumId="8"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777609"/>
    <w:multiLevelType w:val="multilevel"/>
    <w:tmpl w:val="7D06AF1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3C5C8F"/>
    <w:multiLevelType w:val="multilevel"/>
    <w:tmpl w:val="E04AFF44"/>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numFmt w:val="none"/>
      <w:pStyle w:val="Heading3Numbered"/>
      <w:lvlText w:val=""/>
      <w:lvlJc w:val="left"/>
      <w:pPr>
        <w:tabs>
          <w:tab w:val="num" w:pos="360"/>
        </w:tabs>
      </w:pPr>
    </w:lvl>
    <w:lvl w:ilvl="3">
      <w:numFmt w:val="decimal"/>
      <w:pStyle w:val="Heading4Numbered"/>
      <w:lvlText w:val=""/>
      <w:lvlJc w:val="left"/>
    </w:lvl>
    <w:lvl w:ilvl="4">
      <w:numFmt w:val="decimal"/>
      <w:lvlText w:val=""/>
      <w:lvlJc w:val="left"/>
    </w:lvl>
    <w:lvl w:ilvl="5">
      <w:numFmt w:val="decimal"/>
      <w:pStyle w:val="NumHeading3"/>
      <w:lvlText w:val=""/>
      <w:lvlJc w:val="left"/>
    </w:lvl>
    <w:lvl w:ilvl="6">
      <w:numFmt w:val="decimal"/>
      <w:pStyle w:val="NumHeading4"/>
      <w:lvlText w:val=""/>
      <w:lvlJc w:val="left"/>
    </w:lvl>
    <w:lvl w:ilvl="7">
      <w:numFmt w:val="decimal"/>
      <w:lvlText w:val=""/>
      <w:lvlJc w:val="left"/>
    </w:lvl>
    <w:lvl w:ilvl="8">
      <w:numFmt w:val="decimal"/>
      <w:lvlText w:val=""/>
      <w:lvlJc w:val="left"/>
    </w:lvl>
  </w:abstractNum>
  <w:abstractNum w:abstractNumId="11" w15:restartNumberingAfterBreak="0">
    <w:nsid w:val="0E7D72DE"/>
    <w:multiLevelType w:val="multilevel"/>
    <w:tmpl w:val="F26E1302"/>
    <w:lvl w:ilvl="0">
      <w:numFmt w:val="decimal"/>
      <w:lvlText w:val=""/>
      <w:lvlJc w:val="left"/>
    </w:lvl>
    <w:lvl w:ilvl="1">
      <w:numFmt w:val="decimal"/>
      <w:lvlText w:val=""/>
      <w:lvlJc w:val="left"/>
    </w:lvl>
    <w:lvl w:ilvl="2">
      <w:numFmt w:val="decimal"/>
      <w:lvlText w:val=""/>
      <w:lvlJc w:val="left"/>
    </w:lvl>
    <w:lvl w:ilvl="3">
      <w:numFmt w:val="decimal"/>
      <w:suff w:val="space"/>
      <w:lvlText w:val=""/>
      <w:lvlJc w:val="left"/>
    </w:lvl>
    <w:lvl w:ilvl="4">
      <w:numFmt w:val="decimal"/>
      <w:lvlText w:val=""/>
      <w:lvlJc w:val="left"/>
    </w:lvl>
    <w:lvl w:ilvl="5">
      <w:numFmt w:val="decimal"/>
      <w:pStyle w:val="Heading6"/>
      <w:lvlText w:val=""/>
      <w:lvlJc w:val="left"/>
    </w:lvl>
    <w:lvl w:ilvl="6">
      <w:start w:val="1493145"/>
      <w:numFmt w:val="decimal"/>
      <w:lvlRestart w:val="0"/>
      <w:pStyle w:val="Heading7"/>
      <w:isLgl/>
      <w:lvlText w:val=""/>
      <w:lvlJc w:val="cente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7">
      <w:numFmt w:val="decimal"/>
      <w:pStyle w:val="Heading8"/>
      <w:lvlText w:val=""/>
      <w:lvlJc w:val="left"/>
    </w:lvl>
    <w:lvl w:ilvl="8">
      <w:numFmt w:val="decimal"/>
      <w:pStyle w:val="Heading9"/>
      <w:lvlText w:val=""/>
      <w:lvlJc w:val="left"/>
    </w:lvl>
  </w:abstractNum>
  <w:abstractNum w:abstractNumId="12" w15:restartNumberingAfterBreak="0">
    <w:nsid w:val="0FA317CF"/>
    <w:multiLevelType w:val="multilevel"/>
    <w:tmpl w:val="159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D0DB8"/>
    <w:multiLevelType w:val="multilevel"/>
    <w:tmpl w:val="F3B281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60842"/>
    <w:multiLevelType w:val="hybridMultilevel"/>
    <w:tmpl w:val="1C204684"/>
    <w:lvl w:ilvl="0" w:tplc="CB38B744">
      <w:numFmt w:val="decimal"/>
      <w:pStyle w:val="Bullet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rPr>
        <w:rFonts w:ascii="Symbol" w:hAnsi="Wingdings" w:cs="Courier New" w:hint="default"/>
        <w14:glow w14:rad="0">
          <w14:srgbClr w14:val="000000"/>
        </w14:glow>
        <w14:scene3d>
          <w14:camera w14:prst="orthographicFront"/>
          <w14:lightRig w14:rig="threePt" w14:dir="t">
            <w14:rot w14:lat="0" w14:lon="0" w14:rev="0"/>
          </w14:lightRig>
        </w14:scene3d>
      </w:rPr>
    </w:lvl>
    <w:lvl w:ilvl="5" w:tplc="04090005">
      <w:numFmt w:val="decimal"/>
      <w:lvlText w:val=""/>
      <w:lvlJc w:val="left"/>
    </w:lvl>
    <w:lvl w:ilvl="6" w:tplc="04090001">
      <w:numFmt w:val="decimal"/>
      <w:lvlText w:val=""/>
      <w:lvlJc w:val="left"/>
    </w:lvl>
    <w:lvl w:ilvl="7" w:tplc="04090003">
      <w:numFmt w:val="none"/>
      <w:lvlText w:val=""/>
      <w:lvlJc w:val="left"/>
      <w:pPr>
        <w:tabs>
          <w:tab w:val="num" w:pos="360"/>
        </w:tabs>
      </w:pPr>
    </w:lvl>
    <w:lvl w:ilvl="8" w:tplc="04090005">
      <w:numFmt w:val="decimal"/>
      <w:lvlText w:val=""/>
      <w:lvlJc w:val="left"/>
    </w:lvl>
  </w:abstractNum>
  <w:abstractNum w:abstractNumId="15" w15:restartNumberingAfterBreak="0">
    <w:nsid w:val="141B0DE0"/>
    <w:multiLevelType w:val="multilevel"/>
    <w:tmpl w:val="84C027B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0C3FA5"/>
    <w:multiLevelType w:val="multilevel"/>
    <w:tmpl w:val="BBD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E804DA"/>
    <w:multiLevelType w:val="hybridMultilevel"/>
    <w:tmpl w:val="AE0C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B87FAB"/>
    <w:multiLevelType w:val="multilevel"/>
    <w:tmpl w:val="92A8D828"/>
    <w:styleLink w:val="Bullets"/>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3F5BDA"/>
    <w:multiLevelType w:val="multilevel"/>
    <w:tmpl w:val="9228A626"/>
    <w:numStyleLink w:val="Checklist"/>
  </w:abstractNum>
  <w:abstractNum w:abstractNumId="20" w15:restartNumberingAfterBreak="0">
    <w:nsid w:val="2A4C5C84"/>
    <w:multiLevelType w:val="multilevel"/>
    <w:tmpl w:val="14E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E7021"/>
    <w:multiLevelType w:val="multilevel"/>
    <w:tmpl w:val="E02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9228D"/>
    <w:multiLevelType w:val="multilevel"/>
    <w:tmpl w:val="2616965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DC65173"/>
    <w:multiLevelType w:val="multilevel"/>
    <w:tmpl w:val="FC34EF4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FF7443B"/>
    <w:multiLevelType w:val="multilevel"/>
    <w:tmpl w:val="ACD6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9F2A9F"/>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31E4D81"/>
    <w:multiLevelType w:val="multilevel"/>
    <w:tmpl w:val="4B8CA31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400321B"/>
    <w:multiLevelType w:val="multilevel"/>
    <w:tmpl w:val="87F67182"/>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28" w15:restartNumberingAfterBreak="0">
    <w:nsid w:val="3DEC5007"/>
    <w:multiLevelType w:val="multilevel"/>
    <w:tmpl w:val="53D6A80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E563CD5"/>
    <w:multiLevelType w:val="multilevel"/>
    <w:tmpl w:val="F82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07ED2"/>
    <w:multiLevelType w:val="multilevel"/>
    <w:tmpl w:val="B1C0B846"/>
    <w:styleLink w:val="Style1"/>
    <w:lvl w:ilvl="0">
      <w:numFmt w:val="decimal"/>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436AC0"/>
    <w:multiLevelType w:val="hybridMultilevel"/>
    <w:tmpl w:val="1F0A31AE"/>
    <w:lvl w:ilvl="0" w:tplc="D8D28436">
      <w:numFmt w:val="decimal"/>
      <w:pStyle w:val="Heading5Numbered"/>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32" w15:restartNumberingAfterBreak="0">
    <w:nsid w:val="42422B5C"/>
    <w:multiLevelType w:val="multilevel"/>
    <w:tmpl w:val="772445B0"/>
    <w:lvl w:ilvl="0">
      <w:numFmt w:val="decimal"/>
      <w:pStyle w:val="Table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35966FA"/>
    <w:multiLevelType w:val="multilevel"/>
    <w:tmpl w:val="C382C40A"/>
    <w:lvl w:ilvl="0">
      <w:start w:val="3"/>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46C77C2E"/>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7F95CC3"/>
    <w:multiLevelType w:val="multilevel"/>
    <w:tmpl w:val="F61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87C85"/>
    <w:multiLevelType w:val="multilevel"/>
    <w:tmpl w:val="7D0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E5BB6"/>
    <w:multiLevelType w:val="hybridMultilevel"/>
    <w:tmpl w:val="249E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63212A"/>
    <w:multiLevelType w:val="hybridMultilevel"/>
    <w:tmpl w:val="05A2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043ECC"/>
    <w:multiLevelType w:val="multilevel"/>
    <w:tmpl w:val="B1C0B846"/>
    <w:numStyleLink w:val="Style1"/>
  </w:abstractNum>
  <w:abstractNum w:abstractNumId="40" w15:restartNumberingAfterBreak="0">
    <w:nsid w:val="5E510B41"/>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7315AA"/>
    <w:multiLevelType w:val="multilevel"/>
    <w:tmpl w:val="99B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343CC"/>
    <w:multiLevelType w:val="multilevel"/>
    <w:tmpl w:val="84C027B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6BF78D6"/>
    <w:multiLevelType w:val="hybridMultilevel"/>
    <w:tmpl w:val="B03C98F0"/>
    <w:lvl w:ilvl="0" w:tplc="028285DC">
      <w:start w:val="3"/>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F53201"/>
    <w:multiLevelType w:val="multilevel"/>
    <w:tmpl w:val="B7A0F0C0"/>
    <w:styleLink w:val="Numbered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C860E73"/>
    <w:multiLevelType w:val="multilevel"/>
    <w:tmpl w:val="13E8146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DB22422"/>
    <w:multiLevelType w:val="multilevel"/>
    <w:tmpl w:val="9228A626"/>
    <w:styleLink w:val="Checklist"/>
    <w:lvl w:ilvl="0">
      <w:numFmt w:val="decimal"/>
      <w:pStyle w:val="CheckList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332112F"/>
    <w:multiLevelType w:val="hybridMultilevel"/>
    <w:tmpl w:val="D67868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4F1D69"/>
    <w:multiLevelType w:val="multilevel"/>
    <w:tmpl w:val="E5E4FC1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F8B4AAD"/>
    <w:multiLevelType w:val="hybridMultilevel"/>
    <w:tmpl w:val="17CC5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065630">
    <w:abstractNumId w:val="14"/>
  </w:num>
  <w:num w:numId="2" w16cid:durableId="90130458">
    <w:abstractNumId w:val="32"/>
  </w:num>
  <w:num w:numId="3" w16cid:durableId="1645501536">
    <w:abstractNumId w:val="46"/>
  </w:num>
  <w:num w:numId="4" w16cid:durableId="1793209009">
    <w:abstractNumId w:val="39"/>
  </w:num>
  <w:num w:numId="5" w16cid:durableId="1192763434">
    <w:abstractNumId w:val="30"/>
  </w:num>
  <w:num w:numId="6" w16cid:durableId="1262953561">
    <w:abstractNumId w:val="44"/>
  </w:num>
  <w:num w:numId="7" w16cid:durableId="1024016612">
    <w:abstractNumId w:val="27"/>
  </w:num>
  <w:num w:numId="8" w16cid:durableId="2055958855">
    <w:abstractNumId w:val="19"/>
  </w:num>
  <w:num w:numId="9" w16cid:durableId="1706442807">
    <w:abstractNumId w:val="11"/>
  </w:num>
  <w:num w:numId="10" w16cid:durableId="734595452">
    <w:abstractNumId w:val="10"/>
  </w:num>
  <w:num w:numId="11" w16cid:durableId="1329594586">
    <w:abstractNumId w:val="31"/>
  </w:num>
  <w:num w:numId="12" w16cid:durableId="1291277628">
    <w:abstractNumId w:val="6"/>
  </w:num>
  <w:num w:numId="13" w16cid:durableId="1524200601">
    <w:abstractNumId w:val="5"/>
  </w:num>
  <w:num w:numId="14" w16cid:durableId="2016807126">
    <w:abstractNumId w:val="4"/>
  </w:num>
  <w:num w:numId="15" w16cid:durableId="521629867">
    <w:abstractNumId w:val="3"/>
  </w:num>
  <w:num w:numId="16" w16cid:durableId="153110275">
    <w:abstractNumId w:val="7"/>
  </w:num>
  <w:num w:numId="17" w16cid:durableId="424544066">
    <w:abstractNumId w:val="2"/>
  </w:num>
  <w:num w:numId="18" w16cid:durableId="2109277544">
    <w:abstractNumId w:val="1"/>
  </w:num>
  <w:num w:numId="19" w16cid:durableId="699866252">
    <w:abstractNumId w:val="0"/>
  </w:num>
  <w:num w:numId="20" w16cid:durableId="217059826">
    <w:abstractNumId w:val="18"/>
  </w:num>
  <w:num w:numId="21" w16cid:durableId="670527262">
    <w:abstractNumId w:val="15"/>
  </w:num>
  <w:num w:numId="22" w16cid:durableId="852109967">
    <w:abstractNumId w:val="42"/>
  </w:num>
  <w:num w:numId="23" w16cid:durableId="1560822242">
    <w:abstractNumId w:val="8"/>
  </w:num>
  <w:num w:numId="24" w16cid:durableId="1350794549">
    <w:abstractNumId w:val="17"/>
  </w:num>
  <w:num w:numId="25" w16cid:durableId="676423852">
    <w:abstractNumId w:val="37"/>
  </w:num>
  <w:num w:numId="26" w16cid:durableId="162281334">
    <w:abstractNumId w:val="38"/>
  </w:num>
  <w:num w:numId="27" w16cid:durableId="388845573">
    <w:abstractNumId w:val="12"/>
  </w:num>
  <w:num w:numId="28" w16cid:durableId="263537959">
    <w:abstractNumId w:val="13"/>
  </w:num>
  <w:num w:numId="29" w16cid:durableId="730889482">
    <w:abstractNumId w:val="29"/>
  </w:num>
  <w:num w:numId="30" w16cid:durableId="1433013990">
    <w:abstractNumId w:val="35"/>
  </w:num>
  <w:num w:numId="31" w16cid:durableId="386298202">
    <w:abstractNumId w:val="36"/>
  </w:num>
  <w:num w:numId="32" w16cid:durableId="675496194">
    <w:abstractNumId w:val="41"/>
  </w:num>
  <w:num w:numId="33" w16cid:durableId="1180242105">
    <w:abstractNumId w:val="20"/>
  </w:num>
  <w:num w:numId="34" w16cid:durableId="1522862991">
    <w:abstractNumId w:val="21"/>
  </w:num>
  <w:num w:numId="35" w16cid:durableId="839319603">
    <w:abstractNumId w:val="24"/>
  </w:num>
  <w:num w:numId="36" w16cid:durableId="1106077826">
    <w:abstractNumId w:val="49"/>
  </w:num>
  <w:num w:numId="37" w16cid:durableId="381245761">
    <w:abstractNumId w:val="33"/>
  </w:num>
  <w:num w:numId="38" w16cid:durableId="133134870">
    <w:abstractNumId w:val="43"/>
  </w:num>
  <w:num w:numId="39" w16cid:durableId="944845407">
    <w:abstractNumId w:val="16"/>
  </w:num>
  <w:num w:numId="40" w16cid:durableId="1625622422">
    <w:abstractNumId w:val="28"/>
  </w:num>
  <w:num w:numId="41" w16cid:durableId="1137917792">
    <w:abstractNumId w:val="22"/>
  </w:num>
  <w:num w:numId="42" w16cid:durableId="165562440">
    <w:abstractNumId w:val="26"/>
  </w:num>
  <w:num w:numId="43" w16cid:durableId="2057193035">
    <w:abstractNumId w:val="23"/>
  </w:num>
  <w:num w:numId="44" w16cid:durableId="1333341272">
    <w:abstractNumId w:val="47"/>
  </w:num>
  <w:num w:numId="45" w16cid:durableId="661736837">
    <w:abstractNumId w:val="27"/>
  </w:num>
  <w:num w:numId="46" w16cid:durableId="1135416282">
    <w:abstractNumId w:val="34"/>
  </w:num>
  <w:num w:numId="47" w16cid:durableId="718866562">
    <w:abstractNumId w:val="27"/>
  </w:num>
  <w:num w:numId="48" w16cid:durableId="2044480220">
    <w:abstractNumId w:val="40"/>
  </w:num>
  <w:num w:numId="49" w16cid:durableId="442500080">
    <w:abstractNumId w:val="27"/>
  </w:num>
  <w:num w:numId="50" w16cid:durableId="1264533749">
    <w:abstractNumId w:val="25"/>
  </w:num>
  <w:num w:numId="51" w16cid:durableId="295575083">
    <w:abstractNumId w:val="45"/>
  </w:num>
  <w:num w:numId="52" w16cid:durableId="51002921">
    <w:abstractNumId w:val="48"/>
  </w:num>
  <w:num w:numId="53" w16cid:durableId="406728414">
    <w:abstractNumId w:val="9"/>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y Stephen">
    <w15:presenceInfo w15:providerId="AD" w15:userId="S::anstephe@microsoft.com::0d002997-4be6-4cd6-938f-e2f23e319f55"/>
  </w15:person>
  <w15:person w15:author="Rajesh Singh (Applied AI)">
    <w15:presenceInfo w15:providerId="AD" w15:userId="S::rajeshsingh@microsoft.com::41cf4daa-d0cf-47fe-ab24-aa8a3b5ca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stylePaneSortMethod w:val="0004"/>
  <w:trackRevisions/>
  <w:defaultTabStop w:val="43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68"/>
    <w:rsid w:val="00000A6B"/>
    <w:rsid w:val="00002544"/>
    <w:rsid w:val="00002861"/>
    <w:rsid w:val="00002A62"/>
    <w:rsid w:val="000032B0"/>
    <w:rsid w:val="000035F3"/>
    <w:rsid w:val="00003837"/>
    <w:rsid w:val="00003BD5"/>
    <w:rsid w:val="00003E1A"/>
    <w:rsid w:val="00004066"/>
    <w:rsid w:val="0000441A"/>
    <w:rsid w:val="00004F96"/>
    <w:rsid w:val="000055EF"/>
    <w:rsid w:val="00005ABA"/>
    <w:rsid w:val="0000636A"/>
    <w:rsid w:val="000068B1"/>
    <w:rsid w:val="00006CFC"/>
    <w:rsid w:val="000076AB"/>
    <w:rsid w:val="00010714"/>
    <w:rsid w:val="00011269"/>
    <w:rsid w:val="00012C9B"/>
    <w:rsid w:val="0001324E"/>
    <w:rsid w:val="0001346E"/>
    <w:rsid w:val="000134E8"/>
    <w:rsid w:val="00013776"/>
    <w:rsid w:val="00013E03"/>
    <w:rsid w:val="00014485"/>
    <w:rsid w:val="0001522B"/>
    <w:rsid w:val="00015B2E"/>
    <w:rsid w:val="00017022"/>
    <w:rsid w:val="000176BC"/>
    <w:rsid w:val="000178C0"/>
    <w:rsid w:val="000200EA"/>
    <w:rsid w:val="000218CB"/>
    <w:rsid w:val="00021C06"/>
    <w:rsid w:val="00021E39"/>
    <w:rsid w:val="00022055"/>
    <w:rsid w:val="00023151"/>
    <w:rsid w:val="000236F7"/>
    <w:rsid w:val="000237E0"/>
    <w:rsid w:val="00024369"/>
    <w:rsid w:val="00024614"/>
    <w:rsid w:val="00024FD6"/>
    <w:rsid w:val="0002521C"/>
    <w:rsid w:val="00025F04"/>
    <w:rsid w:val="000261B2"/>
    <w:rsid w:val="000271CC"/>
    <w:rsid w:val="000279CF"/>
    <w:rsid w:val="000279FA"/>
    <w:rsid w:val="00027B45"/>
    <w:rsid w:val="00027D74"/>
    <w:rsid w:val="00027F42"/>
    <w:rsid w:val="000302D9"/>
    <w:rsid w:val="0003195C"/>
    <w:rsid w:val="0003204A"/>
    <w:rsid w:val="00032A72"/>
    <w:rsid w:val="00032AE9"/>
    <w:rsid w:val="00032D70"/>
    <w:rsid w:val="00032F17"/>
    <w:rsid w:val="00033B4F"/>
    <w:rsid w:val="00033F9E"/>
    <w:rsid w:val="0003481B"/>
    <w:rsid w:val="00034D99"/>
    <w:rsid w:val="00035818"/>
    <w:rsid w:val="00035928"/>
    <w:rsid w:val="00035AB2"/>
    <w:rsid w:val="00035EB3"/>
    <w:rsid w:val="0003663B"/>
    <w:rsid w:val="000369A8"/>
    <w:rsid w:val="0003729B"/>
    <w:rsid w:val="00037318"/>
    <w:rsid w:val="00037418"/>
    <w:rsid w:val="00040FFC"/>
    <w:rsid w:val="00041099"/>
    <w:rsid w:val="00042B47"/>
    <w:rsid w:val="00044847"/>
    <w:rsid w:val="00044C7C"/>
    <w:rsid w:val="00044FB9"/>
    <w:rsid w:val="00045C47"/>
    <w:rsid w:val="000460AE"/>
    <w:rsid w:val="00047C9B"/>
    <w:rsid w:val="00050D93"/>
    <w:rsid w:val="00051883"/>
    <w:rsid w:val="00051C7E"/>
    <w:rsid w:val="0005221C"/>
    <w:rsid w:val="00053183"/>
    <w:rsid w:val="00053625"/>
    <w:rsid w:val="00055302"/>
    <w:rsid w:val="000554ED"/>
    <w:rsid w:val="00056099"/>
    <w:rsid w:val="000560EB"/>
    <w:rsid w:val="00056984"/>
    <w:rsid w:val="00056C05"/>
    <w:rsid w:val="000571AF"/>
    <w:rsid w:val="00057364"/>
    <w:rsid w:val="00057920"/>
    <w:rsid w:val="000600A6"/>
    <w:rsid w:val="0006027C"/>
    <w:rsid w:val="0006031A"/>
    <w:rsid w:val="000610CB"/>
    <w:rsid w:val="00061FB3"/>
    <w:rsid w:val="0006246E"/>
    <w:rsid w:val="000639AB"/>
    <w:rsid w:val="00063E80"/>
    <w:rsid w:val="000643AB"/>
    <w:rsid w:val="0006560C"/>
    <w:rsid w:val="00065A2D"/>
    <w:rsid w:val="00065B76"/>
    <w:rsid w:val="00065E97"/>
    <w:rsid w:val="00066E38"/>
    <w:rsid w:val="00066E90"/>
    <w:rsid w:val="0006773A"/>
    <w:rsid w:val="00067ADD"/>
    <w:rsid w:val="00070297"/>
    <w:rsid w:val="000708B9"/>
    <w:rsid w:val="00070D4E"/>
    <w:rsid w:val="00070F92"/>
    <w:rsid w:val="000713C4"/>
    <w:rsid w:val="0007162F"/>
    <w:rsid w:val="00071C21"/>
    <w:rsid w:val="00071E01"/>
    <w:rsid w:val="00072C8A"/>
    <w:rsid w:val="000733F1"/>
    <w:rsid w:val="00073A52"/>
    <w:rsid w:val="000740B4"/>
    <w:rsid w:val="0007438B"/>
    <w:rsid w:val="00074A6F"/>
    <w:rsid w:val="00074A72"/>
    <w:rsid w:val="00074AE2"/>
    <w:rsid w:val="000756DD"/>
    <w:rsid w:val="000758DB"/>
    <w:rsid w:val="00077430"/>
    <w:rsid w:val="00077CF0"/>
    <w:rsid w:val="00077D65"/>
    <w:rsid w:val="00082AD5"/>
    <w:rsid w:val="00082F41"/>
    <w:rsid w:val="000839AF"/>
    <w:rsid w:val="00083B05"/>
    <w:rsid w:val="000849C5"/>
    <w:rsid w:val="000849C7"/>
    <w:rsid w:val="00084FC5"/>
    <w:rsid w:val="000859B0"/>
    <w:rsid w:val="00085B20"/>
    <w:rsid w:val="000871FD"/>
    <w:rsid w:val="00087F5C"/>
    <w:rsid w:val="00090D06"/>
    <w:rsid w:val="0009113F"/>
    <w:rsid w:val="000928F1"/>
    <w:rsid w:val="00093DD9"/>
    <w:rsid w:val="00095828"/>
    <w:rsid w:val="00096167"/>
    <w:rsid w:val="000A0FD7"/>
    <w:rsid w:val="000A1BE1"/>
    <w:rsid w:val="000A2C00"/>
    <w:rsid w:val="000A2DF7"/>
    <w:rsid w:val="000A3922"/>
    <w:rsid w:val="000A4143"/>
    <w:rsid w:val="000A4B83"/>
    <w:rsid w:val="000A5C63"/>
    <w:rsid w:val="000A633F"/>
    <w:rsid w:val="000A6830"/>
    <w:rsid w:val="000A6A06"/>
    <w:rsid w:val="000A71AD"/>
    <w:rsid w:val="000A7B9E"/>
    <w:rsid w:val="000A7D61"/>
    <w:rsid w:val="000B15A8"/>
    <w:rsid w:val="000B1716"/>
    <w:rsid w:val="000B3950"/>
    <w:rsid w:val="000B6110"/>
    <w:rsid w:val="000B6256"/>
    <w:rsid w:val="000B6284"/>
    <w:rsid w:val="000B7211"/>
    <w:rsid w:val="000B760A"/>
    <w:rsid w:val="000B7902"/>
    <w:rsid w:val="000B7B62"/>
    <w:rsid w:val="000B7C88"/>
    <w:rsid w:val="000B7E5C"/>
    <w:rsid w:val="000B7EA3"/>
    <w:rsid w:val="000C01A9"/>
    <w:rsid w:val="000C0390"/>
    <w:rsid w:val="000C0755"/>
    <w:rsid w:val="000C07B0"/>
    <w:rsid w:val="000C09ED"/>
    <w:rsid w:val="000C1807"/>
    <w:rsid w:val="000C1DFF"/>
    <w:rsid w:val="000C24A4"/>
    <w:rsid w:val="000C2C19"/>
    <w:rsid w:val="000C31BC"/>
    <w:rsid w:val="000C3F99"/>
    <w:rsid w:val="000C4B0F"/>
    <w:rsid w:val="000C50E9"/>
    <w:rsid w:val="000C53A3"/>
    <w:rsid w:val="000C558A"/>
    <w:rsid w:val="000C5E64"/>
    <w:rsid w:val="000C6058"/>
    <w:rsid w:val="000C6465"/>
    <w:rsid w:val="000C6781"/>
    <w:rsid w:val="000C6EBA"/>
    <w:rsid w:val="000C7328"/>
    <w:rsid w:val="000C7620"/>
    <w:rsid w:val="000C79ED"/>
    <w:rsid w:val="000D091D"/>
    <w:rsid w:val="000D098A"/>
    <w:rsid w:val="000D0BDC"/>
    <w:rsid w:val="000D1579"/>
    <w:rsid w:val="000D19DC"/>
    <w:rsid w:val="000D380F"/>
    <w:rsid w:val="000D5645"/>
    <w:rsid w:val="000D58C7"/>
    <w:rsid w:val="000D6131"/>
    <w:rsid w:val="000D65BA"/>
    <w:rsid w:val="000D6881"/>
    <w:rsid w:val="000D7316"/>
    <w:rsid w:val="000E09AB"/>
    <w:rsid w:val="000E1E31"/>
    <w:rsid w:val="000E39FD"/>
    <w:rsid w:val="000E3A5A"/>
    <w:rsid w:val="000E3CF5"/>
    <w:rsid w:val="000E43F7"/>
    <w:rsid w:val="000E514F"/>
    <w:rsid w:val="000E5930"/>
    <w:rsid w:val="000E7101"/>
    <w:rsid w:val="000E7D3C"/>
    <w:rsid w:val="000F070D"/>
    <w:rsid w:val="000F10D4"/>
    <w:rsid w:val="000F1C59"/>
    <w:rsid w:val="000F22E3"/>
    <w:rsid w:val="000F30B8"/>
    <w:rsid w:val="000F4225"/>
    <w:rsid w:val="000F4709"/>
    <w:rsid w:val="000F4E94"/>
    <w:rsid w:val="000F53B0"/>
    <w:rsid w:val="000F5A4B"/>
    <w:rsid w:val="000F5AC2"/>
    <w:rsid w:val="000F5B41"/>
    <w:rsid w:val="000F5C4D"/>
    <w:rsid w:val="000F6E23"/>
    <w:rsid w:val="000F7480"/>
    <w:rsid w:val="000F7A21"/>
    <w:rsid w:val="000F7E8A"/>
    <w:rsid w:val="00100515"/>
    <w:rsid w:val="001005C5"/>
    <w:rsid w:val="001006A8"/>
    <w:rsid w:val="00100774"/>
    <w:rsid w:val="001009FD"/>
    <w:rsid w:val="00100F95"/>
    <w:rsid w:val="00101252"/>
    <w:rsid w:val="001016D6"/>
    <w:rsid w:val="0010199B"/>
    <w:rsid w:val="00101C85"/>
    <w:rsid w:val="00101E92"/>
    <w:rsid w:val="001020FB"/>
    <w:rsid w:val="0010218C"/>
    <w:rsid w:val="00102A45"/>
    <w:rsid w:val="00103808"/>
    <w:rsid w:val="00103A79"/>
    <w:rsid w:val="00103CE6"/>
    <w:rsid w:val="001042AC"/>
    <w:rsid w:val="001042AD"/>
    <w:rsid w:val="0010490E"/>
    <w:rsid w:val="00104D5E"/>
    <w:rsid w:val="00104FD1"/>
    <w:rsid w:val="0010504E"/>
    <w:rsid w:val="0010550B"/>
    <w:rsid w:val="001057E7"/>
    <w:rsid w:val="00105D4B"/>
    <w:rsid w:val="00106002"/>
    <w:rsid w:val="0010669F"/>
    <w:rsid w:val="00106A25"/>
    <w:rsid w:val="00107A3A"/>
    <w:rsid w:val="00110627"/>
    <w:rsid w:val="00111C07"/>
    <w:rsid w:val="001120C6"/>
    <w:rsid w:val="001129AE"/>
    <w:rsid w:val="001129F5"/>
    <w:rsid w:val="00112A7F"/>
    <w:rsid w:val="00114564"/>
    <w:rsid w:val="0011469D"/>
    <w:rsid w:val="0011522D"/>
    <w:rsid w:val="00115467"/>
    <w:rsid w:val="001159EB"/>
    <w:rsid w:val="00115F6F"/>
    <w:rsid w:val="00116239"/>
    <w:rsid w:val="001165D1"/>
    <w:rsid w:val="0011661B"/>
    <w:rsid w:val="00116DA1"/>
    <w:rsid w:val="00117A98"/>
    <w:rsid w:val="00120E0D"/>
    <w:rsid w:val="001212FD"/>
    <w:rsid w:val="00121594"/>
    <w:rsid w:val="00121B37"/>
    <w:rsid w:val="00121C3D"/>
    <w:rsid w:val="001222C2"/>
    <w:rsid w:val="001223B6"/>
    <w:rsid w:val="00123594"/>
    <w:rsid w:val="00124389"/>
    <w:rsid w:val="00124748"/>
    <w:rsid w:val="00125A09"/>
    <w:rsid w:val="001303CF"/>
    <w:rsid w:val="00130DA0"/>
    <w:rsid w:val="00132022"/>
    <w:rsid w:val="00134CC5"/>
    <w:rsid w:val="00135111"/>
    <w:rsid w:val="00135CC1"/>
    <w:rsid w:val="00135E54"/>
    <w:rsid w:val="00135FA9"/>
    <w:rsid w:val="001362D0"/>
    <w:rsid w:val="00136393"/>
    <w:rsid w:val="001371FB"/>
    <w:rsid w:val="001376B0"/>
    <w:rsid w:val="00137941"/>
    <w:rsid w:val="00137C1E"/>
    <w:rsid w:val="001400CA"/>
    <w:rsid w:val="0014028A"/>
    <w:rsid w:val="00141A81"/>
    <w:rsid w:val="00141C2A"/>
    <w:rsid w:val="001421B3"/>
    <w:rsid w:val="00142516"/>
    <w:rsid w:val="00143F39"/>
    <w:rsid w:val="00144693"/>
    <w:rsid w:val="00145A3C"/>
    <w:rsid w:val="00145BFD"/>
    <w:rsid w:val="0014662C"/>
    <w:rsid w:val="00146C32"/>
    <w:rsid w:val="0014712C"/>
    <w:rsid w:val="001477D2"/>
    <w:rsid w:val="00150634"/>
    <w:rsid w:val="0015096A"/>
    <w:rsid w:val="00150C44"/>
    <w:rsid w:val="0015125C"/>
    <w:rsid w:val="001512D3"/>
    <w:rsid w:val="00151C64"/>
    <w:rsid w:val="00151DA0"/>
    <w:rsid w:val="001521DA"/>
    <w:rsid w:val="001524CD"/>
    <w:rsid w:val="00152DF8"/>
    <w:rsid w:val="00153B6D"/>
    <w:rsid w:val="0015437F"/>
    <w:rsid w:val="001544EC"/>
    <w:rsid w:val="0015580D"/>
    <w:rsid w:val="00156161"/>
    <w:rsid w:val="00156CA3"/>
    <w:rsid w:val="0015705A"/>
    <w:rsid w:val="001570F5"/>
    <w:rsid w:val="00157FA2"/>
    <w:rsid w:val="00160016"/>
    <w:rsid w:val="00160545"/>
    <w:rsid w:val="001608A1"/>
    <w:rsid w:val="00160C1B"/>
    <w:rsid w:val="00160C39"/>
    <w:rsid w:val="00160E79"/>
    <w:rsid w:val="0016126D"/>
    <w:rsid w:val="00161B6B"/>
    <w:rsid w:val="00161BCF"/>
    <w:rsid w:val="00162524"/>
    <w:rsid w:val="00163EC2"/>
    <w:rsid w:val="001650BC"/>
    <w:rsid w:val="00165155"/>
    <w:rsid w:val="00166057"/>
    <w:rsid w:val="001674F4"/>
    <w:rsid w:val="00170158"/>
    <w:rsid w:val="001701ED"/>
    <w:rsid w:val="001703D9"/>
    <w:rsid w:val="0017108A"/>
    <w:rsid w:val="001715EC"/>
    <w:rsid w:val="00171814"/>
    <w:rsid w:val="00171B58"/>
    <w:rsid w:val="00174590"/>
    <w:rsid w:val="0017545E"/>
    <w:rsid w:val="001757D7"/>
    <w:rsid w:val="00175ACD"/>
    <w:rsid w:val="00176F96"/>
    <w:rsid w:val="00180F43"/>
    <w:rsid w:val="0018101E"/>
    <w:rsid w:val="001812DC"/>
    <w:rsid w:val="00182A4C"/>
    <w:rsid w:val="0018303A"/>
    <w:rsid w:val="001831D8"/>
    <w:rsid w:val="0018336D"/>
    <w:rsid w:val="001843F8"/>
    <w:rsid w:val="001848FA"/>
    <w:rsid w:val="001874E2"/>
    <w:rsid w:val="00187607"/>
    <w:rsid w:val="0018766E"/>
    <w:rsid w:val="00187C23"/>
    <w:rsid w:val="00187F26"/>
    <w:rsid w:val="00190A04"/>
    <w:rsid w:val="0019119A"/>
    <w:rsid w:val="00191D92"/>
    <w:rsid w:val="00192099"/>
    <w:rsid w:val="00192289"/>
    <w:rsid w:val="001923FA"/>
    <w:rsid w:val="00193473"/>
    <w:rsid w:val="00194614"/>
    <w:rsid w:val="00194704"/>
    <w:rsid w:val="0019477E"/>
    <w:rsid w:val="0019548D"/>
    <w:rsid w:val="001958E7"/>
    <w:rsid w:val="00196FAB"/>
    <w:rsid w:val="00197903"/>
    <w:rsid w:val="001A0345"/>
    <w:rsid w:val="001A04D7"/>
    <w:rsid w:val="001A05FA"/>
    <w:rsid w:val="001A0888"/>
    <w:rsid w:val="001A1249"/>
    <w:rsid w:val="001A15DE"/>
    <w:rsid w:val="001A1664"/>
    <w:rsid w:val="001A1DC8"/>
    <w:rsid w:val="001A2F9F"/>
    <w:rsid w:val="001A3616"/>
    <w:rsid w:val="001A5168"/>
    <w:rsid w:val="001A52AD"/>
    <w:rsid w:val="001A5656"/>
    <w:rsid w:val="001A59C0"/>
    <w:rsid w:val="001A5E8C"/>
    <w:rsid w:val="001A6122"/>
    <w:rsid w:val="001A6306"/>
    <w:rsid w:val="001A6BA3"/>
    <w:rsid w:val="001A6E5B"/>
    <w:rsid w:val="001A7332"/>
    <w:rsid w:val="001B02EF"/>
    <w:rsid w:val="001B1D07"/>
    <w:rsid w:val="001B242F"/>
    <w:rsid w:val="001B2A82"/>
    <w:rsid w:val="001B2AF6"/>
    <w:rsid w:val="001B4D97"/>
    <w:rsid w:val="001B5F72"/>
    <w:rsid w:val="001B6C49"/>
    <w:rsid w:val="001B725A"/>
    <w:rsid w:val="001B7B41"/>
    <w:rsid w:val="001C0540"/>
    <w:rsid w:val="001C0BEF"/>
    <w:rsid w:val="001C190B"/>
    <w:rsid w:val="001C197D"/>
    <w:rsid w:val="001C2BFC"/>
    <w:rsid w:val="001C2FCC"/>
    <w:rsid w:val="001C308A"/>
    <w:rsid w:val="001C3149"/>
    <w:rsid w:val="001C3C82"/>
    <w:rsid w:val="001C3E4D"/>
    <w:rsid w:val="001C3F05"/>
    <w:rsid w:val="001C4357"/>
    <w:rsid w:val="001C4A70"/>
    <w:rsid w:val="001C53E9"/>
    <w:rsid w:val="001C5931"/>
    <w:rsid w:val="001C5C92"/>
    <w:rsid w:val="001C5CE9"/>
    <w:rsid w:val="001C7183"/>
    <w:rsid w:val="001C737E"/>
    <w:rsid w:val="001C73A5"/>
    <w:rsid w:val="001C7497"/>
    <w:rsid w:val="001C74B7"/>
    <w:rsid w:val="001C7619"/>
    <w:rsid w:val="001D0B52"/>
    <w:rsid w:val="001D0B89"/>
    <w:rsid w:val="001D1A9D"/>
    <w:rsid w:val="001D1ECE"/>
    <w:rsid w:val="001D2342"/>
    <w:rsid w:val="001D373C"/>
    <w:rsid w:val="001D39E3"/>
    <w:rsid w:val="001D3B74"/>
    <w:rsid w:val="001D40A8"/>
    <w:rsid w:val="001D41D8"/>
    <w:rsid w:val="001D45C7"/>
    <w:rsid w:val="001D47B6"/>
    <w:rsid w:val="001D49AF"/>
    <w:rsid w:val="001D51F3"/>
    <w:rsid w:val="001D630B"/>
    <w:rsid w:val="001D66E5"/>
    <w:rsid w:val="001D7135"/>
    <w:rsid w:val="001D7240"/>
    <w:rsid w:val="001D7D2D"/>
    <w:rsid w:val="001E0783"/>
    <w:rsid w:val="001E0EBB"/>
    <w:rsid w:val="001E25DF"/>
    <w:rsid w:val="001E2E36"/>
    <w:rsid w:val="001E2F41"/>
    <w:rsid w:val="001E326B"/>
    <w:rsid w:val="001E335D"/>
    <w:rsid w:val="001E3A04"/>
    <w:rsid w:val="001E4735"/>
    <w:rsid w:val="001E5253"/>
    <w:rsid w:val="001E5E38"/>
    <w:rsid w:val="001E6136"/>
    <w:rsid w:val="001E63CD"/>
    <w:rsid w:val="001E74E1"/>
    <w:rsid w:val="001F1388"/>
    <w:rsid w:val="001F14F7"/>
    <w:rsid w:val="001F1724"/>
    <w:rsid w:val="001F18D8"/>
    <w:rsid w:val="001F1BC1"/>
    <w:rsid w:val="001F26B6"/>
    <w:rsid w:val="001F2B0A"/>
    <w:rsid w:val="001F3E9F"/>
    <w:rsid w:val="001F4359"/>
    <w:rsid w:val="001F478E"/>
    <w:rsid w:val="001F4BC0"/>
    <w:rsid w:val="001F5823"/>
    <w:rsid w:val="001F5D6F"/>
    <w:rsid w:val="001F5DDD"/>
    <w:rsid w:val="001F6712"/>
    <w:rsid w:val="001F6E91"/>
    <w:rsid w:val="001F7307"/>
    <w:rsid w:val="001F7F43"/>
    <w:rsid w:val="001F7F50"/>
    <w:rsid w:val="00200F32"/>
    <w:rsid w:val="00201396"/>
    <w:rsid w:val="00202241"/>
    <w:rsid w:val="00202431"/>
    <w:rsid w:val="00202A01"/>
    <w:rsid w:val="00204227"/>
    <w:rsid w:val="0020423F"/>
    <w:rsid w:val="00204A29"/>
    <w:rsid w:val="00205379"/>
    <w:rsid w:val="00206EF8"/>
    <w:rsid w:val="00210882"/>
    <w:rsid w:val="002112F4"/>
    <w:rsid w:val="00212D34"/>
    <w:rsid w:val="00214A79"/>
    <w:rsid w:val="00214AF7"/>
    <w:rsid w:val="00214AFC"/>
    <w:rsid w:val="0021535E"/>
    <w:rsid w:val="002155F8"/>
    <w:rsid w:val="00215ECB"/>
    <w:rsid w:val="00216011"/>
    <w:rsid w:val="002205D1"/>
    <w:rsid w:val="002205E6"/>
    <w:rsid w:val="00220B77"/>
    <w:rsid w:val="00220DB0"/>
    <w:rsid w:val="002224CC"/>
    <w:rsid w:val="00222860"/>
    <w:rsid w:val="00222E96"/>
    <w:rsid w:val="00223664"/>
    <w:rsid w:val="00224263"/>
    <w:rsid w:val="002244A2"/>
    <w:rsid w:val="00225097"/>
    <w:rsid w:val="0022621B"/>
    <w:rsid w:val="00226251"/>
    <w:rsid w:val="0022669F"/>
    <w:rsid w:val="00226BF3"/>
    <w:rsid w:val="00227574"/>
    <w:rsid w:val="002306A3"/>
    <w:rsid w:val="002308BB"/>
    <w:rsid w:val="00231035"/>
    <w:rsid w:val="00231E82"/>
    <w:rsid w:val="002332A2"/>
    <w:rsid w:val="00233680"/>
    <w:rsid w:val="0023428D"/>
    <w:rsid w:val="00235907"/>
    <w:rsid w:val="002360DE"/>
    <w:rsid w:val="00236A17"/>
    <w:rsid w:val="00236DD2"/>
    <w:rsid w:val="00237152"/>
    <w:rsid w:val="00237B25"/>
    <w:rsid w:val="0024027C"/>
    <w:rsid w:val="00240535"/>
    <w:rsid w:val="00240B7B"/>
    <w:rsid w:val="00240F93"/>
    <w:rsid w:val="002411DE"/>
    <w:rsid w:val="00242AF1"/>
    <w:rsid w:val="00243820"/>
    <w:rsid w:val="00243C27"/>
    <w:rsid w:val="002441F0"/>
    <w:rsid w:val="00244BE9"/>
    <w:rsid w:val="00244F6D"/>
    <w:rsid w:val="00245DBF"/>
    <w:rsid w:val="0025095E"/>
    <w:rsid w:val="00251542"/>
    <w:rsid w:val="00251F13"/>
    <w:rsid w:val="002524BA"/>
    <w:rsid w:val="00252A75"/>
    <w:rsid w:val="0025328B"/>
    <w:rsid w:val="00253FF8"/>
    <w:rsid w:val="00254E98"/>
    <w:rsid w:val="00255C11"/>
    <w:rsid w:val="00256126"/>
    <w:rsid w:val="00256AE4"/>
    <w:rsid w:val="00257A7C"/>
    <w:rsid w:val="002608EF"/>
    <w:rsid w:val="00260B65"/>
    <w:rsid w:val="002620EF"/>
    <w:rsid w:val="00262544"/>
    <w:rsid w:val="00263049"/>
    <w:rsid w:val="002631E1"/>
    <w:rsid w:val="00263416"/>
    <w:rsid w:val="002635FB"/>
    <w:rsid w:val="00263BAC"/>
    <w:rsid w:val="00264171"/>
    <w:rsid w:val="00264A0B"/>
    <w:rsid w:val="00264A5F"/>
    <w:rsid w:val="00265057"/>
    <w:rsid w:val="00265A08"/>
    <w:rsid w:val="00265B68"/>
    <w:rsid w:val="00265F0F"/>
    <w:rsid w:val="002666DA"/>
    <w:rsid w:val="002666EA"/>
    <w:rsid w:val="00266837"/>
    <w:rsid w:val="00267A67"/>
    <w:rsid w:val="00270A96"/>
    <w:rsid w:val="00272AC4"/>
    <w:rsid w:val="002731C3"/>
    <w:rsid w:val="002735A2"/>
    <w:rsid w:val="00274037"/>
    <w:rsid w:val="0027477C"/>
    <w:rsid w:val="0027478B"/>
    <w:rsid w:val="00274CEB"/>
    <w:rsid w:val="00274DAF"/>
    <w:rsid w:val="00275521"/>
    <w:rsid w:val="00275679"/>
    <w:rsid w:val="00275AA2"/>
    <w:rsid w:val="00276183"/>
    <w:rsid w:val="00277604"/>
    <w:rsid w:val="002777D5"/>
    <w:rsid w:val="002778D8"/>
    <w:rsid w:val="00277977"/>
    <w:rsid w:val="002779AA"/>
    <w:rsid w:val="00277E8B"/>
    <w:rsid w:val="0028056F"/>
    <w:rsid w:val="00280835"/>
    <w:rsid w:val="00280E18"/>
    <w:rsid w:val="00280E7E"/>
    <w:rsid w:val="002816E3"/>
    <w:rsid w:val="00281AD9"/>
    <w:rsid w:val="0028208E"/>
    <w:rsid w:val="002828A3"/>
    <w:rsid w:val="002831EE"/>
    <w:rsid w:val="002847BB"/>
    <w:rsid w:val="002848D1"/>
    <w:rsid w:val="00284A93"/>
    <w:rsid w:val="00284B2A"/>
    <w:rsid w:val="00284FF1"/>
    <w:rsid w:val="00285496"/>
    <w:rsid w:val="00285B8A"/>
    <w:rsid w:val="00285E3F"/>
    <w:rsid w:val="00286374"/>
    <w:rsid w:val="0028659B"/>
    <w:rsid w:val="002902CD"/>
    <w:rsid w:val="00290A01"/>
    <w:rsid w:val="00290C78"/>
    <w:rsid w:val="00291431"/>
    <w:rsid w:val="0029235C"/>
    <w:rsid w:val="00292C45"/>
    <w:rsid w:val="00294225"/>
    <w:rsid w:val="002943A0"/>
    <w:rsid w:val="002945D4"/>
    <w:rsid w:val="0029496A"/>
    <w:rsid w:val="00294A34"/>
    <w:rsid w:val="00294FF3"/>
    <w:rsid w:val="00295167"/>
    <w:rsid w:val="00295468"/>
    <w:rsid w:val="002957B8"/>
    <w:rsid w:val="00295CA0"/>
    <w:rsid w:val="0029641D"/>
    <w:rsid w:val="00296DD2"/>
    <w:rsid w:val="00296E06"/>
    <w:rsid w:val="00296EB5"/>
    <w:rsid w:val="00297450"/>
    <w:rsid w:val="00297889"/>
    <w:rsid w:val="00297900"/>
    <w:rsid w:val="002A00F1"/>
    <w:rsid w:val="002A1409"/>
    <w:rsid w:val="002A4365"/>
    <w:rsid w:val="002A5370"/>
    <w:rsid w:val="002A5D0C"/>
    <w:rsid w:val="002A5F90"/>
    <w:rsid w:val="002A72F0"/>
    <w:rsid w:val="002B0102"/>
    <w:rsid w:val="002B0DC3"/>
    <w:rsid w:val="002B2C67"/>
    <w:rsid w:val="002B2C85"/>
    <w:rsid w:val="002B3EB0"/>
    <w:rsid w:val="002B3EEF"/>
    <w:rsid w:val="002B4B63"/>
    <w:rsid w:val="002B4EA9"/>
    <w:rsid w:val="002B51B6"/>
    <w:rsid w:val="002B525C"/>
    <w:rsid w:val="002B547F"/>
    <w:rsid w:val="002B639C"/>
    <w:rsid w:val="002B778A"/>
    <w:rsid w:val="002B7C19"/>
    <w:rsid w:val="002C0950"/>
    <w:rsid w:val="002C0D61"/>
    <w:rsid w:val="002C1AB5"/>
    <w:rsid w:val="002C2472"/>
    <w:rsid w:val="002C31CB"/>
    <w:rsid w:val="002C3289"/>
    <w:rsid w:val="002C3615"/>
    <w:rsid w:val="002C3A78"/>
    <w:rsid w:val="002C47CB"/>
    <w:rsid w:val="002C4C49"/>
    <w:rsid w:val="002C5624"/>
    <w:rsid w:val="002C5A3D"/>
    <w:rsid w:val="002C5BDC"/>
    <w:rsid w:val="002C6757"/>
    <w:rsid w:val="002C6871"/>
    <w:rsid w:val="002C6F5B"/>
    <w:rsid w:val="002C6FEE"/>
    <w:rsid w:val="002C6FFD"/>
    <w:rsid w:val="002C7D0A"/>
    <w:rsid w:val="002C7D8F"/>
    <w:rsid w:val="002C7E29"/>
    <w:rsid w:val="002D1479"/>
    <w:rsid w:val="002D2E9C"/>
    <w:rsid w:val="002D3487"/>
    <w:rsid w:val="002D51FF"/>
    <w:rsid w:val="002D545C"/>
    <w:rsid w:val="002D5661"/>
    <w:rsid w:val="002D57AF"/>
    <w:rsid w:val="002D5F3A"/>
    <w:rsid w:val="002D6881"/>
    <w:rsid w:val="002D72DB"/>
    <w:rsid w:val="002D7444"/>
    <w:rsid w:val="002D7A1C"/>
    <w:rsid w:val="002D7A2C"/>
    <w:rsid w:val="002E05A1"/>
    <w:rsid w:val="002E07D7"/>
    <w:rsid w:val="002E1C26"/>
    <w:rsid w:val="002E2095"/>
    <w:rsid w:val="002E231E"/>
    <w:rsid w:val="002E2488"/>
    <w:rsid w:val="002E33F2"/>
    <w:rsid w:val="002E3A30"/>
    <w:rsid w:val="002E3F98"/>
    <w:rsid w:val="002E4B23"/>
    <w:rsid w:val="002E59BA"/>
    <w:rsid w:val="002E5FA8"/>
    <w:rsid w:val="002E7390"/>
    <w:rsid w:val="002E759A"/>
    <w:rsid w:val="002E7A83"/>
    <w:rsid w:val="002E7F35"/>
    <w:rsid w:val="002F068E"/>
    <w:rsid w:val="002F1802"/>
    <w:rsid w:val="002F2504"/>
    <w:rsid w:val="002F3074"/>
    <w:rsid w:val="002F4E4B"/>
    <w:rsid w:val="002F6031"/>
    <w:rsid w:val="002F706E"/>
    <w:rsid w:val="002F71BB"/>
    <w:rsid w:val="00300383"/>
    <w:rsid w:val="00301426"/>
    <w:rsid w:val="00301535"/>
    <w:rsid w:val="00301774"/>
    <w:rsid w:val="003019A4"/>
    <w:rsid w:val="0030211F"/>
    <w:rsid w:val="00303210"/>
    <w:rsid w:val="00304A0C"/>
    <w:rsid w:val="00304DAD"/>
    <w:rsid w:val="00305752"/>
    <w:rsid w:val="00305909"/>
    <w:rsid w:val="0030659B"/>
    <w:rsid w:val="00307DBA"/>
    <w:rsid w:val="0031089D"/>
    <w:rsid w:val="00311449"/>
    <w:rsid w:val="003121A1"/>
    <w:rsid w:val="00313676"/>
    <w:rsid w:val="003139F1"/>
    <w:rsid w:val="00313E41"/>
    <w:rsid w:val="0031426C"/>
    <w:rsid w:val="0031428A"/>
    <w:rsid w:val="0031458F"/>
    <w:rsid w:val="00314BC7"/>
    <w:rsid w:val="003152C9"/>
    <w:rsid w:val="00316646"/>
    <w:rsid w:val="0031748D"/>
    <w:rsid w:val="00317AB5"/>
    <w:rsid w:val="003202FA"/>
    <w:rsid w:val="0032063B"/>
    <w:rsid w:val="0032103D"/>
    <w:rsid w:val="0032106A"/>
    <w:rsid w:val="0032352C"/>
    <w:rsid w:val="00323746"/>
    <w:rsid w:val="00323C4F"/>
    <w:rsid w:val="00323DD5"/>
    <w:rsid w:val="00324E7E"/>
    <w:rsid w:val="003251CB"/>
    <w:rsid w:val="003257D4"/>
    <w:rsid w:val="003263CA"/>
    <w:rsid w:val="00326995"/>
    <w:rsid w:val="0032792D"/>
    <w:rsid w:val="00327B8F"/>
    <w:rsid w:val="00327BF5"/>
    <w:rsid w:val="0033095C"/>
    <w:rsid w:val="0033151A"/>
    <w:rsid w:val="0033167A"/>
    <w:rsid w:val="003319FD"/>
    <w:rsid w:val="00331FF8"/>
    <w:rsid w:val="003320D0"/>
    <w:rsid w:val="0033254A"/>
    <w:rsid w:val="00332653"/>
    <w:rsid w:val="0033300C"/>
    <w:rsid w:val="003337F2"/>
    <w:rsid w:val="00333E76"/>
    <w:rsid w:val="003349F9"/>
    <w:rsid w:val="00334DC5"/>
    <w:rsid w:val="0033606C"/>
    <w:rsid w:val="00337634"/>
    <w:rsid w:val="00337717"/>
    <w:rsid w:val="00337DA4"/>
    <w:rsid w:val="00340048"/>
    <w:rsid w:val="0034011F"/>
    <w:rsid w:val="0034084A"/>
    <w:rsid w:val="003410D0"/>
    <w:rsid w:val="00342E2F"/>
    <w:rsid w:val="00342E54"/>
    <w:rsid w:val="00343073"/>
    <w:rsid w:val="0034317E"/>
    <w:rsid w:val="0034375C"/>
    <w:rsid w:val="00343A20"/>
    <w:rsid w:val="00343B08"/>
    <w:rsid w:val="00344216"/>
    <w:rsid w:val="00344D54"/>
    <w:rsid w:val="0034538F"/>
    <w:rsid w:val="00345C7C"/>
    <w:rsid w:val="00346040"/>
    <w:rsid w:val="00347661"/>
    <w:rsid w:val="00350F56"/>
    <w:rsid w:val="00351CED"/>
    <w:rsid w:val="003524D6"/>
    <w:rsid w:val="00353547"/>
    <w:rsid w:val="00353812"/>
    <w:rsid w:val="003549F4"/>
    <w:rsid w:val="00354B7A"/>
    <w:rsid w:val="00354E13"/>
    <w:rsid w:val="00355C03"/>
    <w:rsid w:val="003562CF"/>
    <w:rsid w:val="003568C2"/>
    <w:rsid w:val="00357076"/>
    <w:rsid w:val="00360164"/>
    <w:rsid w:val="0036043F"/>
    <w:rsid w:val="00360E84"/>
    <w:rsid w:val="00360EE5"/>
    <w:rsid w:val="0036103D"/>
    <w:rsid w:val="00361574"/>
    <w:rsid w:val="00361BF0"/>
    <w:rsid w:val="0036272C"/>
    <w:rsid w:val="003637B6"/>
    <w:rsid w:val="00363E09"/>
    <w:rsid w:val="00363F4E"/>
    <w:rsid w:val="00364188"/>
    <w:rsid w:val="00364DC2"/>
    <w:rsid w:val="00364DF5"/>
    <w:rsid w:val="0036565F"/>
    <w:rsid w:val="00366460"/>
    <w:rsid w:val="00367356"/>
    <w:rsid w:val="00367CC3"/>
    <w:rsid w:val="00370A05"/>
    <w:rsid w:val="003722C1"/>
    <w:rsid w:val="003722EF"/>
    <w:rsid w:val="00372E4D"/>
    <w:rsid w:val="0037310D"/>
    <w:rsid w:val="003748E8"/>
    <w:rsid w:val="003804A3"/>
    <w:rsid w:val="00381BA5"/>
    <w:rsid w:val="00381C51"/>
    <w:rsid w:val="00382937"/>
    <w:rsid w:val="00382A54"/>
    <w:rsid w:val="00382FB9"/>
    <w:rsid w:val="003849C5"/>
    <w:rsid w:val="003850C9"/>
    <w:rsid w:val="00385123"/>
    <w:rsid w:val="00385EBC"/>
    <w:rsid w:val="00386046"/>
    <w:rsid w:val="003861F4"/>
    <w:rsid w:val="003868E3"/>
    <w:rsid w:val="00386E47"/>
    <w:rsid w:val="00387220"/>
    <w:rsid w:val="0039066E"/>
    <w:rsid w:val="0039164D"/>
    <w:rsid w:val="00392211"/>
    <w:rsid w:val="00392B22"/>
    <w:rsid w:val="00393B12"/>
    <w:rsid w:val="0039404E"/>
    <w:rsid w:val="003949F5"/>
    <w:rsid w:val="00394FF4"/>
    <w:rsid w:val="00395614"/>
    <w:rsid w:val="00396682"/>
    <w:rsid w:val="003976C5"/>
    <w:rsid w:val="00397F9D"/>
    <w:rsid w:val="003A0B68"/>
    <w:rsid w:val="003A1125"/>
    <w:rsid w:val="003A1547"/>
    <w:rsid w:val="003A1842"/>
    <w:rsid w:val="003A194C"/>
    <w:rsid w:val="003A1A32"/>
    <w:rsid w:val="003A2A1D"/>
    <w:rsid w:val="003A352E"/>
    <w:rsid w:val="003A48EF"/>
    <w:rsid w:val="003A4C3F"/>
    <w:rsid w:val="003A5A3D"/>
    <w:rsid w:val="003A6109"/>
    <w:rsid w:val="003A6C88"/>
    <w:rsid w:val="003B03DC"/>
    <w:rsid w:val="003B100B"/>
    <w:rsid w:val="003B1F5B"/>
    <w:rsid w:val="003B2139"/>
    <w:rsid w:val="003B2447"/>
    <w:rsid w:val="003B2B87"/>
    <w:rsid w:val="003B32B2"/>
    <w:rsid w:val="003B33AF"/>
    <w:rsid w:val="003B3431"/>
    <w:rsid w:val="003B4F51"/>
    <w:rsid w:val="003B507D"/>
    <w:rsid w:val="003B6436"/>
    <w:rsid w:val="003B6CFE"/>
    <w:rsid w:val="003B7084"/>
    <w:rsid w:val="003C0C0C"/>
    <w:rsid w:val="003C14EB"/>
    <w:rsid w:val="003C2254"/>
    <w:rsid w:val="003C23F2"/>
    <w:rsid w:val="003C278A"/>
    <w:rsid w:val="003C558A"/>
    <w:rsid w:val="003C5E9E"/>
    <w:rsid w:val="003C6243"/>
    <w:rsid w:val="003C6430"/>
    <w:rsid w:val="003C67F1"/>
    <w:rsid w:val="003C7833"/>
    <w:rsid w:val="003C7A25"/>
    <w:rsid w:val="003D0190"/>
    <w:rsid w:val="003D0463"/>
    <w:rsid w:val="003D04FF"/>
    <w:rsid w:val="003D1083"/>
    <w:rsid w:val="003D1F5B"/>
    <w:rsid w:val="003D2558"/>
    <w:rsid w:val="003D2B98"/>
    <w:rsid w:val="003D2CB0"/>
    <w:rsid w:val="003D3CC6"/>
    <w:rsid w:val="003D427C"/>
    <w:rsid w:val="003D5575"/>
    <w:rsid w:val="003D6B53"/>
    <w:rsid w:val="003D77A5"/>
    <w:rsid w:val="003E0B16"/>
    <w:rsid w:val="003E0B8A"/>
    <w:rsid w:val="003E0E09"/>
    <w:rsid w:val="003E157F"/>
    <w:rsid w:val="003E1871"/>
    <w:rsid w:val="003E1912"/>
    <w:rsid w:val="003E2E6D"/>
    <w:rsid w:val="003E33BA"/>
    <w:rsid w:val="003E3653"/>
    <w:rsid w:val="003E37FC"/>
    <w:rsid w:val="003E3A94"/>
    <w:rsid w:val="003E400B"/>
    <w:rsid w:val="003E4AF8"/>
    <w:rsid w:val="003E561E"/>
    <w:rsid w:val="003E5898"/>
    <w:rsid w:val="003E7500"/>
    <w:rsid w:val="003F06B3"/>
    <w:rsid w:val="003F173A"/>
    <w:rsid w:val="003F1F90"/>
    <w:rsid w:val="003F2147"/>
    <w:rsid w:val="003F25F7"/>
    <w:rsid w:val="003F3738"/>
    <w:rsid w:val="003F3862"/>
    <w:rsid w:val="003F3F51"/>
    <w:rsid w:val="003F4172"/>
    <w:rsid w:val="003F491C"/>
    <w:rsid w:val="003F4AEB"/>
    <w:rsid w:val="003F5411"/>
    <w:rsid w:val="003F5DCC"/>
    <w:rsid w:val="003F5EE6"/>
    <w:rsid w:val="003F66CA"/>
    <w:rsid w:val="003F765D"/>
    <w:rsid w:val="003F7900"/>
    <w:rsid w:val="0040086D"/>
    <w:rsid w:val="0040096D"/>
    <w:rsid w:val="00400A74"/>
    <w:rsid w:val="00400F55"/>
    <w:rsid w:val="0040195F"/>
    <w:rsid w:val="004019A3"/>
    <w:rsid w:val="00401D13"/>
    <w:rsid w:val="00402138"/>
    <w:rsid w:val="004021DA"/>
    <w:rsid w:val="004031F9"/>
    <w:rsid w:val="00404053"/>
    <w:rsid w:val="00404447"/>
    <w:rsid w:val="00404C99"/>
    <w:rsid w:val="0040526E"/>
    <w:rsid w:val="00405FE3"/>
    <w:rsid w:val="00406055"/>
    <w:rsid w:val="00406FEB"/>
    <w:rsid w:val="00407569"/>
    <w:rsid w:val="00407F8C"/>
    <w:rsid w:val="004101B3"/>
    <w:rsid w:val="00410227"/>
    <w:rsid w:val="00413652"/>
    <w:rsid w:val="00413AD6"/>
    <w:rsid w:val="00414666"/>
    <w:rsid w:val="0041500D"/>
    <w:rsid w:val="00416CDF"/>
    <w:rsid w:val="00416D84"/>
    <w:rsid w:val="0041753A"/>
    <w:rsid w:val="0041769D"/>
    <w:rsid w:val="0041788C"/>
    <w:rsid w:val="00420B78"/>
    <w:rsid w:val="00420FC2"/>
    <w:rsid w:val="004211ED"/>
    <w:rsid w:val="004218B7"/>
    <w:rsid w:val="00421EB5"/>
    <w:rsid w:val="00422172"/>
    <w:rsid w:val="00423331"/>
    <w:rsid w:val="00423DC8"/>
    <w:rsid w:val="00424300"/>
    <w:rsid w:val="00424630"/>
    <w:rsid w:val="00424E02"/>
    <w:rsid w:val="0042513D"/>
    <w:rsid w:val="004255D2"/>
    <w:rsid w:val="00425816"/>
    <w:rsid w:val="00426814"/>
    <w:rsid w:val="00426918"/>
    <w:rsid w:val="00426BE3"/>
    <w:rsid w:val="00427A79"/>
    <w:rsid w:val="00427F6B"/>
    <w:rsid w:val="004300F0"/>
    <w:rsid w:val="004301E0"/>
    <w:rsid w:val="00430985"/>
    <w:rsid w:val="00431132"/>
    <w:rsid w:val="00431811"/>
    <w:rsid w:val="00431D44"/>
    <w:rsid w:val="00431DDD"/>
    <w:rsid w:val="00432F46"/>
    <w:rsid w:val="004334B5"/>
    <w:rsid w:val="0043381A"/>
    <w:rsid w:val="004341A5"/>
    <w:rsid w:val="0043430A"/>
    <w:rsid w:val="00435C07"/>
    <w:rsid w:val="004370DF"/>
    <w:rsid w:val="004372DC"/>
    <w:rsid w:val="0043761C"/>
    <w:rsid w:val="00440D04"/>
    <w:rsid w:val="004413D1"/>
    <w:rsid w:val="00441981"/>
    <w:rsid w:val="00441E99"/>
    <w:rsid w:val="00442A59"/>
    <w:rsid w:val="00444517"/>
    <w:rsid w:val="00445244"/>
    <w:rsid w:val="00446F1F"/>
    <w:rsid w:val="004473BE"/>
    <w:rsid w:val="004476EC"/>
    <w:rsid w:val="00450830"/>
    <w:rsid w:val="00451995"/>
    <w:rsid w:val="00454339"/>
    <w:rsid w:val="004563CB"/>
    <w:rsid w:val="004567F2"/>
    <w:rsid w:val="00456A72"/>
    <w:rsid w:val="00457513"/>
    <w:rsid w:val="00457CDB"/>
    <w:rsid w:val="00457F2C"/>
    <w:rsid w:val="00460DB5"/>
    <w:rsid w:val="00460E1B"/>
    <w:rsid w:val="00461B3B"/>
    <w:rsid w:val="004620D3"/>
    <w:rsid w:val="00462472"/>
    <w:rsid w:val="00463B65"/>
    <w:rsid w:val="00463C76"/>
    <w:rsid w:val="00463E09"/>
    <w:rsid w:val="00464EC3"/>
    <w:rsid w:val="0046528C"/>
    <w:rsid w:val="0046575A"/>
    <w:rsid w:val="00465E78"/>
    <w:rsid w:val="00466453"/>
    <w:rsid w:val="00466C9A"/>
    <w:rsid w:val="00467016"/>
    <w:rsid w:val="00467C3F"/>
    <w:rsid w:val="0047099B"/>
    <w:rsid w:val="00471B54"/>
    <w:rsid w:val="00471E28"/>
    <w:rsid w:val="00472E1D"/>
    <w:rsid w:val="00472E23"/>
    <w:rsid w:val="00473D39"/>
    <w:rsid w:val="00474605"/>
    <w:rsid w:val="00474775"/>
    <w:rsid w:val="00475B6F"/>
    <w:rsid w:val="00476580"/>
    <w:rsid w:val="0047664A"/>
    <w:rsid w:val="00476956"/>
    <w:rsid w:val="00477192"/>
    <w:rsid w:val="00477549"/>
    <w:rsid w:val="0048002A"/>
    <w:rsid w:val="004800B6"/>
    <w:rsid w:val="004815DD"/>
    <w:rsid w:val="00481B87"/>
    <w:rsid w:val="00481FB2"/>
    <w:rsid w:val="0048230F"/>
    <w:rsid w:val="00482393"/>
    <w:rsid w:val="004826AF"/>
    <w:rsid w:val="00483274"/>
    <w:rsid w:val="00483B59"/>
    <w:rsid w:val="0048467C"/>
    <w:rsid w:val="00484708"/>
    <w:rsid w:val="00485416"/>
    <w:rsid w:val="004857B4"/>
    <w:rsid w:val="004859C7"/>
    <w:rsid w:val="0048647A"/>
    <w:rsid w:val="00487C78"/>
    <w:rsid w:val="0049021B"/>
    <w:rsid w:val="00490AE8"/>
    <w:rsid w:val="00491332"/>
    <w:rsid w:val="004914C2"/>
    <w:rsid w:val="004929E4"/>
    <w:rsid w:val="00492D94"/>
    <w:rsid w:val="00493C5B"/>
    <w:rsid w:val="00495E68"/>
    <w:rsid w:val="00495E89"/>
    <w:rsid w:val="00496EF0"/>
    <w:rsid w:val="004973E0"/>
    <w:rsid w:val="0049777D"/>
    <w:rsid w:val="00497F0F"/>
    <w:rsid w:val="004A02AA"/>
    <w:rsid w:val="004A0BEE"/>
    <w:rsid w:val="004A0D51"/>
    <w:rsid w:val="004A1130"/>
    <w:rsid w:val="004A13AF"/>
    <w:rsid w:val="004A1A48"/>
    <w:rsid w:val="004A21AB"/>
    <w:rsid w:val="004A2277"/>
    <w:rsid w:val="004A265B"/>
    <w:rsid w:val="004A2982"/>
    <w:rsid w:val="004A2B23"/>
    <w:rsid w:val="004A31BB"/>
    <w:rsid w:val="004A3C33"/>
    <w:rsid w:val="004A45FA"/>
    <w:rsid w:val="004A48CA"/>
    <w:rsid w:val="004A4A89"/>
    <w:rsid w:val="004A530B"/>
    <w:rsid w:val="004A5395"/>
    <w:rsid w:val="004A58EE"/>
    <w:rsid w:val="004A5A39"/>
    <w:rsid w:val="004A5AED"/>
    <w:rsid w:val="004A5D8B"/>
    <w:rsid w:val="004A625B"/>
    <w:rsid w:val="004A6E96"/>
    <w:rsid w:val="004A7262"/>
    <w:rsid w:val="004A770F"/>
    <w:rsid w:val="004B04FA"/>
    <w:rsid w:val="004B05E4"/>
    <w:rsid w:val="004B0646"/>
    <w:rsid w:val="004B1E27"/>
    <w:rsid w:val="004B3555"/>
    <w:rsid w:val="004B35F3"/>
    <w:rsid w:val="004B393F"/>
    <w:rsid w:val="004B3BAB"/>
    <w:rsid w:val="004B42F1"/>
    <w:rsid w:val="004C079A"/>
    <w:rsid w:val="004C0D37"/>
    <w:rsid w:val="004C0ED3"/>
    <w:rsid w:val="004C1479"/>
    <w:rsid w:val="004C16AE"/>
    <w:rsid w:val="004C25B5"/>
    <w:rsid w:val="004C2E10"/>
    <w:rsid w:val="004C3097"/>
    <w:rsid w:val="004C3167"/>
    <w:rsid w:val="004C4865"/>
    <w:rsid w:val="004C552A"/>
    <w:rsid w:val="004C63BA"/>
    <w:rsid w:val="004C63F1"/>
    <w:rsid w:val="004C6544"/>
    <w:rsid w:val="004C68D4"/>
    <w:rsid w:val="004C7065"/>
    <w:rsid w:val="004C796C"/>
    <w:rsid w:val="004C7B71"/>
    <w:rsid w:val="004C7C9B"/>
    <w:rsid w:val="004D0047"/>
    <w:rsid w:val="004D0A48"/>
    <w:rsid w:val="004D0B00"/>
    <w:rsid w:val="004D1395"/>
    <w:rsid w:val="004D2065"/>
    <w:rsid w:val="004D2A23"/>
    <w:rsid w:val="004D3AF7"/>
    <w:rsid w:val="004D4791"/>
    <w:rsid w:val="004D4E86"/>
    <w:rsid w:val="004D56E9"/>
    <w:rsid w:val="004D68C2"/>
    <w:rsid w:val="004D7D0F"/>
    <w:rsid w:val="004D7F61"/>
    <w:rsid w:val="004E0148"/>
    <w:rsid w:val="004E01E8"/>
    <w:rsid w:val="004E0706"/>
    <w:rsid w:val="004E1320"/>
    <w:rsid w:val="004E2623"/>
    <w:rsid w:val="004E2A47"/>
    <w:rsid w:val="004E2F41"/>
    <w:rsid w:val="004E3724"/>
    <w:rsid w:val="004E3A97"/>
    <w:rsid w:val="004E3B15"/>
    <w:rsid w:val="004E46A7"/>
    <w:rsid w:val="004E483D"/>
    <w:rsid w:val="004E4E8C"/>
    <w:rsid w:val="004E5BBA"/>
    <w:rsid w:val="004E6B73"/>
    <w:rsid w:val="004E7A6C"/>
    <w:rsid w:val="004E7C69"/>
    <w:rsid w:val="004F12D2"/>
    <w:rsid w:val="004F245D"/>
    <w:rsid w:val="004F2623"/>
    <w:rsid w:val="004F2EC3"/>
    <w:rsid w:val="004F3274"/>
    <w:rsid w:val="004F38C6"/>
    <w:rsid w:val="004F3F57"/>
    <w:rsid w:val="004F3F8A"/>
    <w:rsid w:val="004F4626"/>
    <w:rsid w:val="004F475A"/>
    <w:rsid w:val="004F50D5"/>
    <w:rsid w:val="004F6083"/>
    <w:rsid w:val="004F63D5"/>
    <w:rsid w:val="004F6709"/>
    <w:rsid w:val="004F6D16"/>
    <w:rsid w:val="004F72E1"/>
    <w:rsid w:val="004F7A48"/>
    <w:rsid w:val="0050087C"/>
    <w:rsid w:val="00502E29"/>
    <w:rsid w:val="005030EF"/>
    <w:rsid w:val="005033CD"/>
    <w:rsid w:val="00503405"/>
    <w:rsid w:val="005044A7"/>
    <w:rsid w:val="005067D5"/>
    <w:rsid w:val="00507135"/>
    <w:rsid w:val="00507C1B"/>
    <w:rsid w:val="0051046D"/>
    <w:rsid w:val="00510A25"/>
    <w:rsid w:val="00510B59"/>
    <w:rsid w:val="00510C44"/>
    <w:rsid w:val="00510E7F"/>
    <w:rsid w:val="005110D3"/>
    <w:rsid w:val="005112A4"/>
    <w:rsid w:val="00511FCB"/>
    <w:rsid w:val="00512CE6"/>
    <w:rsid w:val="0051438E"/>
    <w:rsid w:val="00514873"/>
    <w:rsid w:val="00514A81"/>
    <w:rsid w:val="00515DBC"/>
    <w:rsid w:val="005168C6"/>
    <w:rsid w:val="005201BD"/>
    <w:rsid w:val="005202D2"/>
    <w:rsid w:val="0052137A"/>
    <w:rsid w:val="00521DBE"/>
    <w:rsid w:val="005223E6"/>
    <w:rsid w:val="00523194"/>
    <w:rsid w:val="00523F62"/>
    <w:rsid w:val="00524628"/>
    <w:rsid w:val="00524ADA"/>
    <w:rsid w:val="00524BBE"/>
    <w:rsid w:val="00525B56"/>
    <w:rsid w:val="00525F2C"/>
    <w:rsid w:val="00526001"/>
    <w:rsid w:val="0052685C"/>
    <w:rsid w:val="00526A11"/>
    <w:rsid w:val="00527107"/>
    <w:rsid w:val="005273AA"/>
    <w:rsid w:val="0053039E"/>
    <w:rsid w:val="00531244"/>
    <w:rsid w:val="00531CBB"/>
    <w:rsid w:val="00531CC6"/>
    <w:rsid w:val="00531DD3"/>
    <w:rsid w:val="00532699"/>
    <w:rsid w:val="005329C6"/>
    <w:rsid w:val="00533A37"/>
    <w:rsid w:val="00533EF3"/>
    <w:rsid w:val="005352A8"/>
    <w:rsid w:val="00535C7F"/>
    <w:rsid w:val="005372AB"/>
    <w:rsid w:val="005376EE"/>
    <w:rsid w:val="005378D1"/>
    <w:rsid w:val="00537BB3"/>
    <w:rsid w:val="0054007B"/>
    <w:rsid w:val="005400BD"/>
    <w:rsid w:val="005411CF"/>
    <w:rsid w:val="00541484"/>
    <w:rsid w:val="005416FB"/>
    <w:rsid w:val="00541AB4"/>
    <w:rsid w:val="00542A7B"/>
    <w:rsid w:val="005433EB"/>
    <w:rsid w:val="005443A0"/>
    <w:rsid w:val="00544919"/>
    <w:rsid w:val="0054492E"/>
    <w:rsid w:val="005451A3"/>
    <w:rsid w:val="00545F87"/>
    <w:rsid w:val="005465F9"/>
    <w:rsid w:val="00546A30"/>
    <w:rsid w:val="00547055"/>
    <w:rsid w:val="0054714E"/>
    <w:rsid w:val="005479F2"/>
    <w:rsid w:val="00550B86"/>
    <w:rsid w:val="005513FA"/>
    <w:rsid w:val="00551EB1"/>
    <w:rsid w:val="005523CE"/>
    <w:rsid w:val="00552D79"/>
    <w:rsid w:val="00552E26"/>
    <w:rsid w:val="00553CF9"/>
    <w:rsid w:val="00553F10"/>
    <w:rsid w:val="00554E0C"/>
    <w:rsid w:val="00556D1D"/>
    <w:rsid w:val="005578FA"/>
    <w:rsid w:val="00557BBF"/>
    <w:rsid w:val="00560542"/>
    <w:rsid w:val="005609AE"/>
    <w:rsid w:val="00561195"/>
    <w:rsid w:val="005614FD"/>
    <w:rsid w:val="0056195C"/>
    <w:rsid w:val="005624E2"/>
    <w:rsid w:val="00562F4B"/>
    <w:rsid w:val="00562F74"/>
    <w:rsid w:val="0056311E"/>
    <w:rsid w:val="0056338F"/>
    <w:rsid w:val="00563A2B"/>
    <w:rsid w:val="00563B89"/>
    <w:rsid w:val="0056464C"/>
    <w:rsid w:val="00565094"/>
    <w:rsid w:val="00566D55"/>
    <w:rsid w:val="00567015"/>
    <w:rsid w:val="00567025"/>
    <w:rsid w:val="005674C8"/>
    <w:rsid w:val="00567749"/>
    <w:rsid w:val="00567A80"/>
    <w:rsid w:val="005706BA"/>
    <w:rsid w:val="00570B71"/>
    <w:rsid w:val="005713DE"/>
    <w:rsid w:val="00571811"/>
    <w:rsid w:val="00571995"/>
    <w:rsid w:val="0057226B"/>
    <w:rsid w:val="0057336A"/>
    <w:rsid w:val="00573905"/>
    <w:rsid w:val="00574305"/>
    <w:rsid w:val="005746D6"/>
    <w:rsid w:val="00574AAD"/>
    <w:rsid w:val="0057595F"/>
    <w:rsid w:val="00575C24"/>
    <w:rsid w:val="00575CFA"/>
    <w:rsid w:val="00575D33"/>
    <w:rsid w:val="00576ED4"/>
    <w:rsid w:val="00577962"/>
    <w:rsid w:val="00577F1D"/>
    <w:rsid w:val="005807A0"/>
    <w:rsid w:val="00580D59"/>
    <w:rsid w:val="00581479"/>
    <w:rsid w:val="0058158D"/>
    <w:rsid w:val="00582471"/>
    <w:rsid w:val="00583A60"/>
    <w:rsid w:val="00584610"/>
    <w:rsid w:val="0058499F"/>
    <w:rsid w:val="00584D47"/>
    <w:rsid w:val="005854AF"/>
    <w:rsid w:val="0058670B"/>
    <w:rsid w:val="0058681B"/>
    <w:rsid w:val="00587998"/>
    <w:rsid w:val="00591800"/>
    <w:rsid w:val="00591D74"/>
    <w:rsid w:val="005929F0"/>
    <w:rsid w:val="00595659"/>
    <w:rsid w:val="00595CE7"/>
    <w:rsid w:val="00595D1D"/>
    <w:rsid w:val="00595FEE"/>
    <w:rsid w:val="005961FA"/>
    <w:rsid w:val="005969FD"/>
    <w:rsid w:val="005A0684"/>
    <w:rsid w:val="005A0745"/>
    <w:rsid w:val="005A079F"/>
    <w:rsid w:val="005A0AAA"/>
    <w:rsid w:val="005A0DBE"/>
    <w:rsid w:val="005A0EDA"/>
    <w:rsid w:val="005A1A54"/>
    <w:rsid w:val="005A24AE"/>
    <w:rsid w:val="005A26E9"/>
    <w:rsid w:val="005A2EEF"/>
    <w:rsid w:val="005A36E9"/>
    <w:rsid w:val="005A5353"/>
    <w:rsid w:val="005A5628"/>
    <w:rsid w:val="005A5905"/>
    <w:rsid w:val="005A5C23"/>
    <w:rsid w:val="005A6B10"/>
    <w:rsid w:val="005A6BA7"/>
    <w:rsid w:val="005A6EF6"/>
    <w:rsid w:val="005B050C"/>
    <w:rsid w:val="005B0557"/>
    <w:rsid w:val="005B085A"/>
    <w:rsid w:val="005B0B5A"/>
    <w:rsid w:val="005B12C9"/>
    <w:rsid w:val="005B2211"/>
    <w:rsid w:val="005B262E"/>
    <w:rsid w:val="005B2D57"/>
    <w:rsid w:val="005B4067"/>
    <w:rsid w:val="005B5426"/>
    <w:rsid w:val="005B5890"/>
    <w:rsid w:val="005B60F2"/>
    <w:rsid w:val="005B7030"/>
    <w:rsid w:val="005C0FE7"/>
    <w:rsid w:val="005C1C4D"/>
    <w:rsid w:val="005C1C72"/>
    <w:rsid w:val="005C2398"/>
    <w:rsid w:val="005C30F3"/>
    <w:rsid w:val="005C4DEF"/>
    <w:rsid w:val="005C52C4"/>
    <w:rsid w:val="005C5A27"/>
    <w:rsid w:val="005C5A68"/>
    <w:rsid w:val="005C60AE"/>
    <w:rsid w:val="005C61BC"/>
    <w:rsid w:val="005C72EA"/>
    <w:rsid w:val="005C7560"/>
    <w:rsid w:val="005D051E"/>
    <w:rsid w:val="005D0B6E"/>
    <w:rsid w:val="005D1369"/>
    <w:rsid w:val="005D1A86"/>
    <w:rsid w:val="005D1F53"/>
    <w:rsid w:val="005D2723"/>
    <w:rsid w:val="005D2D9F"/>
    <w:rsid w:val="005D3342"/>
    <w:rsid w:val="005D33A8"/>
    <w:rsid w:val="005D357C"/>
    <w:rsid w:val="005D3874"/>
    <w:rsid w:val="005D3F32"/>
    <w:rsid w:val="005D469D"/>
    <w:rsid w:val="005D4D87"/>
    <w:rsid w:val="005D66B3"/>
    <w:rsid w:val="005D6888"/>
    <w:rsid w:val="005E04BF"/>
    <w:rsid w:val="005E13FC"/>
    <w:rsid w:val="005E28B1"/>
    <w:rsid w:val="005E2B2B"/>
    <w:rsid w:val="005E2BE4"/>
    <w:rsid w:val="005E4DEC"/>
    <w:rsid w:val="005E50C4"/>
    <w:rsid w:val="005E571C"/>
    <w:rsid w:val="005E67CC"/>
    <w:rsid w:val="005E6956"/>
    <w:rsid w:val="005E6AE9"/>
    <w:rsid w:val="005E6B26"/>
    <w:rsid w:val="005E733E"/>
    <w:rsid w:val="005E7818"/>
    <w:rsid w:val="005E7962"/>
    <w:rsid w:val="005F147E"/>
    <w:rsid w:val="005F24E4"/>
    <w:rsid w:val="005F3085"/>
    <w:rsid w:val="005F3A57"/>
    <w:rsid w:val="005F3BBF"/>
    <w:rsid w:val="005F3E5D"/>
    <w:rsid w:val="005F47A0"/>
    <w:rsid w:val="005F5D44"/>
    <w:rsid w:val="005F5EEF"/>
    <w:rsid w:val="005F656B"/>
    <w:rsid w:val="005F726B"/>
    <w:rsid w:val="005F77D2"/>
    <w:rsid w:val="005F7E55"/>
    <w:rsid w:val="00600869"/>
    <w:rsid w:val="00601B61"/>
    <w:rsid w:val="00602ABC"/>
    <w:rsid w:val="00602CD7"/>
    <w:rsid w:val="00602EAA"/>
    <w:rsid w:val="00603766"/>
    <w:rsid w:val="0060447A"/>
    <w:rsid w:val="006045D5"/>
    <w:rsid w:val="0060494B"/>
    <w:rsid w:val="0060689E"/>
    <w:rsid w:val="006069DB"/>
    <w:rsid w:val="00606B48"/>
    <w:rsid w:val="00607372"/>
    <w:rsid w:val="0061023B"/>
    <w:rsid w:val="00610442"/>
    <w:rsid w:val="0061084A"/>
    <w:rsid w:val="0061091C"/>
    <w:rsid w:val="0061097F"/>
    <w:rsid w:val="00610CF1"/>
    <w:rsid w:val="00611312"/>
    <w:rsid w:val="00611BDF"/>
    <w:rsid w:val="00611C90"/>
    <w:rsid w:val="00612321"/>
    <w:rsid w:val="00612A0F"/>
    <w:rsid w:val="006131E1"/>
    <w:rsid w:val="0061407C"/>
    <w:rsid w:val="0061534E"/>
    <w:rsid w:val="0061545D"/>
    <w:rsid w:val="006169DC"/>
    <w:rsid w:val="00616E37"/>
    <w:rsid w:val="006210E8"/>
    <w:rsid w:val="00621962"/>
    <w:rsid w:val="0062240E"/>
    <w:rsid w:val="00622537"/>
    <w:rsid w:val="00622EB5"/>
    <w:rsid w:val="006238BD"/>
    <w:rsid w:val="00624400"/>
    <w:rsid w:val="006246FD"/>
    <w:rsid w:val="006256A5"/>
    <w:rsid w:val="00625951"/>
    <w:rsid w:val="00626059"/>
    <w:rsid w:val="006262A3"/>
    <w:rsid w:val="00626437"/>
    <w:rsid w:val="00626A0E"/>
    <w:rsid w:val="006301DA"/>
    <w:rsid w:val="00630B05"/>
    <w:rsid w:val="00632400"/>
    <w:rsid w:val="00632EC6"/>
    <w:rsid w:val="00634707"/>
    <w:rsid w:val="006347D9"/>
    <w:rsid w:val="00634B6B"/>
    <w:rsid w:val="00635211"/>
    <w:rsid w:val="00635CCE"/>
    <w:rsid w:val="00635DB2"/>
    <w:rsid w:val="00636A04"/>
    <w:rsid w:val="00641711"/>
    <w:rsid w:val="00641A8B"/>
    <w:rsid w:val="00641F5D"/>
    <w:rsid w:val="00642EDE"/>
    <w:rsid w:val="0064530E"/>
    <w:rsid w:val="00645D79"/>
    <w:rsid w:val="006460B1"/>
    <w:rsid w:val="006476B2"/>
    <w:rsid w:val="00647F41"/>
    <w:rsid w:val="00650AA7"/>
    <w:rsid w:val="006516ED"/>
    <w:rsid w:val="00651BAD"/>
    <w:rsid w:val="0065292E"/>
    <w:rsid w:val="0065426F"/>
    <w:rsid w:val="00655379"/>
    <w:rsid w:val="0065675D"/>
    <w:rsid w:val="00657113"/>
    <w:rsid w:val="00657754"/>
    <w:rsid w:val="006604F1"/>
    <w:rsid w:val="006610E4"/>
    <w:rsid w:val="00661E3C"/>
    <w:rsid w:val="006628A5"/>
    <w:rsid w:val="006631AA"/>
    <w:rsid w:val="006634B9"/>
    <w:rsid w:val="00664AF4"/>
    <w:rsid w:val="00664FA1"/>
    <w:rsid w:val="00666F3C"/>
    <w:rsid w:val="00667680"/>
    <w:rsid w:val="00667F14"/>
    <w:rsid w:val="006724D9"/>
    <w:rsid w:val="00672733"/>
    <w:rsid w:val="006729A3"/>
    <w:rsid w:val="006732AC"/>
    <w:rsid w:val="00673E9B"/>
    <w:rsid w:val="00674143"/>
    <w:rsid w:val="00676022"/>
    <w:rsid w:val="0068052C"/>
    <w:rsid w:val="006807F8"/>
    <w:rsid w:val="00681161"/>
    <w:rsid w:val="006818DE"/>
    <w:rsid w:val="006827C1"/>
    <w:rsid w:val="00682EE0"/>
    <w:rsid w:val="00682FF0"/>
    <w:rsid w:val="00684B25"/>
    <w:rsid w:val="00684F1F"/>
    <w:rsid w:val="006857C8"/>
    <w:rsid w:val="00686049"/>
    <w:rsid w:val="0068624C"/>
    <w:rsid w:val="00686F68"/>
    <w:rsid w:val="0068702D"/>
    <w:rsid w:val="00687CA4"/>
    <w:rsid w:val="00691D88"/>
    <w:rsid w:val="006922C4"/>
    <w:rsid w:val="00694B6C"/>
    <w:rsid w:val="00694EE3"/>
    <w:rsid w:val="00695538"/>
    <w:rsid w:val="00695DBF"/>
    <w:rsid w:val="00695EDE"/>
    <w:rsid w:val="00696058"/>
    <w:rsid w:val="006975B6"/>
    <w:rsid w:val="00697D30"/>
    <w:rsid w:val="006A0C43"/>
    <w:rsid w:val="006A0F8C"/>
    <w:rsid w:val="006A12D6"/>
    <w:rsid w:val="006A1739"/>
    <w:rsid w:val="006A198B"/>
    <w:rsid w:val="006A21DD"/>
    <w:rsid w:val="006A2A54"/>
    <w:rsid w:val="006A2CAC"/>
    <w:rsid w:val="006A3273"/>
    <w:rsid w:val="006A37B5"/>
    <w:rsid w:val="006A3C46"/>
    <w:rsid w:val="006A3E64"/>
    <w:rsid w:val="006A43B5"/>
    <w:rsid w:val="006A49C3"/>
    <w:rsid w:val="006A5144"/>
    <w:rsid w:val="006A6125"/>
    <w:rsid w:val="006A627E"/>
    <w:rsid w:val="006A653F"/>
    <w:rsid w:val="006A68BE"/>
    <w:rsid w:val="006A74A7"/>
    <w:rsid w:val="006B1974"/>
    <w:rsid w:val="006B1AD4"/>
    <w:rsid w:val="006B1D67"/>
    <w:rsid w:val="006B28BD"/>
    <w:rsid w:val="006B30EE"/>
    <w:rsid w:val="006B3328"/>
    <w:rsid w:val="006B3506"/>
    <w:rsid w:val="006B3EEB"/>
    <w:rsid w:val="006B4456"/>
    <w:rsid w:val="006B4DD3"/>
    <w:rsid w:val="006B55D9"/>
    <w:rsid w:val="006B5E73"/>
    <w:rsid w:val="006B6D4D"/>
    <w:rsid w:val="006B6ED3"/>
    <w:rsid w:val="006B7C2F"/>
    <w:rsid w:val="006C0E46"/>
    <w:rsid w:val="006C12DB"/>
    <w:rsid w:val="006C146C"/>
    <w:rsid w:val="006C1F49"/>
    <w:rsid w:val="006C30D4"/>
    <w:rsid w:val="006C3442"/>
    <w:rsid w:val="006C370D"/>
    <w:rsid w:val="006C3A1B"/>
    <w:rsid w:val="006C6522"/>
    <w:rsid w:val="006C6678"/>
    <w:rsid w:val="006C66B9"/>
    <w:rsid w:val="006C6B3E"/>
    <w:rsid w:val="006C6DF8"/>
    <w:rsid w:val="006C7357"/>
    <w:rsid w:val="006C75A0"/>
    <w:rsid w:val="006C7AA0"/>
    <w:rsid w:val="006C7E9D"/>
    <w:rsid w:val="006D0838"/>
    <w:rsid w:val="006D0AB8"/>
    <w:rsid w:val="006D10AE"/>
    <w:rsid w:val="006D11BD"/>
    <w:rsid w:val="006D18DC"/>
    <w:rsid w:val="006D1B98"/>
    <w:rsid w:val="006D293A"/>
    <w:rsid w:val="006D2FFB"/>
    <w:rsid w:val="006D5152"/>
    <w:rsid w:val="006D5892"/>
    <w:rsid w:val="006D6035"/>
    <w:rsid w:val="006D65E6"/>
    <w:rsid w:val="006D6783"/>
    <w:rsid w:val="006D6FDC"/>
    <w:rsid w:val="006E09ED"/>
    <w:rsid w:val="006E0B8A"/>
    <w:rsid w:val="006E14D2"/>
    <w:rsid w:val="006E5809"/>
    <w:rsid w:val="006E5D6D"/>
    <w:rsid w:val="006E6D84"/>
    <w:rsid w:val="006E6E00"/>
    <w:rsid w:val="006F05CD"/>
    <w:rsid w:val="006F0DDD"/>
    <w:rsid w:val="006F1AA7"/>
    <w:rsid w:val="006F2B08"/>
    <w:rsid w:val="006F2DC2"/>
    <w:rsid w:val="006F2EE8"/>
    <w:rsid w:val="006F305A"/>
    <w:rsid w:val="006F3156"/>
    <w:rsid w:val="006F3DB6"/>
    <w:rsid w:val="006F4D91"/>
    <w:rsid w:val="006F4E98"/>
    <w:rsid w:val="006F53B0"/>
    <w:rsid w:val="006F5826"/>
    <w:rsid w:val="006F5A7F"/>
    <w:rsid w:val="006F75F7"/>
    <w:rsid w:val="006F77C2"/>
    <w:rsid w:val="006F7A95"/>
    <w:rsid w:val="0070028C"/>
    <w:rsid w:val="00701E9E"/>
    <w:rsid w:val="007023B3"/>
    <w:rsid w:val="00702503"/>
    <w:rsid w:val="00702C04"/>
    <w:rsid w:val="00702EC4"/>
    <w:rsid w:val="0070307D"/>
    <w:rsid w:val="00703410"/>
    <w:rsid w:val="007043A2"/>
    <w:rsid w:val="0070470E"/>
    <w:rsid w:val="00704D54"/>
    <w:rsid w:val="00704E60"/>
    <w:rsid w:val="00704EB3"/>
    <w:rsid w:val="007059D3"/>
    <w:rsid w:val="00707407"/>
    <w:rsid w:val="00707AC4"/>
    <w:rsid w:val="00707AEB"/>
    <w:rsid w:val="00707C45"/>
    <w:rsid w:val="00707D6E"/>
    <w:rsid w:val="00707F73"/>
    <w:rsid w:val="00710942"/>
    <w:rsid w:val="007112E0"/>
    <w:rsid w:val="007129B7"/>
    <w:rsid w:val="00712E2D"/>
    <w:rsid w:val="0071400F"/>
    <w:rsid w:val="00714235"/>
    <w:rsid w:val="007146D0"/>
    <w:rsid w:val="007161F0"/>
    <w:rsid w:val="007167D2"/>
    <w:rsid w:val="007171AF"/>
    <w:rsid w:val="0071739E"/>
    <w:rsid w:val="007200F3"/>
    <w:rsid w:val="00721611"/>
    <w:rsid w:val="007216B7"/>
    <w:rsid w:val="00721D9C"/>
    <w:rsid w:val="007225BC"/>
    <w:rsid w:val="007228C7"/>
    <w:rsid w:val="00723C40"/>
    <w:rsid w:val="00724531"/>
    <w:rsid w:val="00725CCF"/>
    <w:rsid w:val="00725FF3"/>
    <w:rsid w:val="007264B2"/>
    <w:rsid w:val="00727225"/>
    <w:rsid w:val="00727A46"/>
    <w:rsid w:val="00727F8B"/>
    <w:rsid w:val="00727FFC"/>
    <w:rsid w:val="007302C8"/>
    <w:rsid w:val="007313B3"/>
    <w:rsid w:val="00731613"/>
    <w:rsid w:val="007316BD"/>
    <w:rsid w:val="007324D0"/>
    <w:rsid w:val="007354C3"/>
    <w:rsid w:val="00735863"/>
    <w:rsid w:val="00735D54"/>
    <w:rsid w:val="00735FEE"/>
    <w:rsid w:val="00736E5E"/>
    <w:rsid w:val="00737FB5"/>
    <w:rsid w:val="00740999"/>
    <w:rsid w:val="00740AB3"/>
    <w:rsid w:val="00741486"/>
    <w:rsid w:val="007416DF"/>
    <w:rsid w:val="0074179A"/>
    <w:rsid w:val="00742653"/>
    <w:rsid w:val="00743BB0"/>
    <w:rsid w:val="00745568"/>
    <w:rsid w:val="007455EA"/>
    <w:rsid w:val="00745AA5"/>
    <w:rsid w:val="00746834"/>
    <w:rsid w:val="00746EFE"/>
    <w:rsid w:val="007472F3"/>
    <w:rsid w:val="00747505"/>
    <w:rsid w:val="00747536"/>
    <w:rsid w:val="00747605"/>
    <w:rsid w:val="00747DED"/>
    <w:rsid w:val="00750586"/>
    <w:rsid w:val="00750A0D"/>
    <w:rsid w:val="0075128F"/>
    <w:rsid w:val="00752309"/>
    <w:rsid w:val="00752BF4"/>
    <w:rsid w:val="007534A7"/>
    <w:rsid w:val="00753C8D"/>
    <w:rsid w:val="007555CF"/>
    <w:rsid w:val="00756CE3"/>
    <w:rsid w:val="00756F01"/>
    <w:rsid w:val="00757160"/>
    <w:rsid w:val="00761757"/>
    <w:rsid w:val="007628DE"/>
    <w:rsid w:val="00762991"/>
    <w:rsid w:val="00763991"/>
    <w:rsid w:val="00763E41"/>
    <w:rsid w:val="00764058"/>
    <w:rsid w:val="0076463D"/>
    <w:rsid w:val="0076497F"/>
    <w:rsid w:val="00764EB1"/>
    <w:rsid w:val="00766D90"/>
    <w:rsid w:val="00767AA9"/>
    <w:rsid w:val="00767FBB"/>
    <w:rsid w:val="0077097F"/>
    <w:rsid w:val="007714A5"/>
    <w:rsid w:val="00771992"/>
    <w:rsid w:val="00771F36"/>
    <w:rsid w:val="007720C7"/>
    <w:rsid w:val="007726CD"/>
    <w:rsid w:val="007732FE"/>
    <w:rsid w:val="007741ED"/>
    <w:rsid w:val="007743B1"/>
    <w:rsid w:val="00774F3D"/>
    <w:rsid w:val="007751EA"/>
    <w:rsid w:val="00776059"/>
    <w:rsid w:val="0077635A"/>
    <w:rsid w:val="00777222"/>
    <w:rsid w:val="00777352"/>
    <w:rsid w:val="00777ED3"/>
    <w:rsid w:val="00780295"/>
    <w:rsid w:val="007805CD"/>
    <w:rsid w:val="00780D57"/>
    <w:rsid w:val="00783060"/>
    <w:rsid w:val="007836B0"/>
    <w:rsid w:val="00783A20"/>
    <w:rsid w:val="00783BAB"/>
    <w:rsid w:val="00783D31"/>
    <w:rsid w:val="00783D94"/>
    <w:rsid w:val="00784A0C"/>
    <w:rsid w:val="00785DAD"/>
    <w:rsid w:val="0078634D"/>
    <w:rsid w:val="0078699C"/>
    <w:rsid w:val="00786EA0"/>
    <w:rsid w:val="00786EBA"/>
    <w:rsid w:val="00787392"/>
    <w:rsid w:val="00787596"/>
    <w:rsid w:val="00787888"/>
    <w:rsid w:val="00787BBA"/>
    <w:rsid w:val="00790154"/>
    <w:rsid w:val="00790722"/>
    <w:rsid w:val="0079146F"/>
    <w:rsid w:val="007933B2"/>
    <w:rsid w:val="00793667"/>
    <w:rsid w:val="00793829"/>
    <w:rsid w:val="00793CFB"/>
    <w:rsid w:val="00793F72"/>
    <w:rsid w:val="00794223"/>
    <w:rsid w:val="00794BB0"/>
    <w:rsid w:val="00794E30"/>
    <w:rsid w:val="0079500F"/>
    <w:rsid w:val="00795159"/>
    <w:rsid w:val="007954CF"/>
    <w:rsid w:val="007965AD"/>
    <w:rsid w:val="007969D4"/>
    <w:rsid w:val="00797CA0"/>
    <w:rsid w:val="007A0430"/>
    <w:rsid w:val="007A0820"/>
    <w:rsid w:val="007A1AE5"/>
    <w:rsid w:val="007A26EA"/>
    <w:rsid w:val="007A3BD4"/>
    <w:rsid w:val="007A3E45"/>
    <w:rsid w:val="007A4383"/>
    <w:rsid w:val="007A4882"/>
    <w:rsid w:val="007A4D48"/>
    <w:rsid w:val="007A578A"/>
    <w:rsid w:val="007A5C0C"/>
    <w:rsid w:val="007A5D90"/>
    <w:rsid w:val="007A6EEA"/>
    <w:rsid w:val="007A7723"/>
    <w:rsid w:val="007B090C"/>
    <w:rsid w:val="007B0931"/>
    <w:rsid w:val="007B0CC4"/>
    <w:rsid w:val="007B19AE"/>
    <w:rsid w:val="007B1AF7"/>
    <w:rsid w:val="007B21D3"/>
    <w:rsid w:val="007B3312"/>
    <w:rsid w:val="007B3759"/>
    <w:rsid w:val="007B4291"/>
    <w:rsid w:val="007B46A9"/>
    <w:rsid w:val="007B55D4"/>
    <w:rsid w:val="007B777D"/>
    <w:rsid w:val="007C0ACF"/>
    <w:rsid w:val="007C1167"/>
    <w:rsid w:val="007C136B"/>
    <w:rsid w:val="007C15CC"/>
    <w:rsid w:val="007C33A9"/>
    <w:rsid w:val="007C38A0"/>
    <w:rsid w:val="007C41A6"/>
    <w:rsid w:val="007C47FF"/>
    <w:rsid w:val="007C4B67"/>
    <w:rsid w:val="007C4E08"/>
    <w:rsid w:val="007C5132"/>
    <w:rsid w:val="007C5291"/>
    <w:rsid w:val="007C57F6"/>
    <w:rsid w:val="007C5B54"/>
    <w:rsid w:val="007C66AA"/>
    <w:rsid w:val="007C680B"/>
    <w:rsid w:val="007C6FF4"/>
    <w:rsid w:val="007D0D35"/>
    <w:rsid w:val="007D1208"/>
    <w:rsid w:val="007D214F"/>
    <w:rsid w:val="007D2A26"/>
    <w:rsid w:val="007D2C8F"/>
    <w:rsid w:val="007D2DEC"/>
    <w:rsid w:val="007D3C7B"/>
    <w:rsid w:val="007D43AE"/>
    <w:rsid w:val="007D4733"/>
    <w:rsid w:val="007D50E7"/>
    <w:rsid w:val="007D561A"/>
    <w:rsid w:val="007D5AAB"/>
    <w:rsid w:val="007D6267"/>
    <w:rsid w:val="007D6E1A"/>
    <w:rsid w:val="007D6F14"/>
    <w:rsid w:val="007D768C"/>
    <w:rsid w:val="007D7DE4"/>
    <w:rsid w:val="007E0039"/>
    <w:rsid w:val="007E087F"/>
    <w:rsid w:val="007E18CA"/>
    <w:rsid w:val="007E1B3A"/>
    <w:rsid w:val="007E2673"/>
    <w:rsid w:val="007E4A2A"/>
    <w:rsid w:val="007E5165"/>
    <w:rsid w:val="007E5B34"/>
    <w:rsid w:val="007E5D45"/>
    <w:rsid w:val="007E5D65"/>
    <w:rsid w:val="007E6A66"/>
    <w:rsid w:val="007E74EC"/>
    <w:rsid w:val="007E771E"/>
    <w:rsid w:val="007E7814"/>
    <w:rsid w:val="007F06D6"/>
    <w:rsid w:val="007F0827"/>
    <w:rsid w:val="007F0F45"/>
    <w:rsid w:val="007F1A82"/>
    <w:rsid w:val="007F2AA3"/>
    <w:rsid w:val="007F2F42"/>
    <w:rsid w:val="007F2F6E"/>
    <w:rsid w:val="007F3730"/>
    <w:rsid w:val="007F3C94"/>
    <w:rsid w:val="007F42A4"/>
    <w:rsid w:val="007F5BE6"/>
    <w:rsid w:val="007F685F"/>
    <w:rsid w:val="007F73C6"/>
    <w:rsid w:val="007F7D7F"/>
    <w:rsid w:val="00800B8F"/>
    <w:rsid w:val="008019F4"/>
    <w:rsid w:val="00801DFD"/>
    <w:rsid w:val="00801E7F"/>
    <w:rsid w:val="00802856"/>
    <w:rsid w:val="00802ADA"/>
    <w:rsid w:val="008039E6"/>
    <w:rsid w:val="00803A05"/>
    <w:rsid w:val="00804C4B"/>
    <w:rsid w:val="008064CC"/>
    <w:rsid w:val="00810B70"/>
    <w:rsid w:val="008110DC"/>
    <w:rsid w:val="008114CF"/>
    <w:rsid w:val="00812428"/>
    <w:rsid w:val="00814F2A"/>
    <w:rsid w:val="00815474"/>
    <w:rsid w:val="0081581A"/>
    <w:rsid w:val="00815B55"/>
    <w:rsid w:val="00816A79"/>
    <w:rsid w:val="00816C03"/>
    <w:rsid w:val="00817ADB"/>
    <w:rsid w:val="00820300"/>
    <w:rsid w:val="00820AE2"/>
    <w:rsid w:val="00821012"/>
    <w:rsid w:val="008217B7"/>
    <w:rsid w:val="00821B89"/>
    <w:rsid w:val="00822C46"/>
    <w:rsid w:val="00822F18"/>
    <w:rsid w:val="00823081"/>
    <w:rsid w:val="0082390F"/>
    <w:rsid w:val="008242C0"/>
    <w:rsid w:val="008251F2"/>
    <w:rsid w:val="008254B4"/>
    <w:rsid w:val="00825BCD"/>
    <w:rsid w:val="00825DE6"/>
    <w:rsid w:val="008270BA"/>
    <w:rsid w:val="00827126"/>
    <w:rsid w:val="00830BC7"/>
    <w:rsid w:val="00831345"/>
    <w:rsid w:val="0083189D"/>
    <w:rsid w:val="00832175"/>
    <w:rsid w:val="0083246E"/>
    <w:rsid w:val="0083361B"/>
    <w:rsid w:val="00833637"/>
    <w:rsid w:val="00833F61"/>
    <w:rsid w:val="00834176"/>
    <w:rsid w:val="00834E6D"/>
    <w:rsid w:val="00835410"/>
    <w:rsid w:val="00836FE5"/>
    <w:rsid w:val="00840692"/>
    <w:rsid w:val="00841026"/>
    <w:rsid w:val="00841110"/>
    <w:rsid w:val="008417AE"/>
    <w:rsid w:val="00841E80"/>
    <w:rsid w:val="008423FA"/>
    <w:rsid w:val="00844AAC"/>
    <w:rsid w:val="008450A9"/>
    <w:rsid w:val="0084520B"/>
    <w:rsid w:val="008452A4"/>
    <w:rsid w:val="00845831"/>
    <w:rsid w:val="00846E15"/>
    <w:rsid w:val="008470DD"/>
    <w:rsid w:val="00847874"/>
    <w:rsid w:val="00847A95"/>
    <w:rsid w:val="00847D7B"/>
    <w:rsid w:val="008506F7"/>
    <w:rsid w:val="00850779"/>
    <w:rsid w:val="00850916"/>
    <w:rsid w:val="008510CC"/>
    <w:rsid w:val="00851206"/>
    <w:rsid w:val="00853111"/>
    <w:rsid w:val="0085363D"/>
    <w:rsid w:val="008549A0"/>
    <w:rsid w:val="008554EE"/>
    <w:rsid w:val="00855E8B"/>
    <w:rsid w:val="00856940"/>
    <w:rsid w:val="00856F58"/>
    <w:rsid w:val="00857467"/>
    <w:rsid w:val="00857D42"/>
    <w:rsid w:val="008604DA"/>
    <w:rsid w:val="0086055E"/>
    <w:rsid w:val="008608A7"/>
    <w:rsid w:val="00861ED9"/>
    <w:rsid w:val="00862CAB"/>
    <w:rsid w:val="00862E17"/>
    <w:rsid w:val="00863107"/>
    <w:rsid w:val="00863A8C"/>
    <w:rsid w:val="00864943"/>
    <w:rsid w:val="0086580A"/>
    <w:rsid w:val="008663F7"/>
    <w:rsid w:val="0086773B"/>
    <w:rsid w:val="0087033E"/>
    <w:rsid w:val="00870C6D"/>
    <w:rsid w:val="008715E2"/>
    <w:rsid w:val="008720C7"/>
    <w:rsid w:val="008732D2"/>
    <w:rsid w:val="00874041"/>
    <w:rsid w:val="00874C35"/>
    <w:rsid w:val="00875D14"/>
    <w:rsid w:val="008762BE"/>
    <w:rsid w:val="00876391"/>
    <w:rsid w:val="0087678F"/>
    <w:rsid w:val="00876CD4"/>
    <w:rsid w:val="00876E99"/>
    <w:rsid w:val="00876EAB"/>
    <w:rsid w:val="00876F0E"/>
    <w:rsid w:val="00877773"/>
    <w:rsid w:val="008779A6"/>
    <w:rsid w:val="00880720"/>
    <w:rsid w:val="00881BEE"/>
    <w:rsid w:val="00881D66"/>
    <w:rsid w:val="00882653"/>
    <w:rsid w:val="00882B9B"/>
    <w:rsid w:val="00883296"/>
    <w:rsid w:val="00883BFE"/>
    <w:rsid w:val="00883F31"/>
    <w:rsid w:val="00884216"/>
    <w:rsid w:val="00885367"/>
    <w:rsid w:val="00885B08"/>
    <w:rsid w:val="00886929"/>
    <w:rsid w:val="00886CEC"/>
    <w:rsid w:val="0088754F"/>
    <w:rsid w:val="00887F3A"/>
    <w:rsid w:val="00891F27"/>
    <w:rsid w:val="00894535"/>
    <w:rsid w:val="00894657"/>
    <w:rsid w:val="00894CB9"/>
    <w:rsid w:val="00894FAA"/>
    <w:rsid w:val="0089586B"/>
    <w:rsid w:val="008964F5"/>
    <w:rsid w:val="00896DD1"/>
    <w:rsid w:val="0089796F"/>
    <w:rsid w:val="008A0019"/>
    <w:rsid w:val="008A1EB1"/>
    <w:rsid w:val="008A31A9"/>
    <w:rsid w:val="008A4B00"/>
    <w:rsid w:val="008A52AA"/>
    <w:rsid w:val="008A649A"/>
    <w:rsid w:val="008A6649"/>
    <w:rsid w:val="008A767C"/>
    <w:rsid w:val="008B07B0"/>
    <w:rsid w:val="008B0842"/>
    <w:rsid w:val="008B0AB9"/>
    <w:rsid w:val="008B0FAF"/>
    <w:rsid w:val="008B1276"/>
    <w:rsid w:val="008B161E"/>
    <w:rsid w:val="008B1F8B"/>
    <w:rsid w:val="008B28F4"/>
    <w:rsid w:val="008B4324"/>
    <w:rsid w:val="008B4728"/>
    <w:rsid w:val="008B5166"/>
    <w:rsid w:val="008B5174"/>
    <w:rsid w:val="008B5192"/>
    <w:rsid w:val="008B71C2"/>
    <w:rsid w:val="008C0800"/>
    <w:rsid w:val="008C0F7F"/>
    <w:rsid w:val="008C2218"/>
    <w:rsid w:val="008C25DF"/>
    <w:rsid w:val="008C3410"/>
    <w:rsid w:val="008C391B"/>
    <w:rsid w:val="008C3B64"/>
    <w:rsid w:val="008C4A39"/>
    <w:rsid w:val="008C50AF"/>
    <w:rsid w:val="008C5367"/>
    <w:rsid w:val="008C5DCF"/>
    <w:rsid w:val="008C6D9F"/>
    <w:rsid w:val="008C7528"/>
    <w:rsid w:val="008C75C1"/>
    <w:rsid w:val="008C782F"/>
    <w:rsid w:val="008C798B"/>
    <w:rsid w:val="008C7F5C"/>
    <w:rsid w:val="008C7F5D"/>
    <w:rsid w:val="008D0911"/>
    <w:rsid w:val="008D0963"/>
    <w:rsid w:val="008D2033"/>
    <w:rsid w:val="008D22F0"/>
    <w:rsid w:val="008D34AB"/>
    <w:rsid w:val="008D35E7"/>
    <w:rsid w:val="008D3634"/>
    <w:rsid w:val="008D4BBD"/>
    <w:rsid w:val="008D4F22"/>
    <w:rsid w:val="008D629F"/>
    <w:rsid w:val="008D6A2D"/>
    <w:rsid w:val="008D73A9"/>
    <w:rsid w:val="008D77F4"/>
    <w:rsid w:val="008D7AF7"/>
    <w:rsid w:val="008D7D25"/>
    <w:rsid w:val="008E05D3"/>
    <w:rsid w:val="008E08CD"/>
    <w:rsid w:val="008E1D6F"/>
    <w:rsid w:val="008E207F"/>
    <w:rsid w:val="008E2960"/>
    <w:rsid w:val="008E3310"/>
    <w:rsid w:val="008E3388"/>
    <w:rsid w:val="008E35D8"/>
    <w:rsid w:val="008E40AB"/>
    <w:rsid w:val="008E44BE"/>
    <w:rsid w:val="008E4931"/>
    <w:rsid w:val="008E49AB"/>
    <w:rsid w:val="008E4C5E"/>
    <w:rsid w:val="008E4E4E"/>
    <w:rsid w:val="008E4EED"/>
    <w:rsid w:val="008E50E6"/>
    <w:rsid w:val="008E5BA7"/>
    <w:rsid w:val="008E5D8C"/>
    <w:rsid w:val="008E652C"/>
    <w:rsid w:val="008E6927"/>
    <w:rsid w:val="008E6E15"/>
    <w:rsid w:val="008E70E5"/>
    <w:rsid w:val="008F02C8"/>
    <w:rsid w:val="008F08D2"/>
    <w:rsid w:val="008F0D5F"/>
    <w:rsid w:val="008F122A"/>
    <w:rsid w:val="008F1E61"/>
    <w:rsid w:val="008F22EB"/>
    <w:rsid w:val="008F3591"/>
    <w:rsid w:val="008F37E1"/>
    <w:rsid w:val="008F3EEC"/>
    <w:rsid w:val="008F3FE1"/>
    <w:rsid w:val="008F40B3"/>
    <w:rsid w:val="008F55A4"/>
    <w:rsid w:val="008F587F"/>
    <w:rsid w:val="008F5C76"/>
    <w:rsid w:val="008F6042"/>
    <w:rsid w:val="008F7149"/>
    <w:rsid w:val="008F73C3"/>
    <w:rsid w:val="008F7925"/>
    <w:rsid w:val="008F7BB6"/>
    <w:rsid w:val="008F7E27"/>
    <w:rsid w:val="00901408"/>
    <w:rsid w:val="00902041"/>
    <w:rsid w:val="00902C27"/>
    <w:rsid w:val="00903126"/>
    <w:rsid w:val="00903576"/>
    <w:rsid w:val="0090484D"/>
    <w:rsid w:val="00905548"/>
    <w:rsid w:val="009067CA"/>
    <w:rsid w:val="00906ED2"/>
    <w:rsid w:val="00906F07"/>
    <w:rsid w:val="00911687"/>
    <w:rsid w:val="00911772"/>
    <w:rsid w:val="00911DA0"/>
    <w:rsid w:val="00913019"/>
    <w:rsid w:val="009134AA"/>
    <w:rsid w:val="0091388E"/>
    <w:rsid w:val="0091756F"/>
    <w:rsid w:val="00920719"/>
    <w:rsid w:val="00922329"/>
    <w:rsid w:val="00922341"/>
    <w:rsid w:val="00922C88"/>
    <w:rsid w:val="0092494B"/>
    <w:rsid w:val="00924B1F"/>
    <w:rsid w:val="00924C69"/>
    <w:rsid w:val="009251AB"/>
    <w:rsid w:val="00925F1C"/>
    <w:rsid w:val="009260C9"/>
    <w:rsid w:val="009264AE"/>
    <w:rsid w:val="009274DF"/>
    <w:rsid w:val="00927686"/>
    <w:rsid w:val="00930C3F"/>
    <w:rsid w:val="00931002"/>
    <w:rsid w:val="009310A2"/>
    <w:rsid w:val="00931A8E"/>
    <w:rsid w:val="009325E7"/>
    <w:rsid w:val="00932F04"/>
    <w:rsid w:val="00933BEF"/>
    <w:rsid w:val="00933C5F"/>
    <w:rsid w:val="0093468D"/>
    <w:rsid w:val="00934A2A"/>
    <w:rsid w:val="00934B5E"/>
    <w:rsid w:val="00934E6A"/>
    <w:rsid w:val="00935B06"/>
    <w:rsid w:val="0093620C"/>
    <w:rsid w:val="009375A2"/>
    <w:rsid w:val="0093777D"/>
    <w:rsid w:val="00937A67"/>
    <w:rsid w:val="00937ED6"/>
    <w:rsid w:val="009408AE"/>
    <w:rsid w:val="00940F62"/>
    <w:rsid w:val="00940FD2"/>
    <w:rsid w:val="009422FA"/>
    <w:rsid w:val="00942BB9"/>
    <w:rsid w:val="00942C7C"/>
    <w:rsid w:val="00942E0F"/>
    <w:rsid w:val="00943002"/>
    <w:rsid w:val="00943447"/>
    <w:rsid w:val="00943840"/>
    <w:rsid w:val="00944037"/>
    <w:rsid w:val="009445C5"/>
    <w:rsid w:val="00944AA0"/>
    <w:rsid w:val="00944B6D"/>
    <w:rsid w:val="00945601"/>
    <w:rsid w:val="00945A96"/>
    <w:rsid w:val="009462A1"/>
    <w:rsid w:val="00946E54"/>
    <w:rsid w:val="0094715F"/>
    <w:rsid w:val="00947464"/>
    <w:rsid w:val="00947945"/>
    <w:rsid w:val="009502AC"/>
    <w:rsid w:val="0095048D"/>
    <w:rsid w:val="00951469"/>
    <w:rsid w:val="00951762"/>
    <w:rsid w:val="009518ED"/>
    <w:rsid w:val="00952040"/>
    <w:rsid w:val="00952297"/>
    <w:rsid w:val="009524FA"/>
    <w:rsid w:val="009527A0"/>
    <w:rsid w:val="00954010"/>
    <w:rsid w:val="009541FD"/>
    <w:rsid w:val="009548E0"/>
    <w:rsid w:val="00954F94"/>
    <w:rsid w:val="00955256"/>
    <w:rsid w:val="00957A9A"/>
    <w:rsid w:val="009603C2"/>
    <w:rsid w:val="00960A1C"/>
    <w:rsid w:val="00960E74"/>
    <w:rsid w:val="00961A55"/>
    <w:rsid w:val="00961AEC"/>
    <w:rsid w:val="00961B79"/>
    <w:rsid w:val="00961CB5"/>
    <w:rsid w:val="00962CFF"/>
    <w:rsid w:val="009637FB"/>
    <w:rsid w:val="0096446A"/>
    <w:rsid w:val="009644D3"/>
    <w:rsid w:val="00964C33"/>
    <w:rsid w:val="00965C94"/>
    <w:rsid w:val="00966019"/>
    <w:rsid w:val="00966104"/>
    <w:rsid w:val="0096669A"/>
    <w:rsid w:val="00967DD4"/>
    <w:rsid w:val="00970D7A"/>
    <w:rsid w:val="00971544"/>
    <w:rsid w:val="00971A16"/>
    <w:rsid w:val="00971DE6"/>
    <w:rsid w:val="00972BC3"/>
    <w:rsid w:val="00973444"/>
    <w:rsid w:val="009739F7"/>
    <w:rsid w:val="00973AA7"/>
    <w:rsid w:val="00973DF0"/>
    <w:rsid w:val="00974196"/>
    <w:rsid w:val="00974243"/>
    <w:rsid w:val="00975260"/>
    <w:rsid w:val="0097615F"/>
    <w:rsid w:val="00976246"/>
    <w:rsid w:val="00976ADA"/>
    <w:rsid w:val="00976BD9"/>
    <w:rsid w:val="00977F06"/>
    <w:rsid w:val="00980E79"/>
    <w:rsid w:val="0098219F"/>
    <w:rsid w:val="009821A7"/>
    <w:rsid w:val="009825F9"/>
    <w:rsid w:val="009827F3"/>
    <w:rsid w:val="009829F0"/>
    <w:rsid w:val="00983828"/>
    <w:rsid w:val="00983E31"/>
    <w:rsid w:val="00983F12"/>
    <w:rsid w:val="009845CA"/>
    <w:rsid w:val="00984673"/>
    <w:rsid w:val="00984849"/>
    <w:rsid w:val="00985093"/>
    <w:rsid w:val="00985482"/>
    <w:rsid w:val="00985810"/>
    <w:rsid w:val="0098626C"/>
    <w:rsid w:val="00987C7B"/>
    <w:rsid w:val="00987FAA"/>
    <w:rsid w:val="00990D94"/>
    <w:rsid w:val="00991C7B"/>
    <w:rsid w:val="00991CF6"/>
    <w:rsid w:val="00992575"/>
    <w:rsid w:val="009925D2"/>
    <w:rsid w:val="00992992"/>
    <w:rsid w:val="00992C6F"/>
    <w:rsid w:val="00993587"/>
    <w:rsid w:val="009937B5"/>
    <w:rsid w:val="0099386D"/>
    <w:rsid w:val="0099438F"/>
    <w:rsid w:val="009948E2"/>
    <w:rsid w:val="00995356"/>
    <w:rsid w:val="00995B1F"/>
    <w:rsid w:val="00995B76"/>
    <w:rsid w:val="00995C94"/>
    <w:rsid w:val="00996040"/>
    <w:rsid w:val="00997264"/>
    <w:rsid w:val="009976C6"/>
    <w:rsid w:val="009976FF"/>
    <w:rsid w:val="00997CCB"/>
    <w:rsid w:val="009A072A"/>
    <w:rsid w:val="009A0E20"/>
    <w:rsid w:val="009A4875"/>
    <w:rsid w:val="009A5154"/>
    <w:rsid w:val="009A68A3"/>
    <w:rsid w:val="009A6AC4"/>
    <w:rsid w:val="009A74D0"/>
    <w:rsid w:val="009B00D1"/>
    <w:rsid w:val="009B075C"/>
    <w:rsid w:val="009B1CF8"/>
    <w:rsid w:val="009B1DA8"/>
    <w:rsid w:val="009B1F8D"/>
    <w:rsid w:val="009B295E"/>
    <w:rsid w:val="009B297C"/>
    <w:rsid w:val="009B2F39"/>
    <w:rsid w:val="009B31A7"/>
    <w:rsid w:val="009B3513"/>
    <w:rsid w:val="009B4053"/>
    <w:rsid w:val="009B599E"/>
    <w:rsid w:val="009B5CF2"/>
    <w:rsid w:val="009B6E74"/>
    <w:rsid w:val="009B7B1C"/>
    <w:rsid w:val="009C04F0"/>
    <w:rsid w:val="009C12BE"/>
    <w:rsid w:val="009C1BF5"/>
    <w:rsid w:val="009C3362"/>
    <w:rsid w:val="009C343C"/>
    <w:rsid w:val="009C35AF"/>
    <w:rsid w:val="009C4086"/>
    <w:rsid w:val="009C43C2"/>
    <w:rsid w:val="009C45DB"/>
    <w:rsid w:val="009C504A"/>
    <w:rsid w:val="009C6254"/>
    <w:rsid w:val="009C63ED"/>
    <w:rsid w:val="009C6F9B"/>
    <w:rsid w:val="009C7525"/>
    <w:rsid w:val="009C7A3C"/>
    <w:rsid w:val="009C7CE2"/>
    <w:rsid w:val="009D01DF"/>
    <w:rsid w:val="009D0E95"/>
    <w:rsid w:val="009D18F8"/>
    <w:rsid w:val="009D1BD5"/>
    <w:rsid w:val="009D26E3"/>
    <w:rsid w:val="009D2C7F"/>
    <w:rsid w:val="009D5E9B"/>
    <w:rsid w:val="009D6B8A"/>
    <w:rsid w:val="009D6E54"/>
    <w:rsid w:val="009D7CAA"/>
    <w:rsid w:val="009E293E"/>
    <w:rsid w:val="009E3CE8"/>
    <w:rsid w:val="009E3F1A"/>
    <w:rsid w:val="009E507C"/>
    <w:rsid w:val="009E5689"/>
    <w:rsid w:val="009E56DD"/>
    <w:rsid w:val="009E59B0"/>
    <w:rsid w:val="009E643E"/>
    <w:rsid w:val="009E6956"/>
    <w:rsid w:val="009E7A69"/>
    <w:rsid w:val="009E7DF6"/>
    <w:rsid w:val="009E7F84"/>
    <w:rsid w:val="009F034B"/>
    <w:rsid w:val="009F0A32"/>
    <w:rsid w:val="009F177A"/>
    <w:rsid w:val="009F2071"/>
    <w:rsid w:val="009F2447"/>
    <w:rsid w:val="009F250B"/>
    <w:rsid w:val="009F28B6"/>
    <w:rsid w:val="009F398C"/>
    <w:rsid w:val="009F40F5"/>
    <w:rsid w:val="009F47E4"/>
    <w:rsid w:val="009F4CF9"/>
    <w:rsid w:val="009F4F52"/>
    <w:rsid w:val="009F5B6A"/>
    <w:rsid w:val="009F5C5A"/>
    <w:rsid w:val="009F5FA0"/>
    <w:rsid w:val="009F6002"/>
    <w:rsid w:val="009F61BF"/>
    <w:rsid w:val="009F6E3B"/>
    <w:rsid w:val="009F7429"/>
    <w:rsid w:val="009F7582"/>
    <w:rsid w:val="009F7952"/>
    <w:rsid w:val="009F7BF1"/>
    <w:rsid w:val="00A0017D"/>
    <w:rsid w:val="00A00A2B"/>
    <w:rsid w:val="00A01334"/>
    <w:rsid w:val="00A01D6C"/>
    <w:rsid w:val="00A01EF0"/>
    <w:rsid w:val="00A02CB5"/>
    <w:rsid w:val="00A02FD7"/>
    <w:rsid w:val="00A035E9"/>
    <w:rsid w:val="00A03AC3"/>
    <w:rsid w:val="00A03B42"/>
    <w:rsid w:val="00A040C9"/>
    <w:rsid w:val="00A04378"/>
    <w:rsid w:val="00A043CD"/>
    <w:rsid w:val="00A04FE2"/>
    <w:rsid w:val="00A054A1"/>
    <w:rsid w:val="00A05672"/>
    <w:rsid w:val="00A062A4"/>
    <w:rsid w:val="00A06B91"/>
    <w:rsid w:val="00A10034"/>
    <w:rsid w:val="00A1016E"/>
    <w:rsid w:val="00A10683"/>
    <w:rsid w:val="00A1106C"/>
    <w:rsid w:val="00A11683"/>
    <w:rsid w:val="00A11A66"/>
    <w:rsid w:val="00A12080"/>
    <w:rsid w:val="00A13496"/>
    <w:rsid w:val="00A13A6B"/>
    <w:rsid w:val="00A14074"/>
    <w:rsid w:val="00A14E6B"/>
    <w:rsid w:val="00A150A6"/>
    <w:rsid w:val="00A1723C"/>
    <w:rsid w:val="00A17984"/>
    <w:rsid w:val="00A20D6C"/>
    <w:rsid w:val="00A20E42"/>
    <w:rsid w:val="00A2135E"/>
    <w:rsid w:val="00A21A4B"/>
    <w:rsid w:val="00A22A13"/>
    <w:rsid w:val="00A22D59"/>
    <w:rsid w:val="00A231CD"/>
    <w:rsid w:val="00A2349F"/>
    <w:rsid w:val="00A2388B"/>
    <w:rsid w:val="00A23A2A"/>
    <w:rsid w:val="00A23BF2"/>
    <w:rsid w:val="00A24149"/>
    <w:rsid w:val="00A25D81"/>
    <w:rsid w:val="00A26336"/>
    <w:rsid w:val="00A27A68"/>
    <w:rsid w:val="00A27B88"/>
    <w:rsid w:val="00A30567"/>
    <w:rsid w:val="00A30F05"/>
    <w:rsid w:val="00A3235A"/>
    <w:rsid w:val="00A335FA"/>
    <w:rsid w:val="00A338BB"/>
    <w:rsid w:val="00A33E03"/>
    <w:rsid w:val="00A340B8"/>
    <w:rsid w:val="00A34A99"/>
    <w:rsid w:val="00A3502E"/>
    <w:rsid w:val="00A353B6"/>
    <w:rsid w:val="00A35DCF"/>
    <w:rsid w:val="00A35E18"/>
    <w:rsid w:val="00A367CE"/>
    <w:rsid w:val="00A369BE"/>
    <w:rsid w:val="00A37494"/>
    <w:rsid w:val="00A375F0"/>
    <w:rsid w:val="00A403D8"/>
    <w:rsid w:val="00A405E4"/>
    <w:rsid w:val="00A40D68"/>
    <w:rsid w:val="00A41005"/>
    <w:rsid w:val="00A412DE"/>
    <w:rsid w:val="00A418C4"/>
    <w:rsid w:val="00A41B63"/>
    <w:rsid w:val="00A420B1"/>
    <w:rsid w:val="00A43AE1"/>
    <w:rsid w:val="00A43E58"/>
    <w:rsid w:val="00A4469B"/>
    <w:rsid w:val="00A45529"/>
    <w:rsid w:val="00A45B55"/>
    <w:rsid w:val="00A4691E"/>
    <w:rsid w:val="00A471A0"/>
    <w:rsid w:val="00A47655"/>
    <w:rsid w:val="00A5024B"/>
    <w:rsid w:val="00A50EB3"/>
    <w:rsid w:val="00A5160F"/>
    <w:rsid w:val="00A517F8"/>
    <w:rsid w:val="00A51A7A"/>
    <w:rsid w:val="00A524E8"/>
    <w:rsid w:val="00A5255A"/>
    <w:rsid w:val="00A52B3E"/>
    <w:rsid w:val="00A52ED6"/>
    <w:rsid w:val="00A52F43"/>
    <w:rsid w:val="00A5346D"/>
    <w:rsid w:val="00A53A7F"/>
    <w:rsid w:val="00A53B27"/>
    <w:rsid w:val="00A54C8B"/>
    <w:rsid w:val="00A5527D"/>
    <w:rsid w:val="00A55841"/>
    <w:rsid w:val="00A56F81"/>
    <w:rsid w:val="00A574A6"/>
    <w:rsid w:val="00A600A1"/>
    <w:rsid w:val="00A60856"/>
    <w:rsid w:val="00A60D13"/>
    <w:rsid w:val="00A6159D"/>
    <w:rsid w:val="00A63C98"/>
    <w:rsid w:val="00A641E2"/>
    <w:rsid w:val="00A643EE"/>
    <w:rsid w:val="00A64EA3"/>
    <w:rsid w:val="00A655DF"/>
    <w:rsid w:val="00A65755"/>
    <w:rsid w:val="00A65DA2"/>
    <w:rsid w:val="00A66909"/>
    <w:rsid w:val="00A66CC4"/>
    <w:rsid w:val="00A67410"/>
    <w:rsid w:val="00A67FB5"/>
    <w:rsid w:val="00A704F3"/>
    <w:rsid w:val="00A70FEE"/>
    <w:rsid w:val="00A71225"/>
    <w:rsid w:val="00A716AB"/>
    <w:rsid w:val="00A720F8"/>
    <w:rsid w:val="00A722CB"/>
    <w:rsid w:val="00A72404"/>
    <w:rsid w:val="00A7273A"/>
    <w:rsid w:val="00A73DAD"/>
    <w:rsid w:val="00A7412C"/>
    <w:rsid w:val="00A74620"/>
    <w:rsid w:val="00A74902"/>
    <w:rsid w:val="00A751AB"/>
    <w:rsid w:val="00A758F2"/>
    <w:rsid w:val="00A75B56"/>
    <w:rsid w:val="00A76347"/>
    <w:rsid w:val="00A76A8C"/>
    <w:rsid w:val="00A77E60"/>
    <w:rsid w:val="00A802A0"/>
    <w:rsid w:val="00A811EC"/>
    <w:rsid w:val="00A82507"/>
    <w:rsid w:val="00A827F4"/>
    <w:rsid w:val="00A8281B"/>
    <w:rsid w:val="00A828AD"/>
    <w:rsid w:val="00A830AC"/>
    <w:rsid w:val="00A83135"/>
    <w:rsid w:val="00A83789"/>
    <w:rsid w:val="00A83D7A"/>
    <w:rsid w:val="00A83ED2"/>
    <w:rsid w:val="00A85ECF"/>
    <w:rsid w:val="00A86D88"/>
    <w:rsid w:val="00A871E8"/>
    <w:rsid w:val="00A901A0"/>
    <w:rsid w:val="00A90EEC"/>
    <w:rsid w:val="00A911AD"/>
    <w:rsid w:val="00A9166B"/>
    <w:rsid w:val="00A91731"/>
    <w:rsid w:val="00A91A95"/>
    <w:rsid w:val="00A91AAC"/>
    <w:rsid w:val="00A91CA8"/>
    <w:rsid w:val="00A91F33"/>
    <w:rsid w:val="00A923AB"/>
    <w:rsid w:val="00A935A8"/>
    <w:rsid w:val="00A939FA"/>
    <w:rsid w:val="00A94A61"/>
    <w:rsid w:val="00A95F2C"/>
    <w:rsid w:val="00A9629C"/>
    <w:rsid w:val="00A962B8"/>
    <w:rsid w:val="00A9671E"/>
    <w:rsid w:val="00A96C61"/>
    <w:rsid w:val="00AA1279"/>
    <w:rsid w:val="00AA1CBD"/>
    <w:rsid w:val="00AA2614"/>
    <w:rsid w:val="00AA27B2"/>
    <w:rsid w:val="00AA347B"/>
    <w:rsid w:val="00AA3ED0"/>
    <w:rsid w:val="00AA5135"/>
    <w:rsid w:val="00AA5DC7"/>
    <w:rsid w:val="00AA5EE4"/>
    <w:rsid w:val="00AA6075"/>
    <w:rsid w:val="00AA742B"/>
    <w:rsid w:val="00AA74E8"/>
    <w:rsid w:val="00AB1D37"/>
    <w:rsid w:val="00AB200F"/>
    <w:rsid w:val="00AB20E0"/>
    <w:rsid w:val="00AB2809"/>
    <w:rsid w:val="00AB326D"/>
    <w:rsid w:val="00AB341E"/>
    <w:rsid w:val="00AB3BA7"/>
    <w:rsid w:val="00AB485B"/>
    <w:rsid w:val="00AB4AD7"/>
    <w:rsid w:val="00AB4B1F"/>
    <w:rsid w:val="00AB4EB1"/>
    <w:rsid w:val="00AB4F81"/>
    <w:rsid w:val="00AB51C6"/>
    <w:rsid w:val="00AB6102"/>
    <w:rsid w:val="00AB61D8"/>
    <w:rsid w:val="00AB6E1D"/>
    <w:rsid w:val="00AB74A9"/>
    <w:rsid w:val="00AC0AD8"/>
    <w:rsid w:val="00AC16E8"/>
    <w:rsid w:val="00AC25B4"/>
    <w:rsid w:val="00AC2D89"/>
    <w:rsid w:val="00AC4254"/>
    <w:rsid w:val="00AC442B"/>
    <w:rsid w:val="00AC4F7A"/>
    <w:rsid w:val="00AC55B0"/>
    <w:rsid w:val="00AC682B"/>
    <w:rsid w:val="00AC6D2B"/>
    <w:rsid w:val="00AC7E6E"/>
    <w:rsid w:val="00AD0858"/>
    <w:rsid w:val="00AD1919"/>
    <w:rsid w:val="00AD2473"/>
    <w:rsid w:val="00AD2D4C"/>
    <w:rsid w:val="00AD3035"/>
    <w:rsid w:val="00AD42A7"/>
    <w:rsid w:val="00AD4CC7"/>
    <w:rsid w:val="00AD5201"/>
    <w:rsid w:val="00AD53E6"/>
    <w:rsid w:val="00AD59CC"/>
    <w:rsid w:val="00AD5E21"/>
    <w:rsid w:val="00AD6093"/>
    <w:rsid w:val="00AD6CE2"/>
    <w:rsid w:val="00AD6DF4"/>
    <w:rsid w:val="00AD7552"/>
    <w:rsid w:val="00AD7576"/>
    <w:rsid w:val="00AD7BCD"/>
    <w:rsid w:val="00AE0E58"/>
    <w:rsid w:val="00AE20FA"/>
    <w:rsid w:val="00AE2198"/>
    <w:rsid w:val="00AE25D6"/>
    <w:rsid w:val="00AE2903"/>
    <w:rsid w:val="00AE2A3A"/>
    <w:rsid w:val="00AE32B4"/>
    <w:rsid w:val="00AE3642"/>
    <w:rsid w:val="00AE3A68"/>
    <w:rsid w:val="00AE4408"/>
    <w:rsid w:val="00AE4683"/>
    <w:rsid w:val="00AE571E"/>
    <w:rsid w:val="00AE6435"/>
    <w:rsid w:val="00AE7266"/>
    <w:rsid w:val="00AE736A"/>
    <w:rsid w:val="00AF0AA5"/>
    <w:rsid w:val="00AF0E59"/>
    <w:rsid w:val="00AF10C0"/>
    <w:rsid w:val="00AF1767"/>
    <w:rsid w:val="00AF184E"/>
    <w:rsid w:val="00AF1BE0"/>
    <w:rsid w:val="00AF20DD"/>
    <w:rsid w:val="00AF2ECF"/>
    <w:rsid w:val="00AF35C0"/>
    <w:rsid w:val="00AF3656"/>
    <w:rsid w:val="00AF44EE"/>
    <w:rsid w:val="00AF494A"/>
    <w:rsid w:val="00AF4E8D"/>
    <w:rsid w:val="00AF50C0"/>
    <w:rsid w:val="00AF525F"/>
    <w:rsid w:val="00AF601E"/>
    <w:rsid w:val="00AF6163"/>
    <w:rsid w:val="00AF61C3"/>
    <w:rsid w:val="00AF65E5"/>
    <w:rsid w:val="00AF7901"/>
    <w:rsid w:val="00B00F48"/>
    <w:rsid w:val="00B01F41"/>
    <w:rsid w:val="00B02576"/>
    <w:rsid w:val="00B02662"/>
    <w:rsid w:val="00B026DB"/>
    <w:rsid w:val="00B02BAD"/>
    <w:rsid w:val="00B02E5B"/>
    <w:rsid w:val="00B03111"/>
    <w:rsid w:val="00B04515"/>
    <w:rsid w:val="00B0497B"/>
    <w:rsid w:val="00B04B1E"/>
    <w:rsid w:val="00B05624"/>
    <w:rsid w:val="00B05A01"/>
    <w:rsid w:val="00B06781"/>
    <w:rsid w:val="00B067DC"/>
    <w:rsid w:val="00B0720F"/>
    <w:rsid w:val="00B07440"/>
    <w:rsid w:val="00B075A9"/>
    <w:rsid w:val="00B10971"/>
    <w:rsid w:val="00B10BC9"/>
    <w:rsid w:val="00B1136E"/>
    <w:rsid w:val="00B11B8C"/>
    <w:rsid w:val="00B11F00"/>
    <w:rsid w:val="00B121DA"/>
    <w:rsid w:val="00B135F6"/>
    <w:rsid w:val="00B13F7A"/>
    <w:rsid w:val="00B14ABF"/>
    <w:rsid w:val="00B15130"/>
    <w:rsid w:val="00B15FCC"/>
    <w:rsid w:val="00B16638"/>
    <w:rsid w:val="00B1776D"/>
    <w:rsid w:val="00B17A2F"/>
    <w:rsid w:val="00B201B0"/>
    <w:rsid w:val="00B20B7B"/>
    <w:rsid w:val="00B213F0"/>
    <w:rsid w:val="00B225A5"/>
    <w:rsid w:val="00B230AA"/>
    <w:rsid w:val="00B239E2"/>
    <w:rsid w:val="00B24C5E"/>
    <w:rsid w:val="00B25511"/>
    <w:rsid w:val="00B25AC9"/>
    <w:rsid w:val="00B25CE4"/>
    <w:rsid w:val="00B2630F"/>
    <w:rsid w:val="00B26B20"/>
    <w:rsid w:val="00B26D96"/>
    <w:rsid w:val="00B270FB"/>
    <w:rsid w:val="00B27455"/>
    <w:rsid w:val="00B27506"/>
    <w:rsid w:val="00B27677"/>
    <w:rsid w:val="00B303F7"/>
    <w:rsid w:val="00B30842"/>
    <w:rsid w:val="00B30D11"/>
    <w:rsid w:val="00B31406"/>
    <w:rsid w:val="00B31799"/>
    <w:rsid w:val="00B33010"/>
    <w:rsid w:val="00B34D25"/>
    <w:rsid w:val="00B35A58"/>
    <w:rsid w:val="00B35AF4"/>
    <w:rsid w:val="00B35CDC"/>
    <w:rsid w:val="00B3624C"/>
    <w:rsid w:val="00B364B8"/>
    <w:rsid w:val="00B36764"/>
    <w:rsid w:val="00B373D6"/>
    <w:rsid w:val="00B37C82"/>
    <w:rsid w:val="00B37FBE"/>
    <w:rsid w:val="00B40DBB"/>
    <w:rsid w:val="00B40E75"/>
    <w:rsid w:val="00B40ED2"/>
    <w:rsid w:val="00B41A74"/>
    <w:rsid w:val="00B41CB1"/>
    <w:rsid w:val="00B41DBF"/>
    <w:rsid w:val="00B41F68"/>
    <w:rsid w:val="00B42942"/>
    <w:rsid w:val="00B42F92"/>
    <w:rsid w:val="00B43CED"/>
    <w:rsid w:val="00B45381"/>
    <w:rsid w:val="00B45B6C"/>
    <w:rsid w:val="00B465A1"/>
    <w:rsid w:val="00B46A90"/>
    <w:rsid w:val="00B47156"/>
    <w:rsid w:val="00B475A9"/>
    <w:rsid w:val="00B505F5"/>
    <w:rsid w:val="00B511BF"/>
    <w:rsid w:val="00B512F6"/>
    <w:rsid w:val="00B51B3D"/>
    <w:rsid w:val="00B52A8E"/>
    <w:rsid w:val="00B532CC"/>
    <w:rsid w:val="00B53DF2"/>
    <w:rsid w:val="00B54989"/>
    <w:rsid w:val="00B54B61"/>
    <w:rsid w:val="00B54D44"/>
    <w:rsid w:val="00B55193"/>
    <w:rsid w:val="00B55268"/>
    <w:rsid w:val="00B556C6"/>
    <w:rsid w:val="00B56256"/>
    <w:rsid w:val="00B565F5"/>
    <w:rsid w:val="00B5725A"/>
    <w:rsid w:val="00B610FD"/>
    <w:rsid w:val="00B61C16"/>
    <w:rsid w:val="00B61D26"/>
    <w:rsid w:val="00B62B37"/>
    <w:rsid w:val="00B633AF"/>
    <w:rsid w:val="00B637B6"/>
    <w:rsid w:val="00B63D70"/>
    <w:rsid w:val="00B64373"/>
    <w:rsid w:val="00B64487"/>
    <w:rsid w:val="00B64B18"/>
    <w:rsid w:val="00B64F4C"/>
    <w:rsid w:val="00B65950"/>
    <w:rsid w:val="00B668D0"/>
    <w:rsid w:val="00B66D6A"/>
    <w:rsid w:val="00B66EBE"/>
    <w:rsid w:val="00B70042"/>
    <w:rsid w:val="00B70EBA"/>
    <w:rsid w:val="00B71204"/>
    <w:rsid w:val="00B71BB3"/>
    <w:rsid w:val="00B7317A"/>
    <w:rsid w:val="00B7428D"/>
    <w:rsid w:val="00B74E96"/>
    <w:rsid w:val="00B757E2"/>
    <w:rsid w:val="00B759B8"/>
    <w:rsid w:val="00B75DF2"/>
    <w:rsid w:val="00B7622D"/>
    <w:rsid w:val="00B80A8C"/>
    <w:rsid w:val="00B81540"/>
    <w:rsid w:val="00B8161D"/>
    <w:rsid w:val="00B81B68"/>
    <w:rsid w:val="00B822B6"/>
    <w:rsid w:val="00B8392D"/>
    <w:rsid w:val="00B852A8"/>
    <w:rsid w:val="00B86F84"/>
    <w:rsid w:val="00B87143"/>
    <w:rsid w:val="00B87273"/>
    <w:rsid w:val="00B872E2"/>
    <w:rsid w:val="00B87413"/>
    <w:rsid w:val="00B900C7"/>
    <w:rsid w:val="00B91069"/>
    <w:rsid w:val="00B91A3F"/>
    <w:rsid w:val="00B91C75"/>
    <w:rsid w:val="00B91E38"/>
    <w:rsid w:val="00B92AE8"/>
    <w:rsid w:val="00B930DF"/>
    <w:rsid w:val="00B93263"/>
    <w:rsid w:val="00B93B98"/>
    <w:rsid w:val="00B9483D"/>
    <w:rsid w:val="00B95256"/>
    <w:rsid w:val="00B95660"/>
    <w:rsid w:val="00B9570D"/>
    <w:rsid w:val="00B95820"/>
    <w:rsid w:val="00B95BA3"/>
    <w:rsid w:val="00B962B2"/>
    <w:rsid w:val="00B97139"/>
    <w:rsid w:val="00BA082C"/>
    <w:rsid w:val="00BA085D"/>
    <w:rsid w:val="00BA1853"/>
    <w:rsid w:val="00BA1D4F"/>
    <w:rsid w:val="00BA1E49"/>
    <w:rsid w:val="00BA2328"/>
    <w:rsid w:val="00BA4046"/>
    <w:rsid w:val="00BA44D1"/>
    <w:rsid w:val="00BA4A11"/>
    <w:rsid w:val="00BA4A97"/>
    <w:rsid w:val="00BA4E17"/>
    <w:rsid w:val="00BA522F"/>
    <w:rsid w:val="00BA5320"/>
    <w:rsid w:val="00BA6BF5"/>
    <w:rsid w:val="00BA7812"/>
    <w:rsid w:val="00BB13F8"/>
    <w:rsid w:val="00BB3B95"/>
    <w:rsid w:val="00BB3DD8"/>
    <w:rsid w:val="00BB4771"/>
    <w:rsid w:val="00BB48E1"/>
    <w:rsid w:val="00BB56AD"/>
    <w:rsid w:val="00BB5B7F"/>
    <w:rsid w:val="00BC02AA"/>
    <w:rsid w:val="00BC05DD"/>
    <w:rsid w:val="00BC1F3E"/>
    <w:rsid w:val="00BC1FE4"/>
    <w:rsid w:val="00BC2134"/>
    <w:rsid w:val="00BC2FB2"/>
    <w:rsid w:val="00BC3015"/>
    <w:rsid w:val="00BC3301"/>
    <w:rsid w:val="00BC3596"/>
    <w:rsid w:val="00BC3F9F"/>
    <w:rsid w:val="00BC40ED"/>
    <w:rsid w:val="00BC4250"/>
    <w:rsid w:val="00BC4919"/>
    <w:rsid w:val="00BC4C61"/>
    <w:rsid w:val="00BC4CD7"/>
    <w:rsid w:val="00BC58F8"/>
    <w:rsid w:val="00BC69A3"/>
    <w:rsid w:val="00BC72C9"/>
    <w:rsid w:val="00BC75BC"/>
    <w:rsid w:val="00BC7954"/>
    <w:rsid w:val="00BC79CE"/>
    <w:rsid w:val="00BC7B25"/>
    <w:rsid w:val="00BC7BCA"/>
    <w:rsid w:val="00BD01F7"/>
    <w:rsid w:val="00BD092E"/>
    <w:rsid w:val="00BD14E5"/>
    <w:rsid w:val="00BD1A26"/>
    <w:rsid w:val="00BD1FC5"/>
    <w:rsid w:val="00BD227F"/>
    <w:rsid w:val="00BD2639"/>
    <w:rsid w:val="00BD32A4"/>
    <w:rsid w:val="00BD38B3"/>
    <w:rsid w:val="00BD485A"/>
    <w:rsid w:val="00BD4D96"/>
    <w:rsid w:val="00BD5117"/>
    <w:rsid w:val="00BD532F"/>
    <w:rsid w:val="00BD5784"/>
    <w:rsid w:val="00BD586E"/>
    <w:rsid w:val="00BD5A4F"/>
    <w:rsid w:val="00BD5E80"/>
    <w:rsid w:val="00BD6002"/>
    <w:rsid w:val="00BD629B"/>
    <w:rsid w:val="00BD714E"/>
    <w:rsid w:val="00BE1934"/>
    <w:rsid w:val="00BE2274"/>
    <w:rsid w:val="00BE244D"/>
    <w:rsid w:val="00BE2AD0"/>
    <w:rsid w:val="00BE3662"/>
    <w:rsid w:val="00BE3E0B"/>
    <w:rsid w:val="00BE4707"/>
    <w:rsid w:val="00BE5672"/>
    <w:rsid w:val="00BE5E2F"/>
    <w:rsid w:val="00BE5F90"/>
    <w:rsid w:val="00BE6967"/>
    <w:rsid w:val="00BE6E60"/>
    <w:rsid w:val="00BE7B96"/>
    <w:rsid w:val="00BF0462"/>
    <w:rsid w:val="00BF1799"/>
    <w:rsid w:val="00BF1D14"/>
    <w:rsid w:val="00BF1FA7"/>
    <w:rsid w:val="00BF2C2F"/>
    <w:rsid w:val="00BF32AA"/>
    <w:rsid w:val="00BF44CA"/>
    <w:rsid w:val="00BF50CB"/>
    <w:rsid w:val="00BF517D"/>
    <w:rsid w:val="00BF5C22"/>
    <w:rsid w:val="00BF649D"/>
    <w:rsid w:val="00BF659A"/>
    <w:rsid w:val="00BF6FD1"/>
    <w:rsid w:val="00BF7782"/>
    <w:rsid w:val="00BF79D3"/>
    <w:rsid w:val="00BF7B6C"/>
    <w:rsid w:val="00C0064E"/>
    <w:rsid w:val="00C00B18"/>
    <w:rsid w:val="00C015D0"/>
    <w:rsid w:val="00C01714"/>
    <w:rsid w:val="00C02549"/>
    <w:rsid w:val="00C02CF8"/>
    <w:rsid w:val="00C034BE"/>
    <w:rsid w:val="00C053E4"/>
    <w:rsid w:val="00C05AA6"/>
    <w:rsid w:val="00C05D62"/>
    <w:rsid w:val="00C0689F"/>
    <w:rsid w:val="00C070F5"/>
    <w:rsid w:val="00C077D8"/>
    <w:rsid w:val="00C07C3E"/>
    <w:rsid w:val="00C11D14"/>
    <w:rsid w:val="00C1258D"/>
    <w:rsid w:val="00C13472"/>
    <w:rsid w:val="00C13877"/>
    <w:rsid w:val="00C13B81"/>
    <w:rsid w:val="00C13C72"/>
    <w:rsid w:val="00C13EC4"/>
    <w:rsid w:val="00C14C70"/>
    <w:rsid w:val="00C152B3"/>
    <w:rsid w:val="00C15AC9"/>
    <w:rsid w:val="00C165AB"/>
    <w:rsid w:val="00C1771B"/>
    <w:rsid w:val="00C207A1"/>
    <w:rsid w:val="00C20A17"/>
    <w:rsid w:val="00C22011"/>
    <w:rsid w:val="00C22E6D"/>
    <w:rsid w:val="00C23998"/>
    <w:rsid w:val="00C24AA0"/>
    <w:rsid w:val="00C24C48"/>
    <w:rsid w:val="00C24E60"/>
    <w:rsid w:val="00C24E9A"/>
    <w:rsid w:val="00C25412"/>
    <w:rsid w:val="00C2576E"/>
    <w:rsid w:val="00C25E1A"/>
    <w:rsid w:val="00C278CC"/>
    <w:rsid w:val="00C27EA2"/>
    <w:rsid w:val="00C27F7C"/>
    <w:rsid w:val="00C30EC3"/>
    <w:rsid w:val="00C31415"/>
    <w:rsid w:val="00C318DC"/>
    <w:rsid w:val="00C32350"/>
    <w:rsid w:val="00C3236D"/>
    <w:rsid w:val="00C32A11"/>
    <w:rsid w:val="00C32AB8"/>
    <w:rsid w:val="00C332E6"/>
    <w:rsid w:val="00C346C8"/>
    <w:rsid w:val="00C35060"/>
    <w:rsid w:val="00C3525B"/>
    <w:rsid w:val="00C353BC"/>
    <w:rsid w:val="00C36230"/>
    <w:rsid w:val="00C37AE0"/>
    <w:rsid w:val="00C4033D"/>
    <w:rsid w:val="00C4141F"/>
    <w:rsid w:val="00C44764"/>
    <w:rsid w:val="00C453B5"/>
    <w:rsid w:val="00C45B4E"/>
    <w:rsid w:val="00C468AC"/>
    <w:rsid w:val="00C51CFF"/>
    <w:rsid w:val="00C527C9"/>
    <w:rsid w:val="00C52C32"/>
    <w:rsid w:val="00C5302E"/>
    <w:rsid w:val="00C5405E"/>
    <w:rsid w:val="00C544D3"/>
    <w:rsid w:val="00C548AA"/>
    <w:rsid w:val="00C558C9"/>
    <w:rsid w:val="00C56397"/>
    <w:rsid w:val="00C5655F"/>
    <w:rsid w:val="00C56FDA"/>
    <w:rsid w:val="00C574EC"/>
    <w:rsid w:val="00C57CF3"/>
    <w:rsid w:val="00C57D0C"/>
    <w:rsid w:val="00C6077E"/>
    <w:rsid w:val="00C6086E"/>
    <w:rsid w:val="00C60987"/>
    <w:rsid w:val="00C60E0F"/>
    <w:rsid w:val="00C61915"/>
    <w:rsid w:val="00C6299D"/>
    <w:rsid w:val="00C63478"/>
    <w:rsid w:val="00C63EDE"/>
    <w:rsid w:val="00C6435F"/>
    <w:rsid w:val="00C643FA"/>
    <w:rsid w:val="00C648A1"/>
    <w:rsid w:val="00C64933"/>
    <w:rsid w:val="00C64A91"/>
    <w:rsid w:val="00C652D8"/>
    <w:rsid w:val="00C67A8D"/>
    <w:rsid w:val="00C709A2"/>
    <w:rsid w:val="00C70A8E"/>
    <w:rsid w:val="00C70E51"/>
    <w:rsid w:val="00C712A5"/>
    <w:rsid w:val="00C71747"/>
    <w:rsid w:val="00C71786"/>
    <w:rsid w:val="00C71D3B"/>
    <w:rsid w:val="00C72033"/>
    <w:rsid w:val="00C7257F"/>
    <w:rsid w:val="00C72A0E"/>
    <w:rsid w:val="00C73255"/>
    <w:rsid w:val="00C7368F"/>
    <w:rsid w:val="00C73945"/>
    <w:rsid w:val="00C7586B"/>
    <w:rsid w:val="00C76362"/>
    <w:rsid w:val="00C765F6"/>
    <w:rsid w:val="00C76AE3"/>
    <w:rsid w:val="00C77C25"/>
    <w:rsid w:val="00C80566"/>
    <w:rsid w:val="00C805F9"/>
    <w:rsid w:val="00C80F62"/>
    <w:rsid w:val="00C8144C"/>
    <w:rsid w:val="00C814E4"/>
    <w:rsid w:val="00C81552"/>
    <w:rsid w:val="00C81754"/>
    <w:rsid w:val="00C819CD"/>
    <w:rsid w:val="00C82863"/>
    <w:rsid w:val="00C831C4"/>
    <w:rsid w:val="00C83B1B"/>
    <w:rsid w:val="00C83C05"/>
    <w:rsid w:val="00C845DF"/>
    <w:rsid w:val="00C8602F"/>
    <w:rsid w:val="00C864BC"/>
    <w:rsid w:val="00C86F8A"/>
    <w:rsid w:val="00C9084A"/>
    <w:rsid w:val="00C91255"/>
    <w:rsid w:val="00C913A1"/>
    <w:rsid w:val="00C91745"/>
    <w:rsid w:val="00C92239"/>
    <w:rsid w:val="00C936BA"/>
    <w:rsid w:val="00C9420A"/>
    <w:rsid w:val="00C9429D"/>
    <w:rsid w:val="00C9482F"/>
    <w:rsid w:val="00C94F37"/>
    <w:rsid w:val="00C950EC"/>
    <w:rsid w:val="00C95595"/>
    <w:rsid w:val="00C96105"/>
    <w:rsid w:val="00C9666F"/>
    <w:rsid w:val="00C967B0"/>
    <w:rsid w:val="00C96ACA"/>
    <w:rsid w:val="00C9755B"/>
    <w:rsid w:val="00CA03CB"/>
    <w:rsid w:val="00CA0671"/>
    <w:rsid w:val="00CA0F6E"/>
    <w:rsid w:val="00CA2322"/>
    <w:rsid w:val="00CA2ED8"/>
    <w:rsid w:val="00CA34B2"/>
    <w:rsid w:val="00CA3A89"/>
    <w:rsid w:val="00CA3E4C"/>
    <w:rsid w:val="00CA40BF"/>
    <w:rsid w:val="00CA475A"/>
    <w:rsid w:val="00CA4C34"/>
    <w:rsid w:val="00CA4CC2"/>
    <w:rsid w:val="00CA4E47"/>
    <w:rsid w:val="00CA5608"/>
    <w:rsid w:val="00CA6FE7"/>
    <w:rsid w:val="00CA7E3B"/>
    <w:rsid w:val="00CB04E6"/>
    <w:rsid w:val="00CB1694"/>
    <w:rsid w:val="00CB1F9B"/>
    <w:rsid w:val="00CB2025"/>
    <w:rsid w:val="00CB2039"/>
    <w:rsid w:val="00CB26CE"/>
    <w:rsid w:val="00CB37F2"/>
    <w:rsid w:val="00CB3A74"/>
    <w:rsid w:val="00CB453C"/>
    <w:rsid w:val="00CB4C82"/>
    <w:rsid w:val="00CB5BE9"/>
    <w:rsid w:val="00CB63E9"/>
    <w:rsid w:val="00CB6EDB"/>
    <w:rsid w:val="00CB7AA0"/>
    <w:rsid w:val="00CC0D73"/>
    <w:rsid w:val="00CC1427"/>
    <w:rsid w:val="00CC19DF"/>
    <w:rsid w:val="00CC2061"/>
    <w:rsid w:val="00CC27C1"/>
    <w:rsid w:val="00CC2E62"/>
    <w:rsid w:val="00CC32A5"/>
    <w:rsid w:val="00CC35CA"/>
    <w:rsid w:val="00CC3921"/>
    <w:rsid w:val="00CC3EB7"/>
    <w:rsid w:val="00CC3F68"/>
    <w:rsid w:val="00CC428A"/>
    <w:rsid w:val="00CC440D"/>
    <w:rsid w:val="00CC532A"/>
    <w:rsid w:val="00CC6FC5"/>
    <w:rsid w:val="00CC72D8"/>
    <w:rsid w:val="00CC7FA3"/>
    <w:rsid w:val="00CD140E"/>
    <w:rsid w:val="00CD2DEF"/>
    <w:rsid w:val="00CD2ED6"/>
    <w:rsid w:val="00CD3936"/>
    <w:rsid w:val="00CD3A30"/>
    <w:rsid w:val="00CD3F7A"/>
    <w:rsid w:val="00CD4107"/>
    <w:rsid w:val="00CD49AF"/>
    <w:rsid w:val="00CD4D4A"/>
    <w:rsid w:val="00CD549D"/>
    <w:rsid w:val="00CD7089"/>
    <w:rsid w:val="00CD73D2"/>
    <w:rsid w:val="00CD7BAE"/>
    <w:rsid w:val="00CD7EB4"/>
    <w:rsid w:val="00CE06AF"/>
    <w:rsid w:val="00CE0746"/>
    <w:rsid w:val="00CE0927"/>
    <w:rsid w:val="00CE1261"/>
    <w:rsid w:val="00CE1825"/>
    <w:rsid w:val="00CE1ABA"/>
    <w:rsid w:val="00CE2D2A"/>
    <w:rsid w:val="00CE3CAF"/>
    <w:rsid w:val="00CE4490"/>
    <w:rsid w:val="00CE49ED"/>
    <w:rsid w:val="00CE53B1"/>
    <w:rsid w:val="00CE568F"/>
    <w:rsid w:val="00CE63B4"/>
    <w:rsid w:val="00CE7498"/>
    <w:rsid w:val="00CF26F6"/>
    <w:rsid w:val="00CF2B03"/>
    <w:rsid w:val="00CF2C17"/>
    <w:rsid w:val="00CF3AF9"/>
    <w:rsid w:val="00CF5443"/>
    <w:rsid w:val="00CF5DC6"/>
    <w:rsid w:val="00CF62EA"/>
    <w:rsid w:val="00CF6C7D"/>
    <w:rsid w:val="00CF7A21"/>
    <w:rsid w:val="00D00425"/>
    <w:rsid w:val="00D00EDF"/>
    <w:rsid w:val="00D0177E"/>
    <w:rsid w:val="00D01B84"/>
    <w:rsid w:val="00D02558"/>
    <w:rsid w:val="00D0256C"/>
    <w:rsid w:val="00D04DDF"/>
    <w:rsid w:val="00D06DA3"/>
    <w:rsid w:val="00D070D1"/>
    <w:rsid w:val="00D07C05"/>
    <w:rsid w:val="00D104BD"/>
    <w:rsid w:val="00D11D28"/>
    <w:rsid w:val="00D11F7F"/>
    <w:rsid w:val="00D126DA"/>
    <w:rsid w:val="00D141E4"/>
    <w:rsid w:val="00D14F20"/>
    <w:rsid w:val="00D14FCD"/>
    <w:rsid w:val="00D15318"/>
    <w:rsid w:val="00D15608"/>
    <w:rsid w:val="00D1566E"/>
    <w:rsid w:val="00D15FA8"/>
    <w:rsid w:val="00D1640F"/>
    <w:rsid w:val="00D16650"/>
    <w:rsid w:val="00D16991"/>
    <w:rsid w:val="00D16A85"/>
    <w:rsid w:val="00D172FE"/>
    <w:rsid w:val="00D219F4"/>
    <w:rsid w:val="00D2278F"/>
    <w:rsid w:val="00D2299B"/>
    <w:rsid w:val="00D237E4"/>
    <w:rsid w:val="00D23F2E"/>
    <w:rsid w:val="00D24E2D"/>
    <w:rsid w:val="00D25F8C"/>
    <w:rsid w:val="00D26FEF"/>
    <w:rsid w:val="00D27E2C"/>
    <w:rsid w:val="00D303B6"/>
    <w:rsid w:val="00D30548"/>
    <w:rsid w:val="00D309F8"/>
    <w:rsid w:val="00D30CCF"/>
    <w:rsid w:val="00D30E98"/>
    <w:rsid w:val="00D30F1F"/>
    <w:rsid w:val="00D332D3"/>
    <w:rsid w:val="00D33E02"/>
    <w:rsid w:val="00D340C4"/>
    <w:rsid w:val="00D341A6"/>
    <w:rsid w:val="00D346BB"/>
    <w:rsid w:val="00D34C83"/>
    <w:rsid w:val="00D34CA5"/>
    <w:rsid w:val="00D36B30"/>
    <w:rsid w:val="00D3702B"/>
    <w:rsid w:val="00D375B3"/>
    <w:rsid w:val="00D37AE4"/>
    <w:rsid w:val="00D4046B"/>
    <w:rsid w:val="00D4251A"/>
    <w:rsid w:val="00D4459B"/>
    <w:rsid w:val="00D44CDF"/>
    <w:rsid w:val="00D453FE"/>
    <w:rsid w:val="00D4690F"/>
    <w:rsid w:val="00D47091"/>
    <w:rsid w:val="00D47767"/>
    <w:rsid w:val="00D47CAE"/>
    <w:rsid w:val="00D5056D"/>
    <w:rsid w:val="00D50BFA"/>
    <w:rsid w:val="00D50DF4"/>
    <w:rsid w:val="00D51EDA"/>
    <w:rsid w:val="00D5378B"/>
    <w:rsid w:val="00D55500"/>
    <w:rsid w:val="00D55B69"/>
    <w:rsid w:val="00D56698"/>
    <w:rsid w:val="00D56AB2"/>
    <w:rsid w:val="00D56D56"/>
    <w:rsid w:val="00D605D1"/>
    <w:rsid w:val="00D61482"/>
    <w:rsid w:val="00D616D0"/>
    <w:rsid w:val="00D61892"/>
    <w:rsid w:val="00D62D07"/>
    <w:rsid w:val="00D63BDA"/>
    <w:rsid w:val="00D63E0C"/>
    <w:rsid w:val="00D64B96"/>
    <w:rsid w:val="00D64EA8"/>
    <w:rsid w:val="00D65037"/>
    <w:rsid w:val="00D6522C"/>
    <w:rsid w:val="00D65D3E"/>
    <w:rsid w:val="00D65FC7"/>
    <w:rsid w:val="00D66C39"/>
    <w:rsid w:val="00D67513"/>
    <w:rsid w:val="00D67AC2"/>
    <w:rsid w:val="00D70221"/>
    <w:rsid w:val="00D716EE"/>
    <w:rsid w:val="00D71771"/>
    <w:rsid w:val="00D723E7"/>
    <w:rsid w:val="00D725E9"/>
    <w:rsid w:val="00D725F9"/>
    <w:rsid w:val="00D72822"/>
    <w:rsid w:val="00D730CE"/>
    <w:rsid w:val="00D73199"/>
    <w:rsid w:val="00D7362C"/>
    <w:rsid w:val="00D74BD1"/>
    <w:rsid w:val="00D74E4B"/>
    <w:rsid w:val="00D75D16"/>
    <w:rsid w:val="00D7619D"/>
    <w:rsid w:val="00D76BB9"/>
    <w:rsid w:val="00D770A9"/>
    <w:rsid w:val="00D77240"/>
    <w:rsid w:val="00D80963"/>
    <w:rsid w:val="00D82C9E"/>
    <w:rsid w:val="00D8317E"/>
    <w:rsid w:val="00D83B88"/>
    <w:rsid w:val="00D84A00"/>
    <w:rsid w:val="00D853E5"/>
    <w:rsid w:val="00D8652D"/>
    <w:rsid w:val="00D866E0"/>
    <w:rsid w:val="00D869AA"/>
    <w:rsid w:val="00D87D77"/>
    <w:rsid w:val="00D87EA4"/>
    <w:rsid w:val="00D90269"/>
    <w:rsid w:val="00D907E0"/>
    <w:rsid w:val="00D90C3E"/>
    <w:rsid w:val="00D912CE"/>
    <w:rsid w:val="00D91843"/>
    <w:rsid w:val="00D92DAE"/>
    <w:rsid w:val="00D93175"/>
    <w:rsid w:val="00D935C8"/>
    <w:rsid w:val="00D93E84"/>
    <w:rsid w:val="00D94263"/>
    <w:rsid w:val="00D94955"/>
    <w:rsid w:val="00D95AD9"/>
    <w:rsid w:val="00D95E9F"/>
    <w:rsid w:val="00D95FE2"/>
    <w:rsid w:val="00D96629"/>
    <w:rsid w:val="00D96BCD"/>
    <w:rsid w:val="00D96CC7"/>
    <w:rsid w:val="00D96E11"/>
    <w:rsid w:val="00D971C7"/>
    <w:rsid w:val="00DA172A"/>
    <w:rsid w:val="00DA1792"/>
    <w:rsid w:val="00DA22D1"/>
    <w:rsid w:val="00DA26FA"/>
    <w:rsid w:val="00DA3120"/>
    <w:rsid w:val="00DA49F2"/>
    <w:rsid w:val="00DA4B1D"/>
    <w:rsid w:val="00DA5B07"/>
    <w:rsid w:val="00DA5DEC"/>
    <w:rsid w:val="00DA625F"/>
    <w:rsid w:val="00DA6603"/>
    <w:rsid w:val="00DA7042"/>
    <w:rsid w:val="00DA7BBC"/>
    <w:rsid w:val="00DB065E"/>
    <w:rsid w:val="00DB070F"/>
    <w:rsid w:val="00DB111A"/>
    <w:rsid w:val="00DB11DC"/>
    <w:rsid w:val="00DB227A"/>
    <w:rsid w:val="00DB2996"/>
    <w:rsid w:val="00DB32CF"/>
    <w:rsid w:val="00DB4528"/>
    <w:rsid w:val="00DB4C62"/>
    <w:rsid w:val="00DB50C8"/>
    <w:rsid w:val="00DB52E5"/>
    <w:rsid w:val="00DB5727"/>
    <w:rsid w:val="00DB575D"/>
    <w:rsid w:val="00DB672F"/>
    <w:rsid w:val="00DB6ACF"/>
    <w:rsid w:val="00DB6D26"/>
    <w:rsid w:val="00DB7E27"/>
    <w:rsid w:val="00DC10A8"/>
    <w:rsid w:val="00DC26D5"/>
    <w:rsid w:val="00DC2D1B"/>
    <w:rsid w:val="00DC364D"/>
    <w:rsid w:val="00DC3BE0"/>
    <w:rsid w:val="00DC45CE"/>
    <w:rsid w:val="00DC48F1"/>
    <w:rsid w:val="00DC640A"/>
    <w:rsid w:val="00DC6B5F"/>
    <w:rsid w:val="00DC6DDE"/>
    <w:rsid w:val="00DC7590"/>
    <w:rsid w:val="00DC78FD"/>
    <w:rsid w:val="00DD0256"/>
    <w:rsid w:val="00DD077B"/>
    <w:rsid w:val="00DD0A25"/>
    <w:rsid w:val="00DD0D60"/>
    <w:rsid w:val="00DD0E0D"/>
    <w:rsid w:val="00DD1834"/>
    <w:rsid w:val="00DD1BF9"/>
    <w:rsid w:val="00DD2252"/>
    <w:rsid w:val="00DD2542"/>
    <w:rsid w:val="00DD2839"/>
    <w:rsid w:val="00DD2E16"/>
    <w:rsid w:val="00DD4315"/>
    <w:rsid w:val="00DD4595"/>
    <w:rsid w:val="00DD58CC"/>
    <w:rsid w:val="00DD6521"/>
    <w:rsid w:val="00DD6FDF"/>
    <w:rsid w:val="00DD6FEF"/>
    <w:rsid w:val="00DD70B0"/>
    <w:rsid w:val="00DD7275"/>
    <w:rsid w:val="00DD74E6"/>
    <w:rsid w:val="00DE0518"/>
    <w:rsid w:val="00DE076C"/>
    <w:rsid w:val="00DE1296"/>
    <w:rsid w:val="00DE2200"/>
    <w:rsid w:val="00DE2D07"/>
    <w:rsid w:val="00DE36FC"/>
    <w:rsid w:val="00DE3AA9"/>
    <w:rsid w:val="00DE4EE4"/>
    <w:rsid w:val="00DE57D5"/>
    <w:rsid w:val="00DE5D18"/>
    <w:rsid w:val="00DE5EBD"/>
    <w:rsid w:val="00DE610A"/>
    <w:rsid w:val="00DE6958"/>
    <w:rsid w:val="00DE70CE"/>
    <w:rsid w:val="00DE7207"/>
    <w:rsid w:val="00DE7285"/>
    <w:rsid w:val="00DE793A"/>
    <w:rsid w:val="00DE7ECB"/>
    <w:rsid w:val="00DE7EE2"/>
    <w:rsid w:val="00DF0254"/>
    <w:rsid w:val="00DF0BA0"/>
    <w:rsid w:val="00DF1350"/>
    <w:rsid w:val="00DF148F"/>
    <w:rsid w:val="00DF199F"/>
    <w:rsid w:val="00DF2682"/>
    <w:rsid w:val="00DF4803"/>
    <w:rsid w:val="00DF4C14"/>
    <w:rsid w:val="00DF536C"/>
    <w:rsid w:val="00DF6060"/>
    <w:rsid w:val="00DF628A"/>
    <w:rsid w:val="00DF6459"/>
    <w:rsid w:val="00DF778E"/>
    <w:rsid w:val="00DF7D2F"/>
    <w:rsid w:val="00E00D7F"/>
    <w:rsid w:val="00E00EC9"/>
    <w:rsid w:val="00E01008"/>
    <w:rsid w:val="00E0146F"/>
    <w:rsid w:val="00E01E99"/>
    <w:rsid w:val="00E020BA"/>
    <w:rsid w:val="00E02263"/>
    <w:rsid w:val="00E048EE"/>
    <w:rsid w:val="00E04B96"/>
    <w:rsid w:val="00E04C7F"/>
    <w:rsid w:val="00E04DC4"/>
    <w:rsid w:val="00E04FA3"/>
    <w:rsid w:val="00E05CFE"/>
    <w:rsid w:val="00E0646F"/>
    <w:rsid w:val="00E067D2"/>
    <w:rsid w:val="00E06862"/>
    <w:rsid w:val="00E06CE5"/>
    <w:rsid w:val="00E0732B"/>
    <w:rsid w:val="00E07813"/>
    <w:rsid w:val="00E07F87"/>
    <w:rsid w:val="00E101C8"/>
    <w:rsid w:val="00E11DFB"/>
    <w:rsid w:val="00E128DF"/>
    <w:rsid w:val="00E12BE9"/>
    <w:rsid w:val="00E1397A"/>
    <w:rsid w:val="00E1537E"/>
    <w:rsid w:val="00E15C69"/>
    <w:rsid w:val="00E15D7E"/>
    <w:rsid w:val="00E200DE"/>
    <w:rsid w:val="00E221CA"/>
    <w:rsid w:val="00E22752"/>
    <w:rsid w:val="00E22B52"/>
    <w:rsid w:val="00E23445"/>
    <w:rsid w:val="00E248D6"/>
    <w:rsid w:val="00E261F9"/>
    <w:rsid w:val="00E275E3"/>
    <w:rsid w:val="00E31B2B"/>
    <w:rsid w:val="00E333D4"/>
    <w:rsid w:val="00E335F3"/>
    <w:rsid w:val="00E337F2"/>
    <w:rsid w:val="00E33DAE"/>
    <w:rsid w:val="00E34821"/>
    <w:rsid w:val="00E34BDC"/>
    <w:rsid w:val="00E34C96"/>
    <w:rsid w:val="00E34DD7"/>
    <w:rsid w:val="00E35D0E"/>
    <w:rsid w:val="00E35F8C"/>
    <w:rsid w:val="00E36210"/>
    <w:rsid w:val="00E36957"/>
    <w:rsid w:val="00E37AC2"/>
    <w:rsid w:val="00E4177B"/>
    <w:rsid w:val="00E41C7B"/>
    <w:rsid w:val="00E41EC1"/>
    <w:rsid w:val="00E42EAD"/>
    <w:rsid w:val="00E438C7"/>
    <w:rsid w:val="00E43B14"/>
    <w:rsid w:val="00E4407C"/>
    <w:rsid w:val="00E440E8"/>
    <w:rsid w:val="00E44491"/>
    <w:rsid w:val="00E446E3"/>
    <w:rsid w:val="00E44BDE"/>
    <w:rsid w:val="00E45124"/>
    <w:rsid w:val="00E45683"/>
    <w:rsid w:val="00E4615D"/>
    <w:rsid w:val="00E4679B"/>
    <w:rsid w:val="00E4681A"/>
    <w:rsid w:val="00E46B86"/>
    <w:rsid w:val="00E50966"/>
    <w:rsid w:val="00E51369"/>
    <w:rsid w:val="00E5280B"/>
    <w:rsid w:val="00E534A0"/>
    <w:rsid w:val="00E53515"/>
    <w:rsid w:val="00E539B9"/>
    <w:rsid w:val="00E544B9"/>
    <w:rsid w:val="00E54798"/>
    <w:rsid w:val="00E54A63"/>
    <w:rsid w:val="00E557DA"/>
    <w:rsid w:val="00E5658C"/>
    <w:rsid w:val="00E57601"/>
    <w:rsid w:val="00E576E2"/>
    <w:rsid w:val="00E578C6"/>
    <w:rsid w:val="00E57CA9"/>
    <w:rsid w:val="00E61306"/>
    <w:rsid w:val="00E620BB"/>
    <w:rsid w:val="00E62658"/>
    <w:rsid w:val="00E640B3"/>
    <w:rsid w:val="00E64F6C"/>
    <w:rsid w:val="00E64FD5"/>
    <w:rsid w:val="00E6587D"/>
    <w:rsid w:val="00E65C06"/>
    <w:rsid w:val="00E667E1"/>
    <w:rsid w:val="00E670B9"/>
    <w:rsid w:val="00E67562"/>
    <w:rsid w:val="00E70078"/>
    <w:rsid w:val="00E704D2"/>
    <w:rsid w:val="00E7155D"/>
    <w:rsid w:val="00E71633"/>
    <w:rsid w:val="00E7278C"/>
    <w:rsid w:val="00E72BF8"/>
    <w:rsid w:val="00E73434"/>
    <w:rsid w:val="00E73C94"/>
    <w:rsid w:val="00E7414D"/>
    <w:rsid w:val="00E74961"/>
    <w:rsid w:val="00E753AA"/>
    <w:rsid w:val="00E7634C"/>
    <w:rsid w:val="00E76475"/>
    <w:rsid w:val="00E76F8A"/>
    <w:rsid w:val="00E771FC"/>
    <w:rsid w:val="00E805FC"/>
    <w:rsid w:val="00E81A30"/>
    <w:rsid w:val="00E82B9A"/>
    <w:rsid w:val="00E8302A"/>
    <w:rsid w:val="00E83162"/>
    <w:rsid w:val="00E840B8"/>
    <w:rsid w:val="00E84383"/>
    <w:rsid w:val="00E8514A"/>
    <w:rsid w:val="00E85706"/>
    <w:rsid w:val="00E8646A"/>
    <w:rsid w:val="00E867C2"/>
    <w:rsid w:val="00E868D9"/>
    <w:rsid w:val="00E871DC"/>
    <w:rsid w:val="00E876D0"/>
    <w:rsid w:val="00E87BB9"/>
    <w:rsid w:val="00E91088"/>
    <w:rsid w:val="00E9210A"/>
    <w:rsid w:val="00E931E7"/>
    <w:rsid w:val="00E939A8"/>
    <w:rsid w:val="00E94207"/>
    <w:rsid w:val="00E94293"/>
    <w:rsid w:val="00E946D4"/>
    <w:rsid w:val="00E94C20"/>
    <w:rsid w:val="00E94CA7"/>
    <w:rsid w:val="00E969F6"/>
    <w:rsid w:val="00E97043"/>
    <w:rsid w:val="00E9709B"/>
    <w:rsid w:val="00E976B9"/>
    <w:rsid w:val="00E97838"/>
    <w:rsid w:val="00E97C62"/>
    <w:rsid w:val="00EA0A85"/>
    <w:rsid w:val="00EA0EA5"/>
    <w:rsid w:val="00EA13E2"/>
    <w:rsid w:val="00EA229A"/>
    <w:rsid w:val="00EA2C81"/>
    <w:rsid w:val="00EA39A6"/>
    <w:rsid w:val="00EA4424"/>
    <w:rsid w:val="00EA45A3"/>
    <w:rsid w:val="00EA460E"/>
    <w:rsid w:val="00EA5F8A"/>
    <w:rsid w:val="00EA6ED5"/>
    <w:rsid w:val="00EA772B"/>
    <w:rsid w:val="00EA79B4"/>
    <w:rsid w:val="00EA7AB0"/>
    <w:rsid w:val="00EA7F6D"/>
    <w:rsid w:val="00EB0281"/>
    <w:rsid w:val="00EB02C8"/>
    <w:rsid w:val="00EB03FB"/>
    <w:rsid w:val="00EB0CFC"/>
    <w:rsid w:val="00EB1296"/>
    <w:rsid w:val="00EB1CAA"/>
    <w:rsid w:val="00EB24E3"/>
    <w:rsid w:val="00EB27C2"/>
    <w:rsid w:val="00EB2A84"/>
    <w:rsid w:val="00EB2B63"/>
    <w:rsid w:val="00EB3602"/>
    <w:rsid w:val="00EB3B48"/>
    <w:rsid w:val="00EB3BBA"/>
    <w:rsid w:val="00EB3E83"/>
    <w:rsid w:val="00EB55F1"/>
    <w:rsid w:val="00EB5812"/>
    <w:rsid w:val="00EB5E44"/>
    <w:rsid w:val="00EB5E7E"/>
    <w:rsid w:val="00EB5FEE"/>
    <w:rsid w:val="00EB670B"/>
    <w:rsid w:val="00EB6C2F"/>
    <w:rsid w:val="00EC1731"/>
    <w:rsid w:val="00EC1766"/>
    <w:rsid w:val="00EC17D9"/>
    <w:rsid w:val="00EC2B6D"/>
    <w:rsid w:val="00EC3DF2"/>
    <w:rsid w:val="00EC3EAD"/>
    <w:rsid w:val="00EC4A84"/>
    <w:rsid w:val="00EC5208"/>
    <w:rsid w:val="00EC54D4"/>
    <w:rsid w:val="00EC573D"/>
    <w:rsid w:val="00EC61EE"/>
    <w:rsid w:val="00EC6A3F"/>
    <w:rsid w:val="00EC6DD6"/>
    <w:rsid w:val="00EC6E32"/>
    <w:rsid w:val="00EC766B"/>
    <w:rsid w:val="00EC7FED"/>
    <w:rsid w:val="00ED1FB0"/>
    <w:rsid w:val="00ED27B8"/>
    <w:rsid w:val="00ED3361"/>
    <w:rsid w:val="00ED36C7"/>
    <w:rsid w:val="00ED4125"/>
    <w:rsid w:val="00ED498F"/>
    <w:rsid w:val="00ED4D76"/>
    <w:rsid w:val="00ED55DE"/>
    <w:rsid w:val="00ED56D2"/>
    <w:rsid w:val="00ED57E8"/>
    <w:rsid w:val="00ED6281"/>
    <w:rsid w:val="00ED6A9A"/>
    <w:rsid w:val="00ED7840"/>
    <w:rsid w:val="00EE1F2D"/>
    <w:rsid w:val="00EE223A"/>
    <w:rsid w:val="00EE2721"/>
    <w:rsid w:val="00EE3CC9"/>
    <w:rsid w:val="00EE51D6"/>
    <w:rsid w:val="00EE5231"/>
    <w:rsid w:val="00EE5DFE"/>
    <w:rsid w:val="00EE5F2C"/>
    <w:rsid w:val="00EE6D34"/>
    <w:rsid w:val="00EE70E1"/>
    <w:rsid w:val="00EE71FD"/>
    <w:rsid w:val="00EF08CB"/>
    <w:rsid w:val="00EF1054"/>
    <w:rsid w:val="00EF1492"/>
    <w:rsid w:val="00EF189D"/>
    <w:rsid w:val="00EF2851"/>
    <w:rsid w:val="00EF289D"/>
    <w:rsid w:val="00EF43A1"/>
    <w:rsid w:val="00EF4D7F"/>
    <w:rsid w:val="00EF5E3D"/>
    <w:rsid w:val="00F0019A"/>
    <w:rsid w:val="00F0042A"/>
    <w:rsid w:val="00F0113E"/>
    <w:rsid w:val="00F012E9"/>
    <w:rsid w:val="00F02129"/>
    <w:rsid w:val="00F02C6E"/>
    <w:rsid w:val="00F0304C"/>
    <w:rsid w:val="00F03EA3"/>
    <w:rsid w:val="00F042BD"/>
    <w:rsid w:val="00F04708"/>
    <w:rsid w:val="00F05709"/>
    <w:rsid w:val="00F05D34"/>
    <w:rsid w:val="00F06B71"/>
    <w:rsid w:val="00F076E8"/>
    <w:rsid w:val="00F07ED3"/>
    <w:rsid w:val="00F109E3"/>
    <w:rsid w:val="00F10B14"/>
    <w:rsid w:val="00F117B3"/>
    <w:rsid w:val="00F11C8F"/>
    <w:rsid w:val="00F11EF4"/>
    <w:rsid w:val="00F11FDB"/>
    <w:rsid w:val="00F12427"/>
    <w:rsid w:val="00F12D38"/>
    <w:rsid w:val="00F13372"/>
    <w:rsid w:val="00F13FEB"/>
    <w:rsid w:val="00F14254"/>
    <w:rsid w:val="00F14271"/>
    <w:rsid w:val="00F1491C"/>
    <w:rsid w:val="00F14933"/>
    <w:rsid w:val="00F14C2A"/>
    <w:rsid w:val="00F15308"/>
    <w:rsid w:val="00F15433"/>
    <w:rsid w:val="00F15DF9"/>
    <w:rsid w:val="00F16A3C"/>
    <w:rsid w:val="00F16B59"/>
    <w:rsid w:val="00F17633"/>
    <w:rsid w:val="00F20AFF"/>
    <w:rsid w:val="00F211B2"/>
    <w:rsid w:val="00F21542"/>
    <w:rsid w:val="00F21622"/>
    <w:rsid w:val="00F21679"/>
    <w:rsid w:val="00F21B1D"/>
    <w:rsid w:val="00F22894"/>
    <w:rsid w:val="00F22B73"/>
    <w:rsid w:val="00F234BD"/>
    <w:rsid w:val="00F23B96"/>
    <w:rsid w:val="00F245B2"/>
    <w:rsid w:val="00F26A3E"/>
    <w:rsid w:val="00F272C8"/>
    <w:rsid w:val="00F278A3"/>
    <w:rsid w:val="00F27A37"/>
    <w:rsid w:val="00F27B06"/>
    <w:rsid w:val="00F31A8E"/>
    <w:rsid w:val="00F32712"/>
    <w:rsid w:val="00F334FD"/>
    <w:rsid w:val="00F33923"/>
    <w:rsid w:val="00F345F9"/>
    <w:rsid w:val="00F36FC1"/>
    <w:rsid w:val="00F401DB"/>
    <w:rsid w:val="00F408C1"/>
    <w:rsid w:val="00F40CAE"/>
    <w:rsid w:val="00F412E8"/>
    <w:rsid w:val="00F415B4"/>
    <w:rsid w:val="00F4176A"/>
    <w:rsid w:val="00F41D93"/>
    <w:rsid w:val="00F420D8"/>
    <w:rsid w:val="00F42166"/>
    <w:rsid w:val="00F42E89"/>
    <w:rsid w:val="00F434AE"/>
    <w:rsid w:val="00F4399C"/>
    <w:rsid w:val="00F43D5D"/>
    <w:rsid w:val="00F4474C"/>
    <w:rsid w:val="00F44849"/>
    <w:rsid w:val="00F44FB7"/>
    <w:rsid w:val="00F45209"/>
    <w:rsid w:val="00F454E8"/>
    <w:rsid w:val="00F4573E"/>
    <w:rsid w:val="00F45E47"/>
    <w:rsid w:val="00F46BD9"/>
    <w:rsid w:val="00F46FA9"/>
    <w:rsid w:val="00F46FD0"/>
    <w:rsid w:val="00F47124"/>
    <w:rsid w:val="00F47697"/>
    <w:rsid w:val="00F50535"/>
    <w:rsid w:val="00F509CE"/>
    <w:rsid w:val="00F50C93"/>
    <w:rsid w:val="00F50EA0"/>
    <w:rsid w:val="00F5183A"/>
    <w:rsid w:val="00F532CF"/>
    <w:rsid w:val="00F53A22"/>
    <w:rsid w:val="00F54B41"/>
    <w:rsid w:val="00F551D7"/>
    <w:rsid w:val="00F5582B"/>
    <w:rsid w:val="00F55A1A"/>
    <w:rsid w:val="00F55C46"/>
    <w:rsid w:val="00F56A56"/>
    <w:rsid w:val="00F56EC7"/>
    <w:rsid w:val="00F56FD4"/>
    <w:rsid w:val="00F57894"/>
    <w:rsid w:val="00F57B7E"/>
    <w:rsid w:val="00F604A4"/>
    <w:rsid w:val="00F609B1"/>
    <w:rsid w:val="00F616E0"/>
    <w:rsid w:val="00F61AFE"/>
    <w:rsid w:val="00F639D7"/>
    <w:rsid w:val="00F64B36"/>
    <w:rsid w:val="00F652DB"/>
    <w:rsid w:val="00F65CE5"/>
    <w:rsid w:val="00F6711C"/>
    <w:rsid w:val="00F6767B"/>
    <w:rsid w:val="00F7092E"/>
    <w:rsid w:val="00F70933"/>
    <w:rsid w:val="00F71F95"/>
    <w:rsid w:val="00F73726"/>
    <w:rsid w:val="00F739CC"/>
    <w:rsid w:val="00F73C1A"/>
    <w:rsid w:val="00F73D1C"/>
    <w:rsid w:val="00F73F80"/>
    <w:rsid w:val="00F73F92"/>
    <w:rsid w:val="00F74AAB"/>
    <w:rsid w:val="00F74E1E"/>
    <w:rsid w:val="00F753FD"/>
    <w:rsid w:val="00F7582A"/>
    <w:rsid w:val="00F75A5B"/>
    <w:rsid w:val="00F766E6"/>
    <w:rsid w:val="00F76AF8"/>
    <w:rsid w:val="00F77033"/>
    <w:rsid w:val="00F77AF7"/>
    <w:rsid w:val="00F77D32"/>
    <w:rsid w:val="00F77FE2"/>
    <w:rsid w:val="00F80176"/>
    <w:rsid w:val="00F807D3"/>
    <w:rsid w:val="00F80B03"/>
    <w:rsid w:val="00F80C9F"/>
    <w:rsid w:val="00F80F3E"/>
    <w:rsid w:val="00F810C4"/>
    <w:rsid w:val="00F81160"/>
    <w:rsid w:val="00F81601"/>
    <w:rsid w:val="00F8198C"/>
    <w:rsid w:val="00F81DF0"/>
    <w:rsid w:val="00F8252D"/>
    <w:rsid w:val="00F8356C"/>
    <w:rsid w:val="00F83C02"/>
    <w:rsid w:val="00F845B5"/>
    <w:rsid w:val="00F84CF4"/>
    <w:rsid w:val="00F85456"/>
    <w:rsid w:val="00F858F0"/>
    <w:rsid w:val="00F85F96"/>
    <w:rsid w:val="00F90AC8"/>
    <w:rsid w:val="00F9161B"/>
    <w:rsid w:val="00F92304"/>
    <w:rsid w:val="00F93F43"/>
    <w:rsid w:val="00F93F53"/>
    <w:rsid w:val="00F94048"/>
    <w:rsid w:val="00F943E3"/>
    <w:rsid w:val="00F9489C"/>
    <w:rsid w:val="00F94FF4"/>
    <w:rsid w:val="00F95328"/>
    <w:rsid w:val="00F95834"/>
    <w:rsid w:val="00F975ED"/>
    <w:rsid w:val="00FA0D33"/>
    <w:rsid w:val="00FA0FD5"/>
    <w:rsid w:val="00FA1119"/>
    <w:rsid w:val="00FA1C4D"/>
    <w:rsid w:val="00FA1D7F"/>
    <w:rsid w:val="00FA2C58"/>
    <w:rsid w:val="00FA2F43"/>
    <w:rsid w:val="00FA30BF"/>
    <w:rsid w:val="00FA3B24"/>
    <w:rsid w:val="00FA4EC1"/>
    <w:rsid w:val="00FA5184"/>
    <w:rsid w:val="00FA6427"/>
    <w:rsid w:val="00FA679C"/>
    <w:rsid w:val="00FA67C5"/>
    <w:rsid w:val="00FA6914"/>
    <w:rsid w:val="00FA758B"/>
    <w:rsid w:val="00FB0A60"/>
    <w:rsid w:val="00FB159E"/>
    <w:rsid w:val="00FB169B"/>
    <w:rsid w:val="00FB1D8E"/>
    <w:rsid w:val="00FB1F6B"/>
    <w:rsid w:val="00FB25C3"/>
    <w:rsid w:val="00FB2650"/>
    <w:rsid w:val="00FB30ED"/>
    <w:rsid w:val="00FB35C2"/>
    <w:rsid w:val="00FB3AD9"/>
    <w:rsid w:val="00FB3F47"/>
    <w:rsid w:val="00FB64DE"/>
    <w:rsid w:val="00FB6FF5"/>
    <w:rsid w:val="00FB739F"/>
    <w:rsid w:val="00FB7880"/>
    <w:rsid w:val="00FB7C05"/>
    <w:rsid w:val="00FC0896"/>
    <w:rsid w:val="00FC215A"/>
    <w:rsid w:val="00FC2B0F"/>
    <w:rsid w:val="00FC362F"/>
    <w:rsid w:val="00FC3D9C"/>
    <w:rsid w:val="00FC3DB1"/>
    <w:rsid w:val="00FC4BE5"/>
    <w:rsid w:val="00FC4CAB"/>
    <w:rsid w:val="00FC4F08"/>
    <w:rsid w:val="00FC59E3"/>
    <w:rsid w:val="00FC637D"/>
    <w:rsid w:val="00FC6715"/>
    <w:rsid w:val="00FC7887"/>
    <w:rsid w:val="00FD0FD1"/>
    <w:rsid w:val="00FD2D52"/>
    <w:rsid w:val="00FD39E1"/>
    <w:rsid w:val="00FD457C"/>
    <w:rsid w:val="00FD4AC1"/>
    <w:rsid w:val="00FD5152"/>
    <w:rsid w:val="00FD59C5"/>
    <w:rsid w:val="00FD5F29"/>
    <w:rsid w:val="00FD64D0"/>
    <w:rsid w:val="00FD64D2"/>
    <w:rsid w:val="00FD658E"/>
    <w:rsid w:val="00FD7483"/>
    <w:rsid w:val="00FE1630"/>
    <w:rsid w:val="00FE174F"/>
    <w:rsid w:val="00FE17B6"/>
    <w:rsid w:val="00FE17E1"/>
    <w:rsid w:val="00FE2399"/>
    <w:rsid w:val="00FE27FC"/>
    <w:rsid w:val="00FE2AD9"/>
    <w:rsid w:val="00FE306F"/>
    <w:rsid w:val="00FE45C8"/>
    <w:rsid w:val="00FE4E53"/>
    <w:rsid w:val="00FE5220"/>
    <w:rsid w:val="00FE57FC"/>
    <w:rsid w:val="00FE5DDE"/>
    <w:rsid w:val="00FE6A96"/>
    <w:rsid w:val="00FE6E60"/>
    <w:rsid w:val="00FE7833"/>
    <w:rsid w:val="00FE7CD6"/>
    <w:rsid w:val="00FF1905"/>
    <w:rsid w:val="00FF27B8"/>
    <w:rsid w:val="00FF2DD0"/>
    <w:rsid w:val="00FF3864"/>
    <w:rsid w:val="00FF38FC"/>
    <w:rsid w:val="00FF3C2D"/>
    <w:rsid w:val="00FF44E9"/>
    <w:rsid w:val="00FF5FA2"/>
    <w:rsid w:val="00FF7273"/>
    <w:rsid w:val="00FF7401"/>
    <w:rsid w:val="00FF777C"/>
    <w:rsid w:val="00FF7A18"/>
    <w:rsid w:val="0105A58A"/>
    <w:rsid w:val="012B1B28"/>
    <w:rsid w:val="012B6F3F"/>
    <w:rsid w:val="02353259"/>
    <w:rsid w:val="02A5C45B"/>
    <w:rsid w:val="02AC7B4F"/>
    <w:rsid w:val="04DE37AE"/>
    <w:rsid w:val="05398D42"/>
    <w:rsid w:val="05B20D78"/>
    <w:rsid w:val="06BE3917"/>
    <w:rsid w:val="070AB7EA"/>
    <w:rsid w:val="0A38FFC8"/>
    <w:rsid w:val="0E373DC2"/>
    <w:rsid w:val="0EBFF218"/>
    <w:rsid w:val="0FE2838D"/>
    <w:rsid w:val="12532175"/>
    <w:rsid w:val="1268EFD3"/>
    <w:rsid w:val="12FA6595"/>
    <w:rsid w:val="1493962D"/>
    <w:rsid w:val="166658EC"/>
    <w:rsid w:val="17A5F2AA"/>
    <w:rsid w:val="18127398"/>
    <w:rsid w:val="1812CDA7"/>
    <w:rsid w:val="18B52D42"/>
    <w:rsid w:val="199671CA"/>
    <w:rsid w:val="1A90FDEB"/>
    <w:rsid w:val="1AA7089E"/>
    <w:rsid w:val="1AD745C5"/>
    <w:rsid w:val="1B5104C6"/>
    <w:rsid w:val="1C0F9F48"/>
    <w:rsid w:val="1CD406D9"/>
    <w:rsid w:val="1D831046"/>
    <w:rsid w:val="1DA88736"/>
    <w:rsid w:val="1E437130"/>
    <w:rsid w:val="1EF01225"/>
    <w:rsid w:val="1F031364"/>
    <w:rsid w:val="1F080B92"/>
    <w:rsid w:val="200B75C5"/>
    <w:rsid w:val="21334D7E"/>
    <w:rsid w:val="21400B5F"/>
    <w:rsid w:val="215AF929"/>
    <w:rsid w:val="21A777FC"/>
    <w:rsid w:val="22D3E49D"/>
    <w:rsid w:val="246A3D8C"/>
    <w:rsid w:val="252D5A5B"/>
    <w:rsid w:val="2568D4C6"/>
    <w:rsid w:val="258F7859"/>
    <w:rsid w:val="25E581AE"/>
    <w:rsid w:val="263C194E"/>
    <w:rsid w:val="2704D6FD"/>
    <w:rsid w:val="270734DD"/>
    <w:rsid w:val="27B5494F"/>
    <w:rsid w:val="284E670F"/>
    <w:rsid w:val="2884948D"/>
    <w:rsid w:val="28E1ADD1"/>
    <w:rsid w:val="28F4169D"/>
    <w:rsid w:val="2A912181"/>
    <w:rsid w:val="2BB13EEB"/>
    <w:rsid w:val="2C5063AF"/>
    <w:rsid w:val="2C63FF63"/>
    <w:rsid w:val="2D899F08"/>
    <w:rsid w:val="2E1C3182"/>
    <w:rsid w:val="2F544859"/>
    <w:rsid w:val="3045E03D"/>
    <w:rsid w:val="30F7DE07"/>
    <w:rsid w:val="31A42F19"/>
    <w:rsid w:val="31AA9B82"/>
    <w:rsid w:val="31EC3872"/>
    <w:rsid w:val="32A37DE1"/>
    <w:rsid w:val="3322D9D4"/>
    <w:rsid w:val="33349994"/>
    <w:rsid w:val="33D0A357"/>
    <w:rsid w:val="3595362D"/>
    <w:rsid w:val="36A6A971"/>
    <w:rsid w:val="36A80A37"/>
    <w:rsid w:val="37670463"/>
    <w:rsid w:val="383B4BA2"/>
    <w:rsid w:val="38D4216A"/>
    <w:rsid w:val="38F99708"/>
    <w:rsid w:val="39CC571B"/>
    <w:rsid w:val="3A0DC794"/>
    <w:rsid w:val="3BA0F0F8"/>
    <w:rsid w:val="3C0C59A4"/>
    <w:rsid w:val="3EB97510"/>
    <w:rsid w:val="3F5A603C"/>
    <w:rsid w:val="3FB78B80"/>
    <w:rsid w:val="3FE9DCC5"/>
    <w:rsid w:val="4001E1C5"/>
    <w:rsid w:val="401F29CF"/>
    <w:rsid w:val="40679C45"/>
    <w:rsid w:val="411D39D2"/>
    <w:rsid w:val="41988727"/>
    <w:rsid w:val="41CDAC36"/>
    <w:rsid w:val="41FFF3C4"/>
    <w:rsid w:val="42152AAA"/>
    <w:rsid w:val="4367D637"/>
    <w:rsid w:val="43C9264E"/>
    <w:rsid w:val="43FE32EB"/>
    <w:rsid w:val="447EEF54"/>
    <w:rsid w:val="449CA175"/>
    <w:rsid w:val="45755B2C"/>
    <w:rsid w:val="470ADFA5"/>
    <w:rsid w:val="47904B11"/>
    <w:rsid w:val="479311B3"/>
    <w:rsid w:val="47B849E8"/>
    <w:rsid w:val="481BC609"/>
    <w:rsid w:val="48AD3BCB"/>
    <w:rsid w:val="48BAEACD"/>
    <w:rsid w:val="48C2EA9B"/>
    <w:rsid w:val="48E7E84F"/>
    <w:rsid w:val="495C68F8"/>
    <w:rsid w:val="49C2AB12"/>
    <w:rsid w:val="4AC8E175"/>
    <w:rsid w:val="4BA36AAF"/>
    <w:rsid w:val="4BEECCE9"/>
    <w:rsid w:val="4CA2B859"/>
    <w:rsid w:val="4CA98E1E"/>
    <w:rsid w:val="4CAA0D6C"/>
    <w:rsid w:val="4D3EEC15"/>
    <w:rsid w:val="4F0354F2"/>
    <w:rsid w:val="4F4C6F52"/>
    <w:rsid w:val="4FB3B48D"/>
    <w:rsid w:val="513759AB"/>
    <w:rsid w:val="517C509A"/>
    <w:rsid w:val="535E78B0"/>
    <w:rsid w:val="53AE6405"/>
    <w:rsid w:val="5554A8BC"/>
    <w:rsid w:val="574A74DE"/>
    <w:rsid w:val="584BE616"/>
    <w:rsid w:val="5B94C1AF"/>
    <w:rsid w:val="5BE3BEB6"/>
    <w:rsid w:val="5BF939EF"/>
    <w:rsid w:val="5CDD22D1"/>
    <w:rsid w:val="5DD1179A"/>
    <w:rsid w:val="5E2583F3"/>
    <w:rsid w:val="5FCEDB1D"/>
    <w:rsid w:val="60871CAB"/>
    <w:rsid w:val="60A63955"/>
    <w:rsid w:val="61492757"/>
    <w:rsid w:val="63B3E216"/>
    <w:rsid w:val="64F82CC7"/>
    <w:rsid w:val="66104A3E"/>
    <w:rsid w:val="667C2324"/>
    <w:rsid w:val="6A877B62"/>
    <w:rsid w:val="6B2FBDCF"/>
    <w:rsid w:val="6BCAA433"/>
    <w:rsid w:val="6BDF0638"/>
    <w:rsid w:val="6D91C89D"/>
    <w:rsid w:val="6F0320F5"/>
    <w:rsid w:val="706292CB"/>
    <w:rsid w:val="71004CF0"/>
    <w:rsid w:val="719E7F99"/>
    <w:rsid w:val="72ABCF90"/>
    <w:rsid w:val="73C0FA77"/>
    <w:rsid w:val="73D2CC1E"/>
    <w:rsid w:val="742F41DD"/>
    <w:rsid w:val="74430696"/>
    <w:rsid w:val="74896FB2"/>
    <w:rsid w:val="7816AAC2"/>
    <w:rsid w:val="78E5EF8B"/>
    <w:rsid w:val="798435BC"/>
    <w:rsid w:val="7B72254A"/>
    <w:rsid w:val="7B9DFC1D"/>
    <w:rsid w:val="7C9F0FCA"/>
    <w:rsid w:val="7F9DC316"/>
    <w:rsid w:val="7FCB786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D4A82"/>
  <w15:chartTrackingRefBased/>
  <w15:docId w15:val="{A8566303-43C5-4822-83D3-231EB778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qFormat="1"/>
    <w:lsdException w:name="List Number 2" w:qFormat="1"/>
    <w:lsdException w:name="List Number 3" w:qFormat="1"/>
    <w:lsdException w:name="List Number 4" w:qFormat="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5D"/>
    <w:pPr>
      <w:spacing w:before="120" w:after="120" w:line="276" w:lineRule="auto"/>
    </w:pPr>
    <w:rPr>
      <w:rFonts w:ascii="Segoe UI" w:eastAsiaTheme="minorEastAsia" w:hAnsi="Segoe UI"/>
    </w:rPr>
  </w:style>
  <w:style w:type="paragraph" w:styleId="Heading1">
    <w:name w:val="heading 1"/>
    <w:basedOn w:val="Normal"/>
    <w:next w:val="Normal"/>
    <w:link w:val="Heading1Char"/>
    <w:uiPriority w:val="99"/>
    <w:qFormat/>
    <w:rsid w:val="001D7240"/>
    <w:pPr>
      <w:keepNext/>
      <w:keepLines/>
      <w:pageBreakBefore/>
      <w:tabs>
        <w:tab w:val="left" w:pos="1440"/>
      </w:tabs>
      <w:spacing w:before="480" w:after="360" w:line="240" w:lineRule="auto"/>
      <w:outlineLvl w:val="0"/>
    </w:pPr>
    <w:rPr>
      <w:rFonts w:eastAsiaTheme="majorEastAsia" w:cs="Segoe UI"/>
      <w:bCs/>
      <w:color w:val="008AC8"/>
      <w:sz w:val="36"/>
      <w:szCs w:val="28"/>
    </w:rPr>
  </w:style>
  <w:style w:type="paragraph" w:styleId="Heading2">
    <w:name w:val="heading 2"/>
    <w:basedOn w:val="Heading1"/>
    <w:next w:val="Normal"/>
    <w:link w:val="Heading2Char"/>
    <w:uiPriority w:val="99"/>
    <w:unhideWhenUsed/>
    <w:qFormat/>
    <w:rsid w:val="001D7240"/>
    <w:pPr>
      <w:pageBreakBefore w:val="0"/>
      <w:spacing w:before="360" w:after="240"/>
      <w:outlineLvl w:val="1"/>
    </w:pPr>
    <w:rPr>
      <w:rFonts w:cstheme="majorBidi"/>
      <w:sz w:val="32"/>
      <w:szCs w:val="26"/>
    </w:rPr>
  </w:style>
  <w:style w:type="paragraph" w:styleId="Heading3">
    <w:name w:val="heading 3"/>
    <w:basedOn w:val="Heading2"/>
    <w:next w:val="Normal"/>
    <w:link w:val="Heading3Char"/>
    <w:uiPriority w:val="99"/>
    <w:unhideWhenUsed/>
    <w:qFormat/>
    <w:rsid w:val="001D7240"/>
    <w:pPr>
      <w:outlineLvl w:val="2"/>
    </w:pPr>
    <w:rPr>
      <w:sz w:val="28"/>
      <w:szCs w:val="24"/>
    </w:rPr>
  </w:style>
  <w:style w:type="paragraph" w:styleId="Heading4">
    <w:name w:val="heading 4"/>
    <w:basedOn w:val="Heading3"/>
    <w:next w:val="Normal"/>
    <w:link w:val="Heading4Char"/>
    <w:uiPriority w:val="99"/>
    <w:unhideWhenUsed/>
    <w:qFormat/>
    <w:rsid w:val="001D7240"/>
    <w:pPr>
      <w:spacing w:before="240"/>
      <w:outlineLvl w:val="3"/>
    </w:pPr>
    <w:rPr>
      <w:iCs/>
      <w:sz w:val="24"/>
    </w:rPr>
  </w:style>
  <w:style w:type="paragraph" w:styleId="Heading5">
    <w:name w:val="heading 5"/>
    <w:basedOn w:val="Heading4"/>
    <w:next w:val="Normal"/>
    <w:link w:val="Heading5Char"/>
    <w:uiPriority w:val="99"/>
    <w:unhideWhenUsed/>
    <w:rsid w:val="001D7240"/>
    <w:pPr>
      <w:outlineLvl w:val="4"/>
    </w:pPr>
    <w:rPr>
      <w:rFonts w:eastAsiaTheme="minorHAnsi"/>
    </w:rPr>
  </w:style>
  <w:style w:type="paragraph" w:styleId="Heading6">
    <w:name w:val="heading 6"/>
    <w:basedOn w:val="Normal"/>
    <w:next w:val="Normal"/>
    <w:link w:val="Heading6Char"/>
    <w:uiPriority w:val="9"/>
    <w:semiHidden/>
    <w:rsid w:val="00B37FBE"/>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qFormat/>
    <w:rsid w:val="00B37FBE"/>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qFormat/>
    <w:rsid w:val="00B37FB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37FB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04BD"/>
    <w:rPr>
      <w:rFonts w:ascii="Segoe UI" w:eastAsiaTheme="majorEastAsia" w:hAnsi="Segoe UI" w:cs="Segoe UI"/>
      <w:bCs/>
      <w:color w:val="008AC8"/>
      <w:sz w:val="36"/>
      <w:szCs w:val="28"/>
    </w:rPr>
  </w:style>
  <w:style w:type="paragraph" w:styleId="TOC1">
    <w:name w:val="toc 1"/>
    <w:basedOn w:val="Normal"/>
    <w:next w:val="Normal"/>
    <w:uiPriority w:val="39"/>
    <w:unhideWhenUsed/>
    <w:rsid w:val="00354B7A"/>
    <w:pPr>
      <w:tabs>
        <w:tab w:val="right" w:leader="dot" w:pos="9346"/>
      </w:tabs>
      <w:spacing w:after="100"/>
    </w:pPr>
    <w:rPr>
      <w:noProof/>
      <w:sz w:val="24"/>
    </w:rPr>
  </w:style>
  <w:style w:type="character" w:styleId="Hyperlink">
    <w:name w:val="Hyperlink"/>
    <w:basedOn w:val="DefaultParagraphFont"/>
    <w:uiPriority w:val="99"/>
    <w:unhideWhenUsed/>
    <w:rsid w:val="00D0256C"/>
    <w:rPr>
      <w:rFonts w:ascii="Segoe UI" w:hAnsi="Segoe UI"/>
      <w:color w:val="0563C1" w:themeColor="hyperlink"/>
      <w:u w:val="single"/>
    </w:rPr>
  </w:style>
  <w:style w:type="paragraph" w:customStyle="1" w:styleId="Bullet1">
    <w:name w:val="Bullet1"/>
    <w:basedOn w:val="ListBullet"/>
    <w:uiPriority w:val="99"/>
    <w:rsid w:val="00C24E60"/>
    <w:pPr>
      <w:numPr>
        <w:numId w:val="1"/>
      </w:numPr>
      <w:spacing w:before="240" w:after="240" w:line="240" w:lineRule="auto"/>
    </w:pPr>
    <w:rPr>
      <w:rFonts w:cs="Segoe UI"/>
      <w:szCs w:val="20"/>
    </w:rPr>
  </w:style>
  <w:style w:type="paragraph" w:styleId="Header">
    <w:name w:val="header"/>
    <w:basedOn w:val="Normal"/>
    <w:link w:val="HeaderChar"/>
    <w:uiPriority w:val="99"/>
    <w:unhideWhenUsed/>
    <w:rsid w:val="00544919"/>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544919"/>
    <w:rPr>
      <w:rFonts w:ascii="Segoe UI" w:eastAsiaTheme="minorEastAsia" w:hAnsi="Segoe UI"/>
      <w:sz w:val="16"/>
    </w:rPr>
  </w:style>
  <w:style w:type="paragraph" w:styleId="Footer">
    <w:name w:val="footer"/>
    <w:basedOn w:val="Normal"/>
    <w:link w:val="FooterChar"/>
    <w:uiPriority w:val="99"/>
    <w:unhideWhenUsed/>
    <w:rsid w:val="00C24E60"/>
    <w:pPr>
      <w:tabs>
        <w:tab w:val="center" w:pos="4680"/>
        <w:tab w:val="right" w:pos="9360"/>
      </w:tabs>
      <w:spacing w:before="0" w:after="0" w:line="240" w:lineRule="auto"/>
    </w:pPr>
    <w:rPr>
      <w:color w:val="808080" w:themeColor="background1" w:themeShade="80"/>
      <w:sz w:val="16"/>
    </w:rPr>
  </w:style>
  <w:style w:type="character" w:customStyle="1" w:styleId="FooterChar">
    <w:name w:val="Footer Char"/>
    <w:basedOn w:val="DefaultParagraphFont"/>
    <w:link w:val="Footer"/>
    <w:uiPriority w:val="99"/>
    <w:rsid w:val="00C24E60"/>
    <w:rPr>
      <w:rFonts w:ascii="Segoe UI" w:eastAsiaTheme="minorEastAsia" w:hAnsi="Segoe UI"/>
      <w:color w:val="808080" w:themeColor="background1" w:themeShade="80"/>
      <w:sz w:val="16"/>
    </w:rPr>
  </w:style>
  <w:style w:type="paragraph" w:styleId="TOC3">
    <w:name w:val="toc 3"/>
    <w:basedOn w:val="TOCHeading"/>
    <w:next w:val="Normal"/>
    <w:autoRedefine/>
    <w:uiPriority w:val="39"/>
    <w:unhideWhenUsed/>
    <w:rsid w:val="00A77E60"/>
    <w:pPr>
      <w:keepNext w:val="0"/>
      <w:keepLines w:val="0"/>
      <w:pageBreakBefore w:val="0"/>
      <w:tabs>
        <w:tab w:val="right" w:leader="dot" w:pos="9346"/>
      </w:tabs>
      <w:spacing w:before="0" w:after="100"/>
      <w:ind w:left="864"/>
    </w:pPr>
    <w:rPr>
      <w:rFonts w:ascii="Segoe" w:eastAsiaTheme="minorHAnsi" w:hAnsi="Segoe" w:cstheme="minorBidi"/>
      <w:color w:val="auto"/>
      <w:spacing w:val="10"/>
      <w:sz w:val="20"/>
      <w:szCs w:val="48"/>
    </w:rPr>
  </w:style>
  <w:style w:type="character" w:customStyle="1" w:styleId="StyleLatinSegoeUI10pt">
    <w:name w:val="Style (Latin) Segoe UI 10 pt"/>
    <w:basedOn w:val="DefaultParagraphFont"/>
    <w:semiHidden/>
    <w:rsid w:val="00C24E60"/>
    <w:rPr>
      <w:rFonts w:ascii="Segoe UI" w:hAnsi="Segoe UI"/>
      <w:sz w:val="20"/>
    </w:rPr>
  </w:style>
  <w:style w:type="table" w:styleId="TableGrid">
    <w:name w:val="Table Grid"/>
    <w:aliases w:val="Tabla Microsoft Servicios"/>
    <w:basedOn w:val="TableNormal"/>
    <w:uiPriority w:val="59"/>
    <w:rsid w:val="00C07C3E"/>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Script" w:hAnsi="Segoe Script"/>
        <w:color w:val="FFFFFF" w:themeColor="background1"/>
        <w:sz w:val="16"/>
      </w:rPr>
      <w:tblPr/>
      <w:trPr>
        <w:tblHeader/>
      </w:trPr>
      <w:tcPr>
        <w:shd w:val="clear" w:color="auto" w:fill="008AC8"/>
      </w:tcPr>
    </w:tblStylePr>
  </w:style>
  <w:style w:type="paragraph" w:customStyle="1" w:styleId="CoverTitle">
    <w:name w:val="Cover Title"/>
    <w:basedOn w:val="Normal"/>
    <w:next w:val="CoverSubject"/>
    <w:uiPriority w:val="99"/>
    <w:rsid w:val="00C24E60"/>
    <w:pPr>
      <w:spacing w:line="240" w:lineRule="auto"/>
    </w:pPr>
    <w:rPr>
      <w:color w:val="FFFFFF" w:themeColor="background1"/>
      <w:sz w:val="44"/>
    </w:rPr>
  </w:style>
  <w:style w:type="paragraph" w:customStyle="1" w:styleId="CoverSubject">
    <w:name w:val="Cover Subject"/>
    <w:basedOn w:val="Normal"/>
    <w:uiPriority w:val="99"/>
    <w:rsid w:val="00C24E60"/>
    <w:pPr>
      <w:spacing w:after="600"/>
      <w:ind w:left="-720"/>
    </w:pPr>
    <w:rPr>
      <w:color w:val="008AC8"/>
      <w:sz w:val="36"/>
    </w:rPr>
  </w:style>
  <w:style w:type="paragraph" w:customStyle="1" w:styleId="CoverHeading2">
    <w:name w:val="Cover Heading 2"/>
    <w:basedOn w:val="Normal"/>
    <w:uiPriority w:val="99"/>
    <w:rsid w:val="00C24E60"/>
    <w:pPr>
      <w:spacing w:before="360"/>
      <w:ind w:left="-357"/>
    </w:pPr>
    <w:rPr>
      <w:bCs/>
      <w:color w:val="008AC8"/>
      <w:sz w:val="28"/>
      <w:szCs w:val="28"/>
    </w:rPr>
  </w:style>
  <w:style w:type="character" w:styleId="Emphasis">
    <w:name w:val="Emphasis"/>
    <w:basedOn w:val="IntenseEmphasis"/>
    <w:uiPriority w:val="99"/>
    <w:qFormat/>
    <w:rsid w:val="00C24E60"/>
    <w:rPr>
      <w:rFonts w:ascii="Segoe UI" w:hAnsi="Segoe UI"/>
      <w:b w:val="0"/>
      <w:bCs/>
      <w:i/>
      <w:iCs/>
      <w:color w:val="auto"/>
      <w:sz w:val="22"/>
    </w:rPr>
  </w:style>
  <w:style w:type="paragraph" w:customStyle="1" w:styleId="VisibleGuidance">
    <w:name w:val="Visible Guidance"/>
    <w:basedOn w:val="Normal"/>
    <w:next w:val="Normal"/>
    <w:link w:val="VisibleGuidanceChar"/>
    <w:qFormat/>
    <w:rsid w:val="00C24E60"/>
    <w:pPr>
      <w:shd w:val="clear" w:color="auto" w:fill="F2F2F2"/>
    </w:pPr>
    <w:rPr>
      <w:color w:val="FF0066"/>
    </w:rPr>
  </w:style>
  <w:style w:type="character" w:styleId="Strong">
    <w:name w:val="Strong"/>
    <w:basedOn w:val="DefaultParagraphFont"/>
    <w:uiPriority w:val="22"/>
    <w:qFormat/>
    <w:rsid w:val="00C24E60"/>
    <w:rPr>
      <w:b/>
      <w:bCs/>
    </w:rPr>
  </w:style>
  <w:style w:type="paragraph" w:styleId="ListParagraph">
    <w:name w:val="List Paragraph"/>
    <w:aliases w:val="Bullet Number,List Paragraph1,lp1,lp11,List Paragraph11,Bullet 1,Use Case List Paragraph,Bullet List,FooterText,numbered,Paragraphe de liste1,Bulletr List Paragraph,列出段落,列出段落1,List Paragraph2,List Paragraph21,Listeafsnit1,Párrafo de lista"/>
    <w:basedOn w:val="Normal"/>
    <w:link w:val="ListParagraphChar"/>
    <w:uiPriority w:val="99"/>
    <w:qFormat/>
    <w:rsid w:val="00845831"/>
    <w:pPr>
      <w:numPr>
        <w:numId w:val="7"/>
      </w:numPr>
      <w:contextualSpacing/>
    </w:pPr>
  </w:style>
  <w:style w:type="paragraph" w:styleId="TOCHeading">
    <w:name w:val="TOC Heading"/>
    <w:basedOn w:val="Heading1"/>
    <w:next w:val="Normal"/>
    <w:uiPriority w:val="99"/>
    <w:rsid w:val="004A1130"/>
    <w:pPr>
      <w:spacing w:before="360" w:line="276" w:lineRule="auto"/>
      <w:outlineLvl w:val="9"/>
    </w:pPr>
    <w:rPr>
      <w:rFonts w:cstheme="majorBidi"/>
      <w:bCs w:val="0"/>
      <w:sz w:val="32"/>
      <w:szCs w:val="32"/>
    </w:rPr>
  </w:style>
  <w:style w:type="character" w:styleId="IntenseEmphasis">
    <w:name w:val="Intense Emphasis"/>
    <w:basedOn w:val="DefaultParagraphFont"/>
    <w:uiPriority w:val="99"/>
    <w:rsid w:val="00C24E60"/>
    <w:rPr>
      <w:i/>
      <w:iCs/>
      <w:color w:val="5B9BD5" w:themeColor="accent1"/>
    </w:rPr>
  </w:style>
  <w:style w:type="paragraph" w:styleId="Caption">
    <w:name w:val="caption"/>
    <w:aliases w:val="PMO Caption"/>
    <w:basedOn w:val="Normal"/>
    <w:next w:val="Normal"/>
    <w:link w:val="CaptionChar"/>
    <w:uiPriority w:val="99"/>
    <w:unhideWhenUsed/>
    <w:qFormat/>
    <w:rsid w:val="00A77E60"/>
    <w:pPr>
      <w:spacing w:before="0" w:after="0" w:line="240" w:lineRule="auto"/>
    </w:pPr>
    <w:rPr>
      <w:iCs/>
      <w:color w:val="008AC8"/>
      <w:sz w:val="18"/>
      <w:szCs w:val="18"/>
    </w:rPr>
  </w:style>
  <w:style w:type="character" w:customStyle="1" w:styleId="Heading5Char">
    <w:name w:val="Heading 5 Char"/>
    <w:basedOn w:val="DefaultParagraphFont"/>
    <w:link w:val="Heading5"/>
    <w:uiPriority w:val="99"/>
    <w:rsid w:val="00D104BD"/>
    <w:rPr>
      <w:rFonts w:ascii="Segoe UI" w:hAnsi="Segoe UI" w:cstheme="majorBidi"/>
      <w:bCs/>
      <w:iCs/>
      <w:color w:val="008AC8"/>
      <w:sz w:val="24"/>
      <w:szCs w:val="24"/>
    </w:rPr>
  </w:style>
  <w:style w:type="paragraph" w:customStyle="1" w:styleId="Heading1Numbered">
    <w:name w:val="Heading 1 (Numbered)"/>
    <w:basedOn w:val="Normal"/>
    <w:next w:val="Normal"/>
    <w:uiPriority w:val="14"/>
    <w:qFormat/>
    <w:rsid w:val="00A2135E"/>
    <w:pPr>
      <w:keepNext/>
      <w:keepLines/>
      <w:pageBreakBefore/>
      <w:numPr>
        <w:numId w:val="10"/>
      </w:numPr>
      <w:tabs>
        <w:tab w:val="left" w:pos="1440"/>
      </w:tabs>
      <w:spacing w:before="360" w:after="360" w:line="600" w:lineRule="exact"/>
      <w:outlineLvl w:val="0"/>
    </w:pPr>
    <w:rPr>
      <w:rFonts w:eastAsiaTheme="minorHAnsi"/>
      <w:color w:val="008AC8"/>
      <w:spacing w:val="10"/>
      <w:sz w:val="36"/>
      <w:szCs w:val="48"/>
    </w:rPr>
  </w:style>
  <w:style w:type="character" w:customStyle="1" w:styleId="ListParagraphChar">
    <w:name w:val="List Paragraph Char"/>
    <w:aliases w:val="Bullet Number Char,List Paragraph1 Char,lp1 Char,lp11 Char,List Paragraph11 Char,Bullet 1 Char,Use Case List Paragraph Char,Bullet List Char,FooterText Char,numbered Char,Paragraphe de liste1 Char,Bulletr List Paragraph Char"/>
    <w:basedOn w:val="DefaultParagraphFont"/>
    <w:link w:val="ListParagraph"/>
    <w:uiPriority w:val="99"/>
    <w:locked/>
    <w:rsid w:val="002E33F2"/>
    <w:rPr>
      <w:rFonts w:ascii="Segoe UI" w:eastAsiaTheme="minorEastAsia" w:hAnsi="Segoe UI"/>
    </w:rPr>
  </w:style>
  <w:style w:type="paragraph" w:styleId="ListBullet">
    <w:name w:val="List Bullet"/>
    <w:basedOn w:val="Normal"/>
    <w:uiPriority w:val="4"/>
    <w:qFormat/>
    <w:rsid w:val="00845831"/>
    <w:pPr>
      <w:numPr>
        <w:numId w:val="4"/>
      </w:numPr>
      <w:spacing w:after="200"/>
      <w:contextualSpacing/>
    </w:pPr>
  </w:style>
  <w:style w:type="paragraph" w:customStyle="1" w:styleId="Heading2Numbered">
    <w:name w:val="Heading 2 (Numbered)"/>
    <w:basedOn w:val="Heading1Numbered"/>
    <w:next w:val="Normal"/>
    <w:uiPriority w:val="14"/>
    <w:qFormat/>
    <w:rsid w:val="001D7240"/>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A2135E"/>
    <w:pPr>
      <w:numPr>
        <w:ilvl w:val="2"/>
      </w:numPr>
      <w:spacing w:before="240"/>
      <w:outlineLvl w:val="2"/>
    </w:pPr>
    <w:rPr>
      <w:sz w:val="28"/>
      <w:szCs w:val="28"/>
    </w:rPr>
  </w:style>
  <w:style w:type="paragraph" w:customStyle="1" w:styleId="Heading4Numbered">
    <w:name w:val="Heading 4 (Numbered)"/>
    <w:basedOn w:val="Heading3Numbered"/>
    <w:next w:val="Normal"/>
    <w:qFormat/>
    <w:rsid w:val="00A2135E"/>
    <w:pPr>
      <w:numPr>
        <w:ilvl w:val="3"/>
      </w:numPr>
      <w:outlineLvl w:val="3"/>
    </w:pPr>
    <w:rPr>
      <w:sz w:val="24"/>
    </w:rPr>
  </w:style>
  <w:style w:type="paragraph" w:customStyle="1" w:styleId="Heading5Numbered">
    <w:name w:val="Heading 5 (Numbered)"/>
    <w:basedOn w:val="Heading4Numbered"/>
    <w:next w:val="Normal"/>
    <w:uiPriority w:val="14"/>
    <w:rsid w:val="00951469"/>
    <w:pPr>
      <w:framePr w:wrap="around" w:vAnchor="text" w:hAnchor="text" w:y="1"/>
      <w:numPr>
        <w:ilvl w:val="0"/>
        <w:numId w:val="11"/>
      </w:numPr>
      <w:tabs>
        <w:tab w:val="clear" w:pos="1440"/>
        <w:tab w:val="left" w:pos="2160"/>
      </w:tabs>
      <w:outlineLvl w:val="4"/>
    </w:pPr>
    <w:rPr>
      <w:szCs w:val="20"/>
    </w:rPr>
  </w:style>
  <w:style w:type="paragraph" w:customStyle="1" w:styleId="TableListBullet">
    <w:name w:val="Table List Bullet"/>
    <w:basedOn w:val="Normal"/>
    <w:uiPriority w:val="99"/>
    <w:qFormat/>
    <w:rsid w:val="001C4A70"/>
    <w:pPr>
      <w:numPr>
        <w:numId w:val="2"/>
      </w:numPr>
      <w:spacing w:before="60" w:line="240" w:lineRule="auto"/>
      <w:contextualSpacing/>
    </w:pPr>
    <w:rPr>
      <w:sz w:val="16"/>
      <w:szCs w:val="16"/>
    </w:rPr>
  </w:style>
  <w:style w:type="paragraph" w:customStyle="1" w:styleId="CodeBlock">
    <w:name w:val="Code Block"/>
    <w:basedOn w:val="Normal"/>
    <w:qFormat/>
    <w:rsid w:val="001C4A70"/>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99"/>
    <w:rsid w:val="00E82B9A"/>
    <w:pPr>
      <w:numPr>
        <w:numId w:val="8"/>
      </w:numPr>
      <w:spacing w:before="0" w:after="200"/>
      <w:contextualSpacing/>
    </w:pPr>
    <w:rPr>
      <w:rFonts w:eastAsia="Arial" w:cs="Arial"/>
      <w:lang w:eastAsia="ja-JP"/>
    </w:rPr>
  </w:style>
  <w:style w:type="paragraph" w:customStyle="1" w:styleId="Note">
    <w:name w:val="Note"/>
    <w:basedOn w:val="Normal"/>
    <w:link w:val="NoteChar"/>
    <w:uiPriority w:val="19"/>
    <w:qFormat/>
    <w:rsid w:val="001C4A70"/>
    <w:pPr>
      <w:pBdr>
        <w:left w:val="single" w:sz="18" w:space="6" w:color="008AC8"/>
      </w:pBdr>
      <w:spacing w:before="0" w:after="200"/>
      <w:ind w:left="720"/>
    </w:pPr>
    <w:rPr>
      <w:szCs w:val="18"/>
    </w:rPr>
  </w:style>
  <w:style w:type="paragraph" w:customStyle="1" w:styleId="NoteTitle">
    <w:name w:val="Note Title"/>
    <w:basedOn w:val="Note"/>
    <w:next w:val="Note"/>
    <w:uiPriority w:val="19"/>
    <w:qFormat/>
    <w:rsid w:val="001C4A70"/>
    <w:pPr>
      <w:keepNext/>
      <w:spacing w:before="240" w:after="240" w:line="240" w:lineRule="auto"/>
    </w:pPr>
    <w:rPr>
      <w:bCs/>
      <w:color w:val="008AC8"/>
      <w:sz w:val="24"/>
    </w:rPr>
  </w:style>
  <w:style w:type="numbering" w:customStyle="1" w:styleId="Checklist">
    <w:name w:val="Checklist"/>
    <w:basedOn w:val="NoList"/>
    <w:rsid w:val="00475B6F"/>
    <w:pPr>
      <w:numPr>
        <w:numId w:val="3"/>
      </w:numPr>
    </w:pPr>
  </w:style>
  <w:style w:type="paragraph" w:customStyle="1" w:styleId="TableText">
    <w:name w:val="Table Text"/>
    <w:basedOn w:val="Normal"/>
    <w:uiPriority w:val="99"/>
    <w:qFormat/>
    <w:rsid w:val="00B02BAD"/>
    <w:pPr>
      <w:spacing w:line="240" w:lineRule="auto"/>
    </w:pPr>
    <w:rPr>
      <w:sz w:val="18"/>
    </w:rPr>
  </w:style>
  <w:style w:type="paragraph" w:customStyle="1" w:styleId="CommandLine">
    <w:name w:val="Command Line"/>
    <w:basedOn w:val="Normal"/>
    <w:uiPriority w:val="99"/>
    <w:rsid w:val="001C4A70"/>
    <w:pPr>
      <w:shd w:val="clear" w:color="auto" w:fill="F2F2F2" w:themeFill="background1" w:themeFillShade="F2"/>
      <w:tabs>
        <w:tab w:val="left" w:pos="2790"/>
        <w:tab w:val="left" w:pos="3780"/>
        <w:tab w:val="left" w:pos="4860"/>
        <w:tab w:val="left" w:pos="6390"/>
      </w:tabs>
      <w:spacing w:before="80" w:after="200" w:line="240" w:lineRule="auto"/>
      <w:ind w:left="993" w:right="144"/>
      <w:contextualSpacing/>
    </w:pPr>
    <w:rPr>
      <w:rFonts w:ascii="Consolas" w:eastAsiaTheme="minorHAnsi" w:hAnsi="Consolas" w:cs="Consolas"/>
      <w:sz w:val="20"/>
      <w:szCs w:val="23"/>
    </w:rPr>
  </w:style>
  <w:style w:type="numbering" w:customStyle="1" w:styleId="Style1">
    <w:name w:val="Style1"/>
    <w:uiPriority w:val="99"/>
    <w:rsid w:val="001C4A70"/>
    <w:pPr>
      <w:numPr>
        <w:numId w:val="5"/>
      </w:numPr>
    </w:pPr>
  </w:style>
  <w:style w:type="numbering" w:customStyle="1" w:styleId="NumberedList">
    <w:name w:val="Numbered List"/>
    <w:rsid w:val="00FE17E1"/>
    <w:pPr>
      <w:numPr>
        <w:numId w:val="6"/>
      </w:numPr>
    </w:pPr>
  </w:style>
  <w:style w:type="paragraph" w:styleId="TOC2">
    <w:name w:val="toc 2"/>
    <w:basedOn w:val="Normal"/>
    <w:next w:val="Normal"/>
    <w:autoRedefine/>
    <w:uiPriority w:val="39"/>
    <w:unhideWhenUsed/>
    <w:rsid w:val="00A77E60"/>
    <w:pPr>
      <w:tabs>
        <w:tab w:val="left" w:pos="288"/>
        <w:tab w:val="left" w:pos="880"/>
        <w:tab w:val="right" w:leader="dot" w:pos="9346"/>
      </w:tabs>
      <w:spacing w:after="100"/>
      <w:ind w:left="432"/>
    </w:pPr>
  </w:style>
  <w:style w:type="table" w:styleId="PlainTable3">
    <w:name w:val="Plain Table 3"/>
    <w:basedOn w:val="TableNormal"/>
    <w:uiPriority w:val="43"/>
    <w:rsid w:val="001D1E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D1E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1D1E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Heading3">
    <w:name w:val="Num Heading 3"/>
    <w:basedOn w:val="Heading3"/>
    <w:next w:val="Normal"/>
    <w:rsid w:val="00012C9B"/>
    <w:pPr>
      <w:keepNext w:val="0"/>
      <w:keepLines w:val="0"/>
      <w:widowControl w:val="0"/>
      <w:numPr>
        <w:ilvl w:val="5"/>
        <w:numId w:val="10"/>
      </w:numPr>
      <w:spacing w:before="120" w:after="60"/>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012C9B"/>
    <w:pPr>
      <w:keepNext w:val="0"/>
      <w:keepLines w:val="0"/>
      <w:widowControl w:val="0"/>
      <w:numPr>
        <w:ilvl w:val="6"/>
        <w:numId w:val="10"/>
      </w:numPr>
      <w:spacing w:before="120" w:after="60"/>
      <w:outlineLvl w:val="9"/>
    </w:pPr>
    <w:rPr>
      <w:rFonts w:eastAsia="Segoe Semibold" w:cs="Segoe Semibold"/>
      <w:i/>
      <w:color w:val="333333"/>
      <w:sz w:val="16"/>
      <w:lang w:eastAsia="en-AU"/>
    </w:rPr>
  </w:style>
  <w:style w:type="character" w:customStyle="1" w:styleId="Heading3Char">
    <w:name w:val="Heading 3 Char"/>
    <w:basedOn w:val="DefaultParagraphFont"/>
    <w:link w:val="Heading3"/>
    <w:uiPriority w:val="99"/>
    <w:rsid w:val="00D104BD"/>
    <w:rPr>
      <w:rFonts w:ascii="Segoe UI" w:eastAsiaTheme="majorEastAsia" w:hAnsi="Segoe UI" w:cstheme="majorBidi"/>
      <w:bCs/>
      <w:color w:val="008AC8"/>
      <w:sz w:val="28"/>
      <w:szCs w:val="24"/>
    </w:rPr>
  </w:style>
  <w:style w:type="character" w:customStyle="1" w:styleId="Heading4Char">
    <w:name w:val="Heading 4 Char"/>
    <w:basedOn w:val="DefaultParagraphFont"/>
    <w:link w:val="Heading4"/>
    <w:uiPriority w:val="99"/>
    <w:rsid w:val="00D104BD"/>
    <w:rPr>
      <w:rFonts w:ascii="Segoe UI" w:eastAsiaTheme="majorEastAsia" w:hAnsi="Segoe UI" w:cstheme="majorBidi"/>
      <w:bCs/>
      <w:iCs/>
      <w:color w:val="008AC8"/>
      <w:sz w:val="24"/>
      <w:szCs w:val="24"/>
    </w:rPr>
  </w:style>
  <w:style w:type="paragraph" w:customStyle="1" w:styleId="NumHeading1">
    <w:name w:val="Num Heading 1"/>
    <w:basedOn w:val="Heading1"/>
    <w:next w:val="Normal"/>
    <w:semiHidden/>
    <w:rsid w:val="00E04B96"/>
    <w:pPr>
      <w:keepLines w:val="0"/>
      <w:spacing w:before="120" w:after="120"/>
    </w:pPr>
    <w:rPr>
      <w:rFonts w:ascii="Segoe Black" w:eastAsia="Segoe Black" w:hAnsi="Segoe Black" w:cs="Segoe Black"/>
      <w:b/>
      <w:smallCaps/>
      <w:color w:val="333333"/>
      <w:kern w:val="32"/>
      <w:sz w:val="32"/>
      <w:szCs w:val="32"/>
      <w:lang w:eastAsia="en-AU"/>
    </w:rPr>
  </w:style>
  <w:style w:type="paragraph" w:customStyle="1" w:styleId="NumHeading2">
    <w:name w:val="Num Heading 2"/>
    <w:basedOn w:val="Heading2"/>
    <w:next w:val="Normal"/>
    <w:semiHidden/>
    <w:rsid w:val="00E41EC1"/>
    <w:pPr>
      <w:keepLines w:val="0"/>
      <w:spacing w:before="240" w:after="120"/>
    </w:pPr>
    <w:rPr>
      <w:rFonts w:ascii="Segoe" w:eastAsia="Segoe" w:hAnsi="Segoe" w:cs="Segoe"/>
      <w:b/>
      <w:bCs w:val="0"/>
      <w:color w:val="333333"/>
      <w:sz w:val="28"/>
      <w:szCs w:val="28"/>
      <w:lang w:eastAsia="en-AU"/>
    </w:rPr>
  </w:style>
  <w:style w:type="character" w:customStyle="1" w:styleId="Heading2Char">
    <w:name w:val="Heading 2 Char"/>
    <w:basedOn w:val="DefaultParagraphFont"/>
    <w:link w:val="Heading2"/>
    <w:uiPriority w:val="99"/>
    <w:rsid w:val="00D104BD"/>
    <w:rPr>
      <w:rFonts w:ascii="Segoe UI" w:eastAsiaTheme="majorEastAsia" w:hAnsi="Segoe UI" w:cstheme="majorBidi"/>
      <w:bCs/>
      <w:color w:val="008AC8"/>
      <w:sz w:val="32"/>
      <w:szCs w:val="26"/>
    </w:rPr>
  </w:style>
  <w:style w:type="character" w:customStyle="1" w:styleId="Heading6Char">
    <w:name w:val="Heading 6 Char"/>
    <w:basedOn w:val="DefaultParagraphFont"/>
    <w:link w:val="Heading6"/>
    <w:uiPriority w:val="9"/>
    <w:semiHidden/>
    <w:rsid w:val="0095146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5146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14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469"/>
    <w:rPr>
      <w:rFonts w:asciiTheme="majorHAnsi" w:eastAsiaTheme="majorEastAsia" w:hAnsiTheme="majorHAnsi" w:cstheme="majorBidi"/>
      <w:i/>
      <w:iCs/>
      <w:color w:val="272727" w:themeColor="text1" w:themeTint="D8"/>
      <w:sz w:val="21"/>
      <w:szCs w:val="21"/>
    </w:rPr>
  </w:style>
  <w:style w:type="paragraph" w:styleId="ListBullet2">
    <w:name w:val="List Bullet 2"/>
    <w:basedOn w:val="ListBullet"/>
    <w:uiPriority w:val="99"/>
    <w:qFormat/>
    <w:rsid w:val="00845831"/>
    <w:pPr>
      <w:numPr>
        <w:numId w:val="12"/>
      </w:numPr>
    </w:pPr>
  </w:style>
  <w:style w:type="paragraph" w:styleId="ListBullet3">
    <w:name w:val="List Bullet 3"/>
    <w:basedOn w:val="ListBullet2"/>
    <w:uiPriority w:val="99"/>
    <w:qFormat/>
    <w:rsid w:val="00845831"/>
    <w:pPr>
      <w:numPr>
        <w:numId w:val="13"/>
      </w:numPr>
    </w:pPr>
  </w:style>
  <w:style w:type="paragraph" w:styleId="ListBullet4">
    <w:name w:val="List Bullet 4"/>
    <w:basedOn w:val="ListBullet3"/>
    <w:uiPriority w:val="99"/>
    <w:qFormat/>
    <w:rsid w:val="00F03EA3"/>
    <w:pPr>
      <w:numPr>
        <w:numId w:val="14"/>
      </w:numPr>
    </w:pPr>
  </w:style>
  <w:style w:type="paragraph" w:styleId="ListBullet5">
    <w:name w:val="List Bullet 5"/>
    <w:basedOn w:val="ListBullet4"/>
    <w:uiPriority w:val="99"/>
    <w:rsid w:val="00F03EA3"/>
    <w:pPr>
      <w:numPr>
        <w:numId w:val="15"/>
      </w:numPr>
    </w:pPr>
  </w:style>
  <w:style w:type="paragraph" w:styleId="ListNumber2">
    <w:name w:val="List Number 2"/>
    <w:basedOn w:val="ListNumber"/>
    <w:uiPriority w:val="99"/>
    <w:qFormat/>
    <w:rsid w:val="002E33F2"/>
    <w:pPr>
      <w:numPr>
        <w:numId w:val="17"/>
      </w:numPr>
    </w:pPr>
  </w:style>
  <w:style w:type="paragraph" w:styleId="ListNumber">
    <w:name w:val="List Number"/>
    <w:basedOn w:val="ListBullet"/>
    <w:uiPriority w:val="99"/>
    <w:qFormat/>
    <w:rsid w:val="002E33F2"/>
    <w:pPr>
      <w:numPr>
        <w:numId w:val="16"/>
      </w:numPr>
    </w:pPr>
  </w:style>
  <w:style w:type="paragraph" w:styleId="ListNumber3">
    <w:name w:val="List Number 3"/>
    <w:basedOn w:val="ListNumber2"/>
    <w:uiPriority w:val="99"/>
    <w:qFormat/>
    <w:rsid w:val="002E33F2"/>
    <w:pPr>
      <w:numPr>
        <w:numId w:val="18"/>
      </w:numPr>
    </w:pPr>
  </w:style>
  <w:style w:type="paragraph" w:styleId="ListNumber4">
    <w:name w:val="List Number 4"/>
    <w:basedOn w:val="ListNumber3"/>
    <w:uiPriority w:val="99"/>
    <w:qFormat/>
    <w:rsid w:val="002E33F2"/>
    <w:pPr>
      <w:numPr>
        <w:numId w:val="19"/>
      </w:numPr>
    </w:pPr>
  </w:style>
  <w:style w:type="character" w:styleId="PlaceholderText">
    <w:name w:val="Placeholder Text"/>
    <w:basedOn w:val="DefaultParagraphFont"/>
    <w:uiPriority w:val="99"/>
    <w:semiHidden/>
    <w:rsid w:val="00EB3BBA"/>
    <w:rPr>
      <w:color w:val="808080"/>
    </w:rPr>
  </w:style>
  <w:style w:type="numbering" w:customStyle="1" w:styleId="Bullets">
    <w:name w:val="Bullets"/>
    <w:rsid w:val="00CB453C"/>
    <w:pPr>
      <w:numPr>
        <w:numId w:val="20"/>
      </w:numPr>
    </w:pPr>
  </w:style>
  <w:style w:type="paragraph" w:customStyle="1" w:styleId="HeaderUnderline">
    <w:name w:val="Header Underline"/>
    <w:basedOn w:val="Header"/>
    <w:uiPriority w:val="99"/>
    <w:semiHidden/>
    <w:rsid w:val="00CB453C"/>
    <w:pPr>
      <w:pBdr>
        <w:bottom w:val="single" w:sz="4" w:space="1" w:color="auto"/>
      </w:pBdr>
      <w:tabs>
        <w:tab w:val="clear" w:pos="4680"/>
        <w:tab w:val="clear" w:pos="9360"/>
      </w:tabs>
      <w:spacing w:line="276" w:lineRule="auto"/>
      <w:jc w:val="right"/>
    </w:pPr>
    <w:rPr>
      <w:rFonts w:ascii="Calibri" w:eastAsia="Calibri" w:hAnsi="Calibri" w:cs="Calibri"/>
      <w:szCs w:val="16"/>
      <w:lang w:val="en-AU" w:eastAsia="ja-JP"/>
    </w:rPr>
  </w:style>
  <w:style w:type="character" w:styleId="FollowedHyperlink">
    <w:name w:val="FollowedHyperlink"/>
    <w:basedOn w:val="DefaultParagraphFont"/>
    <w:uiPriority w:val="99"/>
    <w:semiHidden/>
    <w:unhideWhenUsed/>
    <w:rsid w:val="00243820"/>
    <w:rPr>
      <w:color w:val="954F72" w:themeColor="followedHyperlink"/>
      <w:u w:val="single"/>
    </w:rPr>
  </w:style>
  <w:style w:type="paragraph" w:customStyle="1" w:styleId="Heading4Num">
    <w:name w:val="Heading 4 Num"/>
    <w:basedOn w:val="Normal"/>
    <w:next w:val="Normal"/>
    <w:semiHidden/>
    <w:rsid w:val="00427F6B"/>
    <w:pPr>
      <w:keepNext/>
      <w:keepLines/>
      <w:spacing w:before="240" w:after="240" w:line="240" w:lineRule="auto"/>
      <w:ind w:left="1008" w:hanging="1008"/>
      <w:outlineLvl w:val="3"/>
    </w:pPr>
    <w:rPr>
      <w:rFonts w:eastAsiaTheme="minorHAnsi"/>
      <w:color w:val="008AC8"/>
      <w:sz w:val="24"/>
    </w:rPr>
  </w:style>
  <w:style w:type="paragraph" w:customStyle="1" w:styleId="Heading5Num">
    <w:name w:val="Heading 5 Num"/>
    <w:basedOn w:val="Normal"/>
    <w:next w:val="Normal"/>
    <w:semiHidden/>
    <w:rsid w:val="00427F6B"/>
    <w:pPr>
      <w:keepNext/>
      <w:keepLines/>
      <w:spacing w:before="240" w:line="240" w:lineRule="auto"/>
      <w:outlineLvl w:val="4"/>
    </w:pPr>
    <w:rPr>
      <w:rFonts w:eastAsiaTheme="minorHAnsi"/>
      <w:color w:val="008AC8"/>
      <w:sz w:val="24"/>
      <w:szCs w:val="20"/>
    </w:rPr>
  </w:style>
  <w:style w:type="table" w:customStyle="1" w:styleId="TablaMicrosoftServicios1">
    <w:name w:val="Tabla Microsoft Servicios1"/>
    <w:basedOn w:val="TableNormal"/>
    <w:next w:val="TableGrid"/>
    <w:rsid w:val="004E4E8C"/>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Segoe Script" w:hAnsi="Segoe Script"/>
        <w:color w:val="FFFFFF" w:themeColor="background1"/>
        <w:sz w:val="16"/>
      </w:rPr>
      <w:tblPr/>
      <w:trPr>
        <w:tblHeader/>
      </w:trPr>
      <w:tcPr>
        <w:shd w:val="clear" w:color="auto" w:fill="008AC8"/>
      </w:tcPr>
    </w:tblStylePr>
  </w:style>
  <w:style w:type="character" w:styleId="CommentReference">
    <w:name w:val="annotation reference"/>
    <w:basedOn w:val="DefaultParagraphFont"/>
    <w:uiPriority w:val="99"/>
    <w:unhideWhenUsed/>
    <w:rsid w:val="002779AA"/>
    <w:rPr>
      <w:sz w:val="16"/>
      <w:szCs w:val="16"/>
    </w:rPr>
  </w:style>
  <w:style w:type="paragraph" w:styleId="CommentText">
    <w:name w:val="annotation text"/>
    <w:basedOn w:val="Normal"/>
    <w:link w:val="CommentTextChar"/>
    <w:uiPriority w:val="99"/>
    <w:unhideWhenUsed/>
    <w:rsid w:val="002779AA"/>
    <w:pPr>
      <w:spacing w:line="240" w:lineRule="auto"/>
    </w:pPr>
    <w:rPr>
      <w:sz w:val="20"/>
      <w:szCs w:val="20"/>
    </w:rPr>
  </w:style>
  <w:style w:type="character" w:customStyle="1" w:styleId="CommentTextChar">
    <w:name w:val="Comment Text Char"/>
    <w:basedOn w:val="DefaultParagraphFont"/>
    <w:link w:val="CommentText"/>
    <w:uiPriority w:val="99"/>
    <w:rsid w:val="002779AA"/>
    <w:rPr>
      <w:rFonts w:ascii="Segoe UI" w:eastAsiaTheme="minorEastAsia" w:hAnsi="Segoe UI"/>
      <w:sz w:val="20"/>
      <w:szCs w:val="20"/>
    </w:rPr>
  </w:style>
  <w:style w:type="paragraph" w:styleId="CommentSubject">
    <w:name w:val="annotation subject"/>
    <w:basedOn w:val="CommentText"/>
    <w:next w:val="CommentText"/>
    <w:link w:val="CommentSubjectChar"/>
    <w:uiPriority w:val="99"/>
    <w:semiHidden/>
    <w:unhideWhenUsed/>
    <w:rsid w:val="002779AA"/>
    <w:rPr>
      <w:b/>
      <w:bCs/>
    </w:rPr>
  </w:style>
  <w:style w:type="character" w:customStyle="1" w:styleId="CommentSubjectChar">
    <w:name w:val="Comment Subject Char"/>
    <w:basedOn w:val="CommentTextChar"/>
    <w:link w:val="CommentSubject"/>
    <w:uiPriority w:val="99"/>
    <w:semiHidden/>
    <w:rsid w:val="002779AA"/>
    <w:rPr>
      <w:rFonts w:ascii="Segoe UI" w:eastAsiaTheme="minorEastAsia" w:hAnsi="Segoe UI"/>
      <w:b/>
      <w:bCs/>
      <w:sz w:val="20"/>
      <w:szCs w:val="20"/>
    </w:rPr>
  </w:style>
  <w:style w:type="paragraph" w:styleId="BalloonText">
    <w:name w:val="Balloon Text"/>
    <w:basedOn w:val="Normal"/>
    <w:link w:val="BalloonTextChar"/>
    <w:uiPriority w:val="99"/>
    <w:semiHidden/>
    <w:unhideWhenUsed/>
    <w:rsid w:val="002779AA"/>
    <w:pPr>
      <w:spacing w:before="0"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779AA"/>
    <w:rPr>
      <w:rFonts w:ascii="Segoe UI" w:eastAsiaTheme="minorEastAsia" w:hAnsi="Segoe UI" w:cs="Segoe UI"/>
      <w:sz w:val="18"/>
      <w:szCs w:val="18"/>
    </w:rPr>
  </w:style>
  <w:style w:type="paragraph" w:customStyle="1" w:styleId="IPDevelopmentGuidance">
    <w:name w:val="IP Development Guidance"/>
    <w:basedOn w:val="VisibleGuidance"/>
    <w:link w:val="IPDevelopmentGuidanceChar"/>
    <w:qFormat/>
    <w:rsid w:val="00B02E5B"/>
    <w:rPr>
      <w:color w:val="00B050"/>
    </w:rPr>
  </w:style>
  <w:style w:type="character" w:customStyle="1" w:styleId="VisibleGuidanceChar">
    <w:name w:val="Visible Guidance Char"/>
    <w:basedOn w:val="DefaultParagraphFont"/>
    <w:link w:val="VisibleGuidance"/>
    <w:rsid w:val="00B02E5B"/>
    <w:rPr>
      <w:rFonts w:ascii="Segoe UI" w:eastAsiaTheme="minorEastAsia" w:hAnsi="Segoe UI"/>
      <w:color w:val="FF0066"/>
      <w:shd w:val="clear" w:color="auto" w:fill="F2F2F2"/>
    </w:rPr>
  </w:style>
  <w:style w:type="character" w:customStyle="1" w:styleId="IPDevelopmentGuidanceChar">
    <w:name w:val="IP Development Guidance Char"/>
    <w:basedOn w:val="VisibleGuidanceChar"/>
    <w:link w:val="IPDevelopmentGuidance"/>
    <w:rsid w:val="00B02E5B"/>
    <w:rPr>
      <w:rFonts w:ascii="Segoe UI" w:eastAsiaTheme="minorEastAsia" w:hAnsi="Segoe UI"/>
      <w:color w:val="00B050"/>
      <w:shd w:val="clear" w:color="auto" w:fill="F2F2F2"/>
    </w:rPr>
  </w:style>
  <w:style w:type="character" w:customStyle="1" w:styleId="CaptionChar">
    <w:name w:val="Caption Char"/>
    <w:aliases w:val="PMO Caption Char"/>
    <w:basedOn w:val="DefaultParagraphFont"/>
    <w:link w:val="Caption"/>
    <w:uiPriority w:val="99"/>
    <w:locked/>
    <w:rsid w:val="008E6927"/>
    <w:rPr>
      <w:rFonts w:ascii="Segoe UI" w:eastAsiaTheme="minorEastAsia" w:hAnsi="Segoe UI"/>
      <w:iCs/>
      <w:color w:val="008AC8"/>
      <w:sz w:val="18"/>
      <w:szCs w:val="18"/>
    </w:rPr>
  </w:style>
  <w:style w:type="paragraph" w:customStyle="1" w:styleId="ConsultantGuidance">
    <w:name w:val="Consultant Guidance"/>
    <w:basedOn w:val="Normal"/>
    <w:link w:val="ConsultantGuidanceChar"/>
    <w:rsid w:val="008E6927"/>
    <w:pPr>
      <w:shd w:val="clear" w:color="auto" w:fill="F2F2F2" w:themeFill="background1" w:themeFillShade="F2"/>
    </w:pPr>
    <w:rPr>
      <w:rFonts w:eastAsiaTheme="minorHAnsi"/>
      <w:color w:val="FF0000"/>
      <w:sz w:val="18"/>
      <w:lang w:val="en-AU" w:eastAsia="ja-JP"/>
    </w:rPr>
  </w:style>
  <w:style w:type="character" w:customStyle="1" w:styleId="ConsultantGuidanceChar">
    <w:name w:val="Consultant Guidance Char"/>
    <w:basedOn w:val="DefaultParagraphFont"/>
    <w:link w:val="ConsultantGuidance"/>
    <w:rsid w:val="008E6927"/>
    <w:rPr>
      <w:rFonts w:ascii="Segoe UI" w:hAnsi="Segoe UI"/>
      <w:color w:val="FF0000"/>
      <w:sz w:val="18"/>
      <w:shd w:val="clear" w:color="auto" w:fill="F2F2F2" w:themeFill="background1" w:themeFillShade="F2"/>
      <w:lang w:val="en-AU" w:eastAsia="ja-JP"/>
    </w:rPr>
  </w:style>
  <w:style w:type="table" w:styleId="GridTable5Dark-Accent1">
    <w:name w:val="Grid Table 5 Dark Accent 1"/>
    <w:basedOn w:val="TableNormal"/>
    <w:uiPriority w:val="50"/>
    <w:rsid w:val="008E6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NoteChar">
    <w:name w:val="Note Char"/>
    <w:link w:val="Note"/>
    <w:uiPriority w:val="19"/>
    <w:rsid w:val="008E6927"/>
    <w:rPr>
      <w:rFonts w:ascii="Segoe UI" w:eastAsiaTheme="minorEastAsia" w:hAnsi="Segoe UI"/>
      <w:szCs w:val="18"/>
    </w:rPr>
  </w:style>
  <w:style w:type="character" w:styleId="Mention">
    <w:name w:val="Mention"/>
    <w:basedOn w:val="DefaultParagraphFont"/>
    <w:uiPriority w:val="99"/>
    <w:unhideWhenUsed/>
    <w:rsid w:val="00253FF8"/>
    <w:rPr>
      <w:color w:val="2B579A"/>
      <w:shd w:val="clear" w:color="auto" w:fill="E6E6E6"/>
    </w:rPr>
  </w:style>
  <w:style w:type="paragraph" w:styleId="FootnoteText">
    <w:name w:val="footnote text"/>
    <w:basedOn w:val="Normal"/>
    <w:link w:val="FootnoteTextChar"/>
    <w:uiPriority w:val="99"/>
    <w:semiHidden/>
    <w:unhideWhenUsed/>
    <w:rsid w:val="008423F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23FA"/>
    <w:rPr>
      <w:rFonts w:ascii="Segoe UI" w:eastAsiaTheme="minorEastAsia" w:hAnsi="Segoe UI"/>
      <w:sz w:val="20"/>
      <w:szCs w:val="20"/>
    </w:rPr>
  </w:style>
  <w:style w:type="character" w:styleId="FootnoteReference">
    <w:name w:val="footnote reference"/>
    <w:basedOn w:val="DefaultParagraphFont"/>
    <w:uiPriority w:val="99"/>
    <w:semiHidden/>
    <w:unhideWhenUsed/>
    <w:rsid w:val="008423FA"/>
    <w:rPr>
      <w:vertAlign w:val="superscript"/>
    </w:rPr>
  </w:style>
  <w:style w:type="character" w:styleId="UnresolvedMention">
    <w:name w:val="Unresolved Mention"/>
    <w:basedOn w:val="DefaultParagraphFont"/>
    <w:uiPriority w:val="99"/>
    <w:semiHidden/>
    <w:unhideWhenUsed/>
    <w:rsid w:val="00F73F80"/>
    <w:rPr>
      <w:color w:val="808080"/>
      <w:shd w:val="clear" w:color="auto" w:fill="E6E6E6"/>
    </w:rPr>
  </w:style>
  <w:style w:type="paragraph" w:styleId="EndnoteText">
    <w:name w:val="endnote text"/>
    <w:basedOn w:val="Normal"/>
    <w:link w:val="EndnoteTextChar"/>
    <w:uiPriority w:val="99"/>
    <w:semiHidden/>
    <w:unhideWhenUsed/>
    <w:rsid w:val="0017545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7545E"/>
    <w:rPr>
      <w:rFonts w:ascii="Segoe UI" w:eastAsiaTheme="minorEastAsia" w:hAnsi="Segoe UI"/>
      <w:sz w:val="20"/>
      <w:szCs w:val="20"/>
    </w:rPr>
  </w:style>
  <w:style w:type="character" w:styleId="EndnoteReference">
    <w:name w:val="endnote reference"/>
    <w:basedOn w:val="DefaultParagraphFont"/>
    <w:uiPriority w:val="99"/>
    <w:semiHidden/>
    <w:unhideWhenUsed/>
    <w:rsid w:val="0017545E"/>
    <w:rPr>
      <w:vertAlign w:val="superscript"/>
    </w:rPr>
  </w:style>
  <w:style w:type="paragraph" w:styleId="Revision">
    <w:name w:val="Revision"/>
    <w:hidden/>
    <w:uiPriority w:val="99"/>
    <w:semiHidden/>
    <w:rsid w:val="004C6544"/>
    <w:pPr>
      <w:spacing w:after="0" w:line="240" w:lineRule="auto"/>
    </w:pPr>
    <w:rPr>
      <w:rFonts w:ascii="Segoe UI" w:eastAsiaTheme="minorEastAsia" w:hAnsi="Segoe UI"/>
    </w:rPr>
  </w:style>
  <w:style w:type="paragraph" w:customStyle="1" w:styleId="AuthorGuidance">
    <w:name w:val="Author Guidance"/>
    <w:basedOn w:val="VisibleGuidance"/>
    <w:link w:val="AuthorGuidanceChar"/>
    <w:rsid w:val="00535C7F"/>
    <w:rPr>
      <w:color w:val="00B050"/>
    </w:rPr>
  </w:style>
  <w:style w:type="character" w:customStyle="1" w:styleId="AuthorGuidanceChar">
    <w:name w:val="Author Guidance Char"/>
    <w:basedOn w:val="VisibleGuidanceChar"/>
    <w:link w:val="AuthorGuidance"/>
    <w:rsid w:val="00535C7F"/>
    <w:rPr>
      <w:rFonts w:ascii="Segoe UI" w:eastAsiaTheme="minorEastAsia" w:hAnsi="Segoe UI"/>
      <w:color w:val="00B050"/>
      <w:shd w:val="clear" w:color="auto" w:fill="F2F2F2"/>
    </w:rPr>
  </w:style>
  <w:style w:type="table" w:styleId="GridTable4-Accent1">
    <w:name w:val="Grid Table 4 Accent 1"/>
    <w:basedOn w:val="TableNormal"/>
    <w:uiPriority w:val="49"/>
    <w:rsid w:val="002360D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FA51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BC02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3E58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5898"/>
  </w:style>
  <w:style w:type="character" w:customStyle="1" w:styleId="eop">
    <w:name w:val="eop"/>
    <w:basedOn w:val="DefaultParagraphFont"/>
    <w:rsid w:val="003E5898"/>
  </w:style>
  <w:style w:type="character" w:styleId="BookTitle">
    <w:name w:val="Book Title"/>
    <w:basedOn w:val="DefaultParagraphFont"/>
    <w:uiPriority w:val="99"/>
    <w:rsid w:val="00D4459B"/>
    <w:rPr>
      <w:b/>
      <w:bCs/>
      <w:i/>
      <w:iCs/>
      <w:spacing w:val="5"/>
    </w:rPr>
  </w:style>
  <w:style w:type="paragraph" w:styleId="IntenseQuote">
    <w:name w:val="Intense Quote"/>
    <w:basedOn w:val="Normal"/>
    <w:next w:val="Normal"/>
    <w:link w:val="IntenseQuoteChar"/>
    <w:uiPriority w:val="99"/>
    <w:rsid w:val="00D4459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99"/>
    <w:rsid w:val="00D4459B"/>
    <w:rPr>
      <w:rFonts w:ascii="Segoe UI" w:eastAsiaTheme="minorEastAsia" w:hAnsi="Segoe UI"/>
      <w:i/>
      <w:iCs/>
      <w:color w:val="5B9BD5" w:themeColor="accent1"/>
    </w:rPr>
  </w:style>
  <w:style w:type="character" w:styleId="IntenseReference">
    <w:name w:val="Intense Reference"/>
    <w:basedOn w:val="DefaultParagraphFont"/>
    <w:uiPriority w:val="99"/>
    <w:rsid w:val="00D4459B"/>
    <w:rPr>
      <w:b/>
      <w:bCs/>
      <w:smallCaps/>
      <w:color w:val="5B9BD5" w:themeColor="accent1"/>
      <w:spacing w:val="5"/>
    </w:rPr>
  </w:style>
  <w:style w:type="paragraph" w:styleId="NoSpacing">
    <w:name w:val="No Spacing"/>
    <w:uiPriority w:val="99"/>
    <w:rsid w:val="00D4459B"/>
    <w:pPr>
      <w:spacing w:after="0" w:line="240" w:lineRule="auto"/>
    </w:pPr>
    <w:rPr>
      <w:rFonts w:ascii="Segoe UI" w:eastAsiaTheme="minorEastAsia" w:hAnsi="Segoe UI"/>
    </w:rPr>
  </w:style>
  <w:style w:type="paragraph" w:styleId="Quote">
    <w:name w:val="Quote"/>
    <w:basedOn w:val="Normal"/>
    <w:next w:val="Normal"/>
    <w:link w:val="QuoteChar"/>
    <w:uiPriority w:val="99"/>
    <w:rsid w:val="00D445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D4459B"/>
    <w:rPr>
      <w:rFonts w:ascii="Segoe UI" w:eastAsiaTheme="minorEastAsia" w:hAnsi="Segoe UI"/>
      <w:i/>
      <w:iCs/>
      <w:color w:val="404040" w:themeColor="text1" w:themeTint="BF"/>
    </w:rPr>
  </w:style>
  <w:style w:type="paragraph" w:styleId="Subtitle">
    <w:name w:val="Subtitle"/>
    <w:basedOn w:val="Normal"/>
    <w:next w:val="Normal"/>
    <w:link w:val="SubtitleChar"/>
    <w:uiPriority w:val="99"/>
    <w:rsid w:val="00D4459B"/>
    <w:pPr>
      <w:numPr>
        <w:ilvl w:val="1"/>
      </w:numPr>
      <w:spacing w:after="160"/>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99"/>
    <w:rsid w:val="00D4459B"/>
    <w:rPr>
      <w:rFonts w:eastAsiaTheme="minorEastAsia"/>
      <w:color w:val="5A5A5A" w:themeColor="text1" w:themeTint="A5"/>
      <w:spacing w:val="15"/>
    </w:rPr>
  </w:style>
  <w:style w:type="character" w:styleId="SubtleEmphasis">
    <w:name w:val="Subtle Emphasis"/>
    <w:basedOn w:val="DefaultParagraphFont"/>
    <w:uiPriority w:val="99"/>
    <w:rsid w:val="00D4459B"/>
    <w:rPr>
      <w:i/>
      <w:iCs/>
      <w:color w:val="404040" w:themeColor="text1" w:themeTint="BF"/>
    </w:rPr>
  </w:style>
  <w:style w:type="character" w:styleId="SubtleReference">
    <w:name w:val="Subtle Reference"/>
    <w:basedOn w:val="DefaultParagraphFont"/>
    <w:uiPriority w:val="99"/>
    <w:rsid w:val="00D4459B"/>
    <w:rPr>
      <w:smallCaps/>
      <w:color w:val="5A5A5A" w:themeColor="text1" w:themeTint="A5"/>
    </w:rPr>
  </w:style>
  <w:style w:type="paragraph" w:styleId="Title">
    <w:name w:val="Title"/>
    <w:basedOn w:val="Normal"/>
    <w:next w:val="Normal"/>
    <w:link w:val="TitleChar"/>
    <w:uiPriority w:val="99"/>
    <w:rsid w:val="00D4459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D4459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18"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0"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3" Type="http://schemas.openxmlformats.org/officeDocument/2006/relationships/image" Target="media/image4.png"/><Relationship Id="rId28"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31" Type="http://schemas.openxmlformats.org/officeDocument/2006/relationships/header" Target="head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ppl-ai-file-upload.s3.amazonaws.com/web/direct-files/collection_29aacd80-615a-4b9a-9eaa-8a857dc51737/e60a831c-8604-4a97-8951-c4ef96811f8d/Unified-AI-Provider-Platform-UAP-Product-Requirements-Do2.pdf"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45</TotalTime>
  <Pages>57</Pages>
  <Words>11671</Words>
  <Characters>71433</Characters>
  <Application>Microsoft Office Word</Application>
  <DocSecurity>0</DocSecurity>
  <Lines>1930</Lines>
  <Paragraphs>1362</Paragraphs>
  <ScaleCrop>false</ScaleCrop>
  <Company/>
  <LinksUpToDate>false</LinksUpToDate>
  <CharactersWithSpaces>81742</CharactersWithSpaces>
  <SharedDoc>false</SharedDoc>
  <HLinks>
    <vt:vector size="456" baseType="variant">
      <vt:variant>
        <vt:i4>655471</vt:i4>
      </vt:variant>
      <vt:variant>
        <vt:i4>417</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414</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411</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408</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405</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402</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399</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396</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655471</vt:i4>
      </vt:variant>
      <vt:variant>
        <vt:i4>393</vt:i4>
      </vt:variant>
      <vt:variant>
        <vt:i4>0</vt:i4>
      </vt:variant>
      <vt:variant>
        <vt:i4>5</vt:i4>
      </vt:variant>
      <vt:variant>
        <vt:lpwstr>https://ppl-ai-file-upload.s3.amazonaws.com/web/direct-files/collection_29aacd80-615a-4b9a-9eaa-8a857dc51737/e60a831c-8604-4a97-8951-c4ef96811f8d/Unified-AI-Provider-Platform-UAP-Product-Requirements-Do2.pdf</vt:lpwstr>
      </vt:variant>
      <vt:variant>
        <vt:lpwstr/>
      </vt:variant>
      <vt:variant>
        <vt:i4>1179711</vt:i4>
      </vt:variant>
      <vt:variant>
        <vt:i4>386</vt:i4>
      </vt:variant>
      <vt:variant>
        <vt:i4>0</vt:i4>
      </vt:variant>
      <vt:variant>
        <vt:i4>5</vt:i4>
      </vt:variant>
      <vt:variant>
        <vt:lpwstr/>
      </vt:variant>
      <vt:variant>
        <vt:lpwstr>_Toc229401425</vt:lpwstr>
      </vt:variant>
      <vt:variant>
        <vt:i4>1179711</vt:i4>
      </vt:variant>
      <vt:variant>
        <vt:i4>380</vt:i4>
      </vt:variant>
      <vt:variant>
        <vt:i4>0</vt:i4>
      </vt:variant>
      <vt:variant>
        <vt:i4>5</vt:i4>
      </vt:variant>
      <vt:variant>
        <vt:lpwstr/>
      </vt:variant>
      <vt:variant>
        <vt:lpwstr>_Toc229401424</vt:lpwstr>
      </vt:variant>
      <vt:variant>
        <vt:i4>1179711</vt:i4>
      </vt:variant>
      <vt:variant>
        <vt:i4>374</vt:i4>
      </vt:variant>
      <vt:variant>
        <vt:i4>0</vt:i4>
      </vt:variant>
      <vt:variant>
        <vt:i4>5</vt:i4>
      </vt:variant>
      <vt:variant>
        <vt:lpwstr/>
      </vt:variant>
      <vt:variant>
        <vt:lpwstr>_Toc229401423</vt:lpwstr>
      </vt:variant>
      <vt:variant>
        <vt:i4>1179711</vt:i4>
      </vt:variant>
      <vt:variant>
        <vt:i4>368</vt:i4>
      </vt:variant>
      <vt:variant>
        <vt:i4>0</vt:i4>
      </vt:variant>
      <vt:variant>
        <vt:i4>5</vt:i4>
      </vt:variant>
      <vt:variant>
        <vt:lpwstr/>
      </vt:variant>
      <vt:variant>
        <vt:lpwstr>_Toc229401422</vt:lpwstr>
      </vt:variant>
      <vt:variant>
        <vt:i4>1179711</vt:i4>
      </vt:variant>
      <vt:variant>
        <vt:i4>362</vt:i4>
      </vt:variant>
      <vt:variant>
        <vt:i4>0</vt:i4>
      </vt:variant>
      <vt:variant>
        <vt:i4>5</vt:i4>
      </vt:variant>
      <vt:variant>
        <vt:lpwstr/>
      </vt:variant>
      <vt:variant>
        <vt:lpwstr>_Toc229401421</vt:lpwstr>
      </vt:variant>
      <vt:variant>
        <vt:i4>1179711</vt:i4>
      </vt:variant>
      <vt:variant>
        <vt:i4>356</vt:i4>
      </vt:variant>
      <vt:variant>
        <vt:i4>0</vt:i4>
      </vt:variant>
      <vt:variant>
        <vt:i4>5</vt:i4>
      </vt:variant>
      <vt:variant>
        <vt:lpwstr/>
      </vt:variant>
      <vt:variant>
        <vt:lpwstr>_Toc229401420</vt:lpwstr>
      </vt:variant>
      <vt:variant>
        <vt:i4>1114175</vt:i4>
      </vt:variant>
      <vt:variant>
        <vt:i4>350</vt:i4>
      </vt:variant>
      <vt:variant>
        <vt:i4>0</vt:i4>
      </vt:variant>
      <vt:variant>
        <vt:i4>5</vt:i4>
      </vt:variant>
      <vt:variant>
        <vt:lpwstr/>
      </vt:variant>
      <vt:variant>
        <vt:lpwstr>_Toc229401419</vt:lpwstr>
      </vt:variant>
      <vt:variant>
        <vt:i4>1114175</vt:i4>
      </vt:variant>
      <vt:variant>
        <vt:i4>344</vt:i4>
      </vt:variant>
      <vt:variant>
        <vt:i4>0</vt:i4>
      </vt:variant>
      <vt:variant>
        <vt:i4>5</vt:i4>
      </vt:variant>
      <vt:variant>
        <vt:lpwstr/>
      </vt:variant>
      <vt:variant>
        <vt:lpwstr>_Toc229401418</vt:lpwstr>
      </vt:variant>
      <vt:variant>
        <vt:i4>1114175</vt:i4>
      </vt:variant>
      <vt:variant>
        <vt:i4>338</vt:i4>
      </vt:variant>
      <vt:variant>
        <vt:i4>0</vt:i4>
      </vt:variant>
      <vt:variant>
        <vt:i4>5</vt:i4>
      </vt:variant>
      <vt:variant>
        <vt:lpwstr/>
      </vt:variant>
      <vt:variant>
        <vt:lpwstr>_Toc229401417</vt:lpwstr>
      </vt:variant>
      <vt:variant>
        <vt:i4>1114175</vt:i4>
      </vt:variant>
      <vt:variant>
        <vt:i4>332</vt:i4>
      </vt:variant>
      <vt:variant>
        <vt:i4>0</vt:i4>
      </vt:variant>
      <vt:variant>
        <vt:i4>5</vt:i4>
      </vt:variant>
      <vt:variant>
        <vt:lpwstr/>
      </vt:variant>
      <vt:variant>
        <vt:lpwstr>_Toc229401416</vt:lpwstr>
      </vt:variant>
      <vt:variant>
        <vt:i4>1114175</vt:i4>
      </vt:variant>
      <vt:variant>
        <vt:i4>326</vt:i4>
      </vt:variant>
      <vt:variant>
        <vt:i4>0</vt:i4>
      </vt:variant>
      <vt:variant>
        <vt:i4>5</vt:i4>
      </vt:variant>
      <vt:variant>
        <vt:lpwstr/>
      </vt:variant>
      <vt:variant>
        <vt:lpwstr>_Toc229401415</vt:lpwstr>
      </vt:variant>
      <vt:variant>
        <vt:i4>1114175</vt:i4>
      </vt:variant>
      <vt:variant>
        <vt:i4>320</vt:i4>
      </vt:variant>
      <vt:variant>
        <vt:i4>0</vt:i4>
      </vt:variant>
      <vt:variant>
        <vt:i4>5</vt:i4>
      </vt:variant>
      <vt:variant>
        <vt:lpwstr/>
      </vt:variant>
      <vt:variant>
        <vt:lpwstr>_Toc229401414</vt:lpwstr>
      </vt:variant>
      <vt:variant>
        <vt:i4>1114175</vt:i4>
      </vt:variant>
      <vt:variant>
        <vt:i4>314</vt:i4>
      </vt:variant>
      <vt:variant>
        <vt:i4>0</vt:i4>
      </vt:variant>
      <vt:variant>
        <vt:i4>5</vt:i4>
      </vt:variant>
      <vt:variant>
        <vt:lpwstr/>
      </vt:variant>
      <vt:variant>
        <vt:lpwstr>_Toc229401413</vt:lpwstr>
      </vt:variant>
      <vt:variant>
        <vt:i4>1114175</vt:i4>
      </vt:variant>
      <vt:variant>
        <vt:i4>308</vt:i4>
      </vt:variant>
      <vt:variant>
        <vt:i4>0</vt:i4>
      </vt:variant>
      <vt:variant>
        <vt:i4>5</vt:i4>
      </vt:variant>
      <vt:variant>
        <vt:lpwstr/>
      </vt:variant>
      <vt:variant>
        <vt:lpwstr>_Toc229401412</vt:lpwstr>
      </vt:variant>
      <vt:variant>
        <vt:i4>1114175</vt:i4>
      </vt:variant>
      <vt:variant>
        <vt:i4>302</vt:i4>
      </vt:variant>
      <vt:variant>
        <vt:i4>0</vt:i4>
      </vt:variant>
      <vt:variant>
        <vt:i4>5</vt:i4>
      </vt:variant>
      <vt:variant>
        <vt:lpwstr/>
      </vt:variant>
      <vt:variant>
        <vt:lpwstr>_Toc229401411</vt:lpwstr>
      </vt:variant>
      <vt:variant>
        <vt:i4>1114175</vt:i4>
      </vt:variant>
      <vt:variant>
        <vt:i4>296</vt:i4>
      </vt:variant>
      <vt:variant>
        <vt:i4>0</vt:i4>
      </vt:variant>
      <vt:variant>
        <vt:i4>5</vt:i4>
      </vt:variant>
      <vt:variant>
        <vt:lpwstr/>
      </vt:variant>
      <vt:variant>
        <vt:lpwstr>_Toc229401410</vt:lpwstr>
      </vt:variant>
      <vt:variant>
        <vt:i4>1048639</vt:i4>
      </vt:variant>
      <vt:variant>
        <vt:i4>290</vt:i4>
      </vt:variant>
      <vt:variant>
        <vt:i4>0</vt:i4>
      </vt:variant>
      <vt:variant>
        <vt:i4>5</vt:i4>
      </vt:variant>
      <vt:variant>
        <vt:lpwstr/>
      </vt:variant>
      <vt:variant>
        <vt:lpwstr>_Toc229401409</vt:lpwstr>
      </vt:variant>
      <vt:variant>
        <vt:i4>1048639</vt:i4>
      </vt:variant>
      <vt:variant>
        <vt:i4>284</vt:i4>
      </vt:variant>
      <vt:variant>
        <vt:i4>0</vt:i4>
      </vt:variant>
      <vt:variant>
        <vt:i4>5</vt:i4>
      </vt:variant>
      <vt:variant>
        <vt:lpwstr/>
      </vt:variant>
      <vt:variant>
        <vt:lpwstr>_Toc229401408</vt:lpwstr>
      </vt:variant>
      <vt:variant>
        <vt:i4>1048639</vt:i4>
      </vt:variant>
      <vt:variant>
        <vt:i4>278</vt:i4>
      </vt:variant>
      <vt:variant>
        <vt:i4>0</vt:i4>
      </vt:variant>
      <vt:variant>
        <vt:i4>5</vt:i4>
      </vt:variant>
      <vt:variant>
        <vt:lpwstr/>
      </vt:variant>
      <vt:variant>
        <vt:lpwstr>_Toc229401407</vt:lpwstr>
      </vt:variant>
      <vt:variant>
        <vt:i4>1048639</vt:i4>
      </vt:variant>
      <vt:variant>
        <vt:i4>272</vt:i4>
      </vt:variant>
      <vt:variant>
        <vt:i4>0</vt:i4>
      </vt:variant>
      <vt:variant>
        <vt:i4>5</vt:i4>
      </vt:variant>
      <vt:variant>
        <vt:lpwstr/>
      </vt:variant>
      <vt:variant>
        <vt:lpwstr>_Toc229401406</vt:lpwstr>
      </vt:variant>
      <vt:variant>
        <vt:i4>1048639</vt:i4>
      </vt:variant>
      <vt:variant>
        <vt:i4>266</vt:i4>
      </vt:variant>
      <vt:variant>
        <vt:i4>0</vt:i4>
      </vt:variant>
      <vt:variant>
        <vt:i4>5</vt:i4>
      </vt:variant>
      <vt:variant>
        <vt:lpwstr/>
      </vt:variant>
      <vt:variant>
        <vt:lpwstr>_Toc229401405</vt:lpwstr>
      </vt:variant>
      <vt:variant>
        <vt:i4>1048639</vt:i4>
      </vt:variant>
      <vt:variant>
        <vt:i4>260</vt:i4>
      </vt:variant>
      <vt:variant>
        <vt:i4>0</vt:i4>
      </vt:variant>
      <vt:variant>
        <vt:i4>5</vt:i4>
      </vt:variant>
      <vt:variant>
        <vt:lpwstr/>
      </vt:variant>
      <vt:variant>
        <vt:lpwstr>_Toc229401404</vt:lpwstr>
      </vt:variant>
      <vt:variant>
        <vt:i4>1048639</vt:i4>
      </vt:variant>
      <vt:variant>
        <vt:i4>254</vt:i4>
      </vt:variant>
      <vt:variant>
        <vt:i4>0</vt:i4>
      </vt:variant>
      <vt:variant>
        <vt:i4>5</vt:i4>
      </vt:variant>
      <vt:variant>
        <vt:lpwstr/>
      </vt:variant>
      <vt:variant>
        <vt:lpwstr>_Toc229401403</vt:lpwstr>
      </vt:variant>
      <vt:variant>
        <vt:i4>1048639</vt:i4>
      </vt:variant>
      <vt:variant>
        <vt:i4>248</vt:i4>
      </vt:variant>
      <vt:variant>
        <vt:i4>0</vt:i4>
      </vt:variant>
      <vt:variant>
        <vt:i4>5</vt:i4>
      </vt:variant>
      <vt:variant>
        <vt:lpwstr/>
      </vt:variant>
      <vt:variant>
        <vt:lpwstr>_Toc229401402</vt:lpwstr>
      </vt:variant>
      <vt:variant>
        <vt:i4>1048639</vt:i4>
      </vt:variant>
      <vt:variant>
        <vt:i4>242</vt:i4>
      </vt:variant>
      <vt:variant>
        <vt:i4>0</vt:i4>
      </vt:variant>
      <vt:variant>
        <vt:i4>5</vt:i4>
      </vt:variant>
      <vt:variant>
        <vt:lpwstr/>
      </vt:variant>
      <vt:variant>
        <vt:lpwstr>_Toc229401401</vt:lpwstr>
      </vt:variant>
      <vt:variant>
        <vt:i4>1048639</vt:i4>
      </vt:variant>
      <vt:variant>
        <vt:i4>236</vt:i4>
      </vt:variant>
      <vt:variant>
        <vt:i4>0</vt:i4>
      </vt:variant>
      <vt:variant>
        <vt:i4>5</vt:i4>
      </vt:variant>
      <vt:variant>
        <vt:lpwstr/>
      </vt:variant>
      <vt:variant>
        <vt:lpwstr>_Toc229401400</vt:lpwstr>
      </vt:variant>
      <vt:variant>
        <vt:i4>1638456</vt:i4>
      </vt:variant>
      <vt:variant>
        <vt:i4>230</vt:i4>
      </vt:variant>
      <vt:variant>
        <vt:i4>0</vt:i4>
      </vt:variant>
      <vt:variant>
        <vt:i4>5</vt:i4>
      </vt:variant>
      <vt:variant>
        <vt:lpwstr/>
      </vt:variant>
      <vt:variant>
        <vt:lpwstr>_Toc229401399</vt:lpwstr>
      </vt:variant>
      <vt:variant>
        <vt:i4>1638456</vt:i4>
      </vt:variant>
      <vt:variant>
        <vt:i4>224</vt:i4>
      </vt:variant>
      <vt:variant>
        <vt:i4>0</vt:i4>
      </vt:variant>
      <vt:variant>
        <vt:i4>5</vt:i4>
      </vt:variant>
      <vt:variant>
        <vt:lpwstr/>
      </vt:variant>
      <vt:variant>
        <vt:lpwstr>_Toc229401398</vt:lpwstr>
      </vt:variant>
      <vt:variant>
        <vt:i4>1638456</vt:i4>
      </vt:variant>
      <vt:variant>
        <vt:i4>218</vt:i4>
      </vt:variant>
      <vt:variant>
        <vt:i4>0</vt:i4>
      </vt:variant>
      <vt:variant>
        <vt:i4>5</vt:i4>
      </vt:variant>
      <vt:variant>
        <vt:lpwstr/>
      </vt:variant>
      <vt:variant>
        <vt:lpwstr>_Toc229401397</vt:lpwstr>
      </vt:variant>
      <vt:variant>
        <vt:i4>1638456</vt:i4>
      </vt:variant>
      <vt:variant>
        <vt:i4>212</vt:i4>
      </vt:variant>
      <vt:variant>
        <vt:i4>0</vt:i4>
      </vt:variant>
      <vt:variant>
        <vt:i4>5</vt:i4>
      </vt:variant>
      <vt:variant>
        <vt:lpwstr/>
      </vt:variant>
      <vt:variant>
        <vt:lpwstr>_Toc229401396</vt:lpwstr>
      </vt:variant>
      <vt:variant>
        <vt:i4>1638456</vt:i4>
      </vt:variant>
      <vt:variant>
        <vt:i4>206</vt:i4>
      </vt:variant>
      <vt:variant>
        <vt:i4>0</vt:i4>
      </vt:variant>
      <vt:variant>
        <vt:i4>5</vt:i4>
      </vt:variant>
      <vt:variant>
        <vt:lpwstr/>
      </vt:variant>
      <vt:variant>
        <vt:lpwstr>_Toc229401395</vt:lpwstr>
      </vt:variant>
      <vt:variant>
        <vt:i4>1638456</vt:i4>
      </vt:variant>
      <vt:variant>
        <vt:i4>200</vt:i4>
      </vt:variant>
      <vt:variant>
        <vt:i4>0</vt:i4>
      </vt:variant>
      <vt:variant>
        <vt:i4>5</vt:i4>
      </vt:variant>
      <vt:variant>
        <vt:lpwstr/>
      </vt:variant>
      <vt:variant>
        <vt:lpwstr>_Toc229401394</vt:lpwstr>
      </vt:variant>
      <vt:variant>
        <vt:i4>1638456</vt:i4>
      </vt:variant>
      <vt:variant>
        <vt:i4>194</vt:i4>
      </vt:variant>
      <vt:variant>
        <vt:i4>0</vt:i4>
      </vt:variant>
      <vt:variant>
        <vt:i4>5</vt:i4>
      </vt:variant>
      <vt:variant>
        <vt:lpwstr/>
      </vt:variant>
      <vt:variant>
        <vt:lpwstr>_Toc229401393</vt:lpwstr>
      </vt:variant>
      <vt:variant>
        <vt:i4>1638456</vt:i4>
      </vt:variant>
      <vt:variant>
        <vt:i4>188</vt:i4>
      </vt:variant>
      <vt:variant>
        <vt:i4>0</vt:i4>
      </vt:variant>
      <vt:variant>
        <vt:i4>5</vt:i4>
      </vt:variant>
      <vt:variant>
        <vt:lpwstr/>
      </vt:variant>
      <vt:variant>
        <vt:lpwstr>_Toc229401392</vt:lpwstr>
      </vt:variant>
      <vt:variant>
        <vt:i4>1638456</vt:i4>
      </vt:variant>
      <vt:variant>
        <vt:i4>182</vt:i4>
      </vt:variant>
      <vt:variant>
        <vt:i4>0</vt:i4>
      </vt:variant>
      <vt:variant>
        <vt:i4>5</vt:i4>
      </vt:variant>
      <vt:variant>
        <vt:lpwstr/>
      </vt:variant>
      <vt:variant>
        <vt:lpwstr>_Toc229401391</vt:lpwstr>
      </vt:variant>
      <vt:variant>
        <vt:i4>1638456</vt:i4>
      </vt:variant>
      <vt:variant>
        <vt:i4>176</vt:i4>
      </vt:variant>
      <vt:variant>
        <vt:i4>0</vt:i4>
      </vt:variant>
      <vt:variant>
        <vt:i4>5</vt:i4>
      </vt:variant>
      <vt:variant>
        <vt:lpwstr/>
      </vt:variant>
      <vt:variant>
        <vt:lpwstr>_Toc229401390</vt:lpwstr>
      </vt:variant>
      <vt:variant>
        <vt:i4>1572920</vt:i4>
      </vt:variant>
      <vt:variant>
        <vt:i4>170</vt:i4>
      </vt:variant>
      <vt:variant>
        <vt:i4>0</vt:i4>
      </vt:variant>
      <vt:variant>
        <vt:i4>5</vt:i4>
      </vt:variant>
      <vt:variant>
        <vt:lpwstr/>
      </vt:variant>
      <vt:variant>
        <vt:lpwstr>_Toc229401389</vt:lpwstr>
      </vt:variant>
      <vt:variant>
        <vt:i4>1572920</vt:i4>
      </vt:variant>
      <vt:variant>
        <vt:i4>164</vt:i4>
      </vt:variant>
      <vt:variant>
        <vt:i4>0</vt:i4>
      </vt:variant>
      <vt:variant>
        <vt:i4>5</vt:i4>
      </vt:variant>
      <vt:variant>
        <vt:lpwstr/>
      </vt:variant>
      <vt:variant>
        <vt:lpwstr>_Toc229401388</vt:lpwstr>
      </vt:variant>
      <vt:variant>
        <vt:i4>1572920</vt:i4>
      </vt:variant>
      <vt:variant>
        <vt:i4>158</vt:i4>
      </vt:variant>
      <vt:variant>
        <vt:i4>0</vt:i4>
      </vt:variant>
      <vt:variant>
        <vt:i4>5</vt:i4>
      </vt:variant>
      <vt:variant>
        <vt:lpwstr/>
      </vt:variant>
      <vt:variant>
        <vt:lpwstr>_Toc229401387</vt:lpwstr>
      </vt:variant>
      <vt:variant>
        <vt:i4>1572920</vt:i4>
      </vt:variant>
      <vt:variant>
        <vt:i4>152</vt:i4>
      </vt:variant>
      <vt:variant>
        <vt:i4>0</vt:i4>
      </vt:variant>
      <vt:variant>
        <vt:i4>5</vt:i4>
      </vt:variant>
      <vt:variant>
        <vt:lpwstr/>
      </vt:variant>
      <vt:variant>
        <vt:lpwstr>_Toc229401386</vt:lpwstr>
      </vt:variant>
      <vt:variant>
        <vt:i4>1572920</vt:i4>
      </vt:variant>
      <vt:variant>
        <vt:i4>146</vt:i4>
      </vt:variant>
      <vt:variant>
        <vt:i4>0</vt:i4>
      </vt:variant>
      <vt:variant>
        <vt:i4>5</vt:i4>
      </vt:variant>
      <vt:variant>
        <vt:lpwstr/>
      </vt:variant>
      <vt:variant>
        <vt:lpwstr>_Toc229401385</vt:lpwstr>
      </vt:variant>
      <vt:variant>
        <vt:i4>1572920</vt:i4>
      </vt:variant>
      <vt:variant>
        <vt:i4>140</vt:i4>
      </vt:variant>
      <vt:variant>
        <vt:i4>0</vt:i4>
      </vt:variant>
      <vt:variant>
        <vt:i4>5</vt:i4>
      </vt:variant>
      <vt:variant>
        <vt:lpwstr/>
      </vt:variant>
      <vt:variant>
        <vt:lpwstr>_Toc229401384</vt:lpwstr>
      </vt:variant>
      <vt:variant>
        <vt:i4>1572920</vt:i4>
      </vt:variant>
      <vt:variant>
        <vt:i4>134</vt:i4>
      </vt:variant>
      <vt:variant>
        <vt:i4>0</vt:i4>
      </vt:variant>
      <vt:variant>
        <vt:i4>5</vt:i4>
      </vt:variant>
      <vt:variant>
        <vt:lpwstr/>
      </vt:variant>
      <vt:variant>
        <vt:lpwstr>_Toc229401383</vt:lpwstr>
      </vt:variant>
      <vt:variant>
        <vt:i4>1572920</vt:i4>
      </vt:variant>
      <vt:variant>
        <vt:i4>128</vt:i4>
      </vt:variant>
      <vt:variant>
        <vt:i4>0</vt:i4>
      </vt:variant>
      <vt:variant>
        <vt:i4>5</vt:i4>
      </vt:variant>
      <vt:variant>
        <vt:lpwstr/>
      </vt:variant>
      <vt:variant>
        <vt:lpwstr>_Toc229401382</vt:lpwstr>
      </vt:variant>
      <vt:variant>
        <vt:i4>1572920</vt:i4>
      </vt:variant>
      <vt:variant>
        <vt:i4>122</vt:i4>
      </vt:variant>
      <vt:variant>
        <vt:i4>0</vt:i4>
      </vt:variant>
      <vt:variant>
        <vt:i4>5</vt:i4>
      </vt:variant>
      <vt:variant>
        <vt:lpwstr/>
      </vt:variant>
      <vt:variant>
        <vt:lpwstr>_Toc229401381</vt:lpwstr>
      </vt:variant>
      <vt:variant>
        <vt:i4>1572920</vt:i4>
      </vt:variant>
      <vt:variant>
        <vt:i4>116</vt:i4>
      </vt:variant>
      <vt:variant>
        <vt:i4>0</vt:i4>
      </vt:variant>
      <vt:variant>
        <vt:i4>5</vt:i4>
      </vt:variant>
      <vt:variant>
        <vt:lpwstr/>
      </vt:variant>
      <vt:variant>
        <vt:lpwstr>_Toc229401380</vt:lpwstr>
      </vt:variant>
      <vt:variant>
        <vt:i4>1507384</vt:i4>
      </vt:variant>
      <vt:variant>
        <vt:i4>110</vt:i4>
      </vt:variant>
      <vt:variant>
        <vt:i4>0</vt:i4>
      </vt:variant>
      <vt:variant>
        <vt:i4>5</vt:i4>
      </vt:variant>
      <vt:variant>
        <vt:lpwstr/>
      </vt:variant>
      <vt:variant>
        <vt:lpwstr>_Toc229401379</vt:lpwstr>
      </vt:variant>
      <vt:variant>
        <vt:i4>1507384</vt:i4>
      </vt:variant>
      <vt:variant>
        <vt:i4>104</vt:i4>
      </vt:variant>
      <vt:variant>
        <vt:i4>0</vt:i4>
      </vt:variant>
      <vt:variant>
        <vt:i4>5</vt:i4>
      </vt:variant>
      <vt:variant>
        <vt:lpwstr/>
      </vt:variant>
      <vt:variant>
        <vt:lpwstr>_Toc229401378</vt:lpwstr>
      </vt:variant>
      <vt:variant>
        <vt:i4>1507384</vt:i4>
      </vt:variant>
      <vt:variant>
        <vt:i4>98</vt:i4>
      </vt:variant>
      <vt:variant>
        <vt:i4>0</vt:i4>
      </vt:variant>
      <vt:variant>
        <vt:i4>5</vt:i4>
      </vt:variant>
      <vt:variant>
        <vt:lpwstr/>
      </vt:variant>
      <vt:variant>
        <vt:lpwstr>_Toc229401377</vt:lpwstr>
      </vt:variant>
      <vt:variant>
        <vt:i4>1507384</vt:i4>
      </vt:variant>
      <vt:variant>
        <vt:i4>92</vt:i4>
      </vt:variant>
      <vt:variant>
        <vt:i4>0</vt:i4>
      </vt:variant>
      <vt:variant>
        <vt:i4>5</vt:i4>
      </vt:variant>
      <vt:variant>
        <vt:lpwstr/>
      </vt:variant>
      <vt:variant>
        <vt:lpwstr>_Toc229401376</vt:lpwstr>
      </vt:variant>
      <vt:variant>
        <vt:i4>1507384</vt:i4>
      </vt:variant>
      <vt:variant>
        <vt:i4>86</vt:i4>
      </vt:variant>
      <vt:variant>
        <vt:i4>0</vt:i4>
      </vt:variant>
      <vt:variant>
        <vt:i4>5</vt:i4>
      </vt:variant>
      <vt:variant>
        <vt:lpwstr/>
      </vt:variant>
      <vt:variant>
        <vt:lpwstr>_Toc229401375</vt:lpwstr>
      </vt:variant>
      <vt:variant>
        <vt:i4>1507384</vt:i4>
      </vt:variant>
      <vt:variant>
        <vt:i4>80</vt:i4>
      </vt:variant>
      <vt:variant>
        <vt:i4>0</vt:i4>
      </vt:variant>
      <vt:variant>
        <vt:i4>5</vt:i4>
      </vt:variant>
      <vt:variant>
        <vt:lpwstr/>
      </vt:variant>
      <vt:variant>
        <vt:lpwstr>_Toc229401374</vt:lpwstr>
      </vt:variant>
      <vt:variant>
        <vt:i4>1507384</vt:i4>
      </vt:variant>
      <vt:variant>
        <vt:i4>74</vt:i4>
      </vt:variant>
      <vt:variant>
        <vt:i4>0</vt:i4>
      </vt:variant>
      <vt:variant>
        <vt:i4>5</vt:i4>
      </vt:variant>
      <vt:variant>
        <vt:lpwstr/>
      </vt:variant>
      <vt:variant>
        <vt:lpwstr>_Toc229401373</vt:lpwstr>
      </vt:variant>
      <vt:variant>
        <vt:i4>1507384</vt:i4>
      </vt:variant>
      <vt:variant>
        <vt:i4>68</vt:i4>
      </vt:variant>
      <vt:variant>
        <vt:i4>0</vt:i4>
      </vt:variant>
      <vt:variant>
        <vt:i4>5</vt:i4>
      </vt:variant>
      <vt:variant>
        <vt:lpwstr/>
      </vt:variant>
      <vt:variant>
        <vt:lpwstr>_Toc229401372</vt:lpwstr>
      </vt:variant>
      <vt:variant>
        <vt:i4>1507384</vt:i4>
      </vt:variant>
      <vt:variant>
        <vt:i4>62</vt:i4>
      </vt:variant>
      <vt:variant>
        <vt:i4>0</vt:i4>
      </vt:variant>
      <vt:variant>
        <vt:i4>5</vt:i4>
      </vt:variant>
      <vt:variant>
        <vt:lpwstr/>
      </vt:variant>
      <vt:variant>
        <vt:lpwstr>_Toc229401371</vt:lpwstr>
      </vt:variant>
      <vt:variant>
        <vt:i4>1507384</vt:i4>
      </vt:variant>
      <vt:variant>
        <vt:i4>56</vt:i4>
      </vt:variant>
      <vt:variant>
        <vt:i4>0</vt:i4>
      </vt:variant>
      <vt:variant>
        <vt:i4>5</vt:i4>
      </vt:variant>
      <vt:variant>
        <vt:lpwstr/>
      </vt:variant>
      <vt:variant>
        <vt:lpwstr>_Toc229401370</vt:lpwstr>
      </vt:variant>
      <vt:variant>
        <vt:i4>1441848</vt:i4>
      </vt:variant>
      <vt:variant>
        <vt:i4>50</vt:i4>
      </vt:variant>
      <vt:variant>
        <vt:i4>0</vt:i4>
      </vt:variant>
      <vt:variant>
        <vt:i4>5</vt:i4>
      </vt:variant>
      <vt:variant>
        <vt:lpwstr/>
      </vt:variant>
      <vt:variant>
        <vt:lpwstr>_Toc229401369</vt:lpwstr>
      </vt:variant>
      <vt:variant>
        <vt:i4>1441848</vt:i4>
      </vt:variant>
      <vt:variant>
        <vt:i4>44</vt:i4>
      </vt:variant>
      <vt:variant>
        <vt:i4>0</vt:i4>
      </vt:variant>
      <vt:variant>
        <vt:i4>5</vt:i4>
      </vt:variant>
      <vt:variant>
        <vt:lpwstr/>
      </vt:variant>
      <vt:variant>
        <vt:lpwstr>_Toc229401368</vt:lpwstr>
      </vt:variant>
      <vt:variant>
        <vt:i4>1441848</vt:i4>
      </vt:variant>
      <vt:variant>
        <vt:i4>38</vt:i4>
      </vt:variant>
      <vt:variant>
        <vt:i4>0</vt:i4>
      </vt:variant>
      <vt:variant>
        <vt:i4>5</vt:i4>
      </vt:variant>
      <vt:variant>
        <vt:lpwstr/>
      </vt:variant>
      <vt:variant>
        <vt:lpwstr>_Toc229401367</vt:lpwstr>
      </vt:variant>
      <vt:variant>
        <vt:i4>1441848</vt:i4>
      </vt:variant>
      <vt:variant>
        <vt:i4>32</vt:i4>
      </vt:variant>
      <vt:variant>
        <vt:i4>0</vt:i4>
      </vt:variant>
      <vt:variant>
        <vt:i4>5</vt:i4>
      </vt:variant>
      <vt:variant>
        <vt:lpwstr/>
      </vt:variant>
      <vt:variant>
        <vt:lpwstr>_Toc229401366</vt:lpwstr>
      </vt:variant>
      <vt:variant>
        <vt:i4>1441848</vt:i4>
      </vt:variant>
      <vt:variant>
        <vt:i4>26</vt:i4>
      </vt:variant>
      <vt:variant>
        <vt:i4>0</vt:i4>
      </vt:variant>
      <vt:variant>
        <vt:i4>5</vt:i4>
      </vt:variant>
      <vt:variant>
        <vt:lpwstr/>
      </vt:variant>
      <vt:variant>
        <vt:lpwstr>_Toc229401365</vt:lpwstr>
      </vt:variant>
      <vt:variant>
        <vt:i4>1441848</vt:i4>
      </vt:variant>
      <vt:variant>
        <vt:i4>20</vt:i4>
      </vt:variant>
      <vt:variant>
        <vt:i4>0</vt:i4>
      </vt:variant>
      <vt:variant>
        <vt:i4>5</vt:i4>
      </vt:variant>
      <vt:variant>
        <vt:lpwstr/>
      </vt:variant>
      <vt:variant>
        <vt:lpwstr>_Toc229401364</vt:lpwstr>
      </vt:variant>
      <vt:variant>
        <vt:i4>1441848</vt:i4>
      </vt:variant>
      <vt:variant>
        <vt:i4>14</vt:i4>
      </vt:variant>
      <vt:variant>
        <vt:i4>0</vt:i4>
      </vt:variant>
      <vt:variant>
        <vt:i4>5</vt:i4>
      </vt:variant>
      <vt:variant>
        <vt:lpwstr/>
      </vt:variant>
      <vt:variant>
        <vt:lpwstr>_Toc229401363</vt:lpwstr>
      </vt:variant>
      <vt:variant>
        <vt:i4>1441848</vt:i4>
      </vt:variant>
      <vt:variant>
        <vt:i4>8</vt:i4>
      </vt:variant>
      <vt:variant>
        <vt:i4>0</vt:i4>
      </vt:variant>
      <vt:variant>
        <vt:i4>5</vt:i4>
      </vt:variant>
      <vt:variant>
        <vt:lpwstr/>
      </vt:variant>
      <vt:variant>
        <vt:lpwstr>_Toc229401362</vt:lpwstr>
      </vt:variant>
      <vt:variant>
        <vt:i4>1441848</vt:i4>
      </vt:variant>
      <vt:variant>
        <vt:i4>2</vt:i4>
      </vt:variant>
      <vt:variant>
        <vt:i4>0</vt:i4>
      </vt:variant>
      <vt:variant>
        <vt:i4>5</vt:i4>
      </vt:variant>
      <vt:variant>
        <vt:lpwstr/>
      </vt:variant>
      <vt:variant>
        <vt:lpwstr>_Toc229401361</vt:lpwstr>
      </vt:variant>
      <vt:variant>
        <vt:i4>7471193</vt:i4>
      </vt:variant>
      <vt:variant>
        <vt:i4>3</vt:i4>
      </vt:variant>
      <vt:variant>
        <vt:i4>0</vt:i4>
      </vt:variant>
      <vt:variant>
        <vt:i4>5</vt:i4>
      </vt:variant>
      <vt:variant>
        <vt:lpwstr>mailto:monicaseidel@microsoft.com</vt:lpwstr>
      </vt:variant>
      <vt:variant>
        <vt:lpwstr/>
      </vt:variant>
      <vt:variant>
        <vt:i4>7471193</vt:i4>
      </vt:variant>
      <vt:variant>
        <vt:i4>0</vt:i4>
      </vt:variant>
      <vt:variant>
        <vt:i4>0</vt:i4>
      </vt:variant>
      <vt:variant>
        <vt:i4>5</vt:i4>
      </vt:variant>
      <vt:variant>
        <vt:lpwstr>mailto:monicaseidel@microsoft.com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AI Platform (UAP) — Architecture</dc:title>
  <dc:subject/>
  <dc:creator>Rajesh Singh — Applied AI</dc:creator>
  <cp:keywords/>
  <dc:description>Microsoft-format architecture document for the Unified AI Platform and Global Agentic Orchestrator.</dc:description>
  <cp:lastModifiedBy>Rajesh Singh (Applied AI)</cp:lastModifiedBy>
  <cp:revision>3</cp:revision>
  <dcterms:created xsi:type="dcterms:W3CDTF">2026-05-11T19:49:00Z</dcterms:created>
  <dcterms:modified xsi:type="dcterms:W3CDTF">2026-05-12T14:29:00Z</dcterms:modified>
</cp:coreProperties>
</file>