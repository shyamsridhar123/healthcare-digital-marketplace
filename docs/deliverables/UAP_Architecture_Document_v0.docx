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33E02" w:rsidRDefault="00D33E02">
      <w:pPr>
        <w:spacing w:before="2400"/>
      </w:pPr>
    </w:p>
    <w:p w14:paraId="6DC50CBB" w14:textId="77777777" w:rsidR="00D33E02" w:rsidRDefault="00D33E02">
      <w:pPr>
        <w:spacing w:before="240"/>
        <w:jc w:val="center"/>
      </w:pPr>
      <w:r>
        <w:rPr>
          <w:rFonts w:ascii="Segoe UI Semibold" w:eastAsia="Segoe UI Semibold" w:hAnsi="Segoe UI Semibold" w:cs="Segoe UI Semibold"/>
          <w:b/>
          <w:bCs/>
          <w:color w:val="0078D4"/>
          <w:sz w:val="28"/>
          <w:szCs w:val="28"/>
        </w:rPr>
        <w:t>Microsoft</w:t>
      </w:r>
    </w:p>
    <w:p w14:paraId="04D85DB7" w14:textId="77777777" w:rsidR="00D33E02" w:rsidRDefault="00D33E02">
      <w:pPr>
        <w:spacing w:after="240"/>
        <w:jc w:val="center"/>
      </w:pPr>
      <w:r>
        <w:rPr>
          <w:color w:val="595959"/>
          <w:sz w:val="24"/>
          <w:szCs w:val="24"/>
        </w:rPr>
        <w:t>Architecture Document</w:t>
      </w:r>
    </w:p>
    <w:p w14:paraId="2D1EF0C0" w14:textId="77777777" w:rsidR="00D33E02" w:rsidRDefault="00D33E02">
      <w:pPr>
        <w:spacing w:before="480"/>
        <w:jc w:val="center"/>
      </w:pPr>
      <w:r>
        <w:rPr>
          <w:rFonts w:ascii="Segoe UI Semibold" w:eastAsia="Segoe UI Semibold" w:hAnsi="Segoe UI Semibold" w:cs="Segoe UI Semibold"/>
          <w:b/>
          <w:bCs/>
          <w:color w:val="1F1F1F"/>
          <w:sz w:val="56"/>
          <w:szCs w:val="56"/>
        </w:rPr>
        <w:t>Unified AI Platform (UAP)</w:t>
      </w:r>
    </w:p>
    <w:p w14:paraId="5254AB7E" w14:textId="77777777" w:rsidR="00D33E02" w:rsidRDefault="00D33E02">
      <w:pPr>
        <w:spacing w:before="60"/>
        <w:jc w:val="center"/>
      </w:pPr>
      <w:r>
        <w:rPr>
          <w:color w:val="005A9E"/>
          <w:sz w:val="32"/>
          <w:szCs w:val="32"/>
        </w:rPr>
        <w:t>AI Marketplace &amp; Global Agentic Orchestrator</w:t>
      </w:r>
    </w:p>
    <w:p w14:paraId="2701BAFF" w14:textId="77777777" w:rsidR="00D33E02" w:rsidRDefault="00D33E02">
      <w:pPr>
        <w:spacing w:after="480"/>
        <w:jc w:val="center"/>
      </w:pPr>
      <w:r>
        <w:rPr>
          <w:i/>
          <w:iCs/>
          <w:color w:val="595959"/>
          <w:sz w:val="24"/>
          <w:szCs w:val="24"/>
        </w:rPr>
        <w:t>Capabilities, Architecture and Developer Experience</w:t>
      </w:r>
    </w:p>
    <w:p w14:paraId="0A37501D" w14:textId="77777777" w:rsidR="00D33E02" w:rsidRDefault="00D33E02">
      <w:pPr>
        <w:spacing w:before="2400"/>
      </w:pPr>
    </w:p>
    <w:p w14:paraId="7AD1EE91" w14:textId="67F1A446" w:rsidR="00D33E02" w:rsidRDefault="00D33E02">
      <w:pPr>
        <w:spacing w:before="60" w:after="60"/>
        <w:jc w:val="center"/>
      </w:pPr>
      <w:r w:rsidRPr="6CDBB948">
        <w:rPr>
          <w:color w:val="595959"/>
          <w:sz w:val="20"/>
          <w:szCs w:val="20"/>
        </w:rPr>
        <w:t xml:space="preserve">Document Version 1.0  |  Status: Draft  |  </w:t>
      </w:r>
      <w:r w:rsidR="00A643EE">
        <w:rPr>
          <w:color w:val="595959"/>
          <w:sz w:val="20"/>
          <w:szCs w:val="20"/>
        </w:rPr>
        <w:t>May</w:t>
      </w:r>
      <w:r w:rsidRPr="6CDBB948">
        <w:rPr>
          <w:color w:val="595959"/>
          <w:sz w:val="20"/>
          <w:szCs w:val="20"/>
        </w:rPr>
        <w:t xml:space="preserve"> 2026</w:t>
      </w:r>
    </w:p>
    <w:p w14:paraId="22E0FC93" w14:textId="77777777" w:rsidR="00D33E02" w:rsidRDefault="00D33E02">
      <w:pPr>
        <w:pageBreakBefore/>
        <w:spacing w:before="240" w:after="240"/>
      </w:pPr>
      <w:r>
        <w:rPr>
          <w:rFonts w:ascii="Segoe UI Semibold" w:eastAsia="Segoe UI Semibold" w:hAnsi="Segoe UI Semibold" w:cs="Segoe UI Semibold"/>
          <w:b/>
          <w:bCs/>
          <w:color w:val="005A9E"/>
          <w:sz w:val="36"/>
          <w:szCs w:val="36"/>
        </w:rPr>
        <w:lastRenderedPageBreak/>
        <w:t>Table of Contents</w:t>
      </w:r>
    </w:p>
    <w:p w14:paraId="51222A44" w14:textId="63BE95B3" w:rsidR="00E27AE5" w:rsidRDefault="001120C6">
      <w:pPr>
        <w:pStyle w:val="TOC1"/>
        <w:rPr>
          <w:ins w:id="0" w:author="Antony Stephen" w:date="2026-05-12T07:28:00Z" w16du:dateUtc="2026-05-12T12:28:00Z"/>
          <w:rFonts w:asciiTheme="minorHAnsi" w:hAnsiTheme="minorHAnsi"/>
          <w:kern w:val="2"/>
          <w:szCs w:val="24"/>
          <w14:ligatures w14:val="standardContextual"/>
        </w:rPr>
      </w:pPr>
      <w:r>
        <w:fldChar w:fldCharType="begin"/>
      </w:r>
      <w:r>
        <w:instrText>TOC \h \o "1-3"</w:instrText>
      </w:r>
      <w:r>
        <w:fldChar w:fldCharType="separate"/>
      </w:r>
      <w:ins w:id="1" w:author="Antony Stephen" w:date="2026-05-12T07:28:00Z" w16du:dateUtc="2026-05-12T12:28:00Z">
        <w:r w:rsidR="00E27AE5" w:rsidRPr="00116986">
          <w:rPr>
            <w:rStyle w:val="Hyperlink"/>
          </w:rPr>
          <w:fldChar w:fldCharType="begin"/>
        </w:r>
        <w:r w:rsidR="00E27AE5" w:rsidRPr="00116986">
          <w:rPr>
            <w:rStyle w:val="Hyperlink"/>
          </w:rPr>
          <w:instrText xml:space="preserve"> </w:instrText>
        </w:r>
        <w:r w:rsidR="00E27AE5">
          <w:instrText>HYPERLINK \l "_Toc229463334"</w:instrText>
        </w:r>
        <w:r w:rsidR="00E27AE5" w:rsidRPr="00116986">
          <w:rPr>
            <w:rStyle w:val="Hyperlink"/>
          </w:rPr>
          <w:instrText xml:space="preserve"> </w:instrText>
        </w:r>
        <w:r w:rsidR="00E27AE5" w:rsidRPr="00116986">
          <w:rPr>
            <w:rStyle w:val="Hyperlink"/>
          </w:rPr>
        </w:r>
        <w:r w:rsidR="00E27AE5" w:rsidRPr="00116986">
          <w:rPr>
            <w:rStyle w:val="Hyperlink"/>
          </w:rPr>
          <w:fldChar w:fldCharType="separate"/>
        </w:r>
        <w:r w:rsidR="00E27AE5" w:rsidRPr="00116986">
          <w:rPr>
            <w:rStyle w:val="Hyperlink"/>
          </w:rPr>
          <w:t>1. Document Control</w:t>
        </w:r>
        <w:r w:rsidR="00E27AE5">
          <w:tab/>
        </w:r>
        <w:r w:rsidR="00E27AE5">
          <w:fldChar w:fldCharType="begin"/>
        </w:r>
        <w:r w:rsidR="00E27AE5">
          <w:instrText xml:space="preserve"> PAGEREF _Toc229463334 \h </w:instrText>
        </w:r>
      </w:ins>
      <w:ins w:id="2" w:author="Antony Stephen" w:date="2026-05-12T07:28:00Z" w16du:dateUtc="2026-05-12T12:28:00Z">
        <w:r w:rsidR="00E27AE5">
          <w:fldChar w:fldCharType="separate"/>
        </w:r>
        <w:r w:rsidR="00E27AE5">
          <w:t>5</w:t>
        </w:r>
        <w:r w:rsidR="00E27AE5">
          <w:fldChar w:fldCharType="end"/>
        </w:r>
        <w:r w:rsidR="00E27AE5" w:rsidRPr="00116986">
          <w:rPr>
            <w:rStyle w:val="Hyperlink"/>
          </w:rPr>
          <w:fldChar w:fldCharType="end"/>
        </w:r>
      </w:ins>
    </w:p>
    <w:p w14:paraId="26BC5888" w14:textId="0F16690B" w:rsidR="00E27AE5" w:rsidRDefault="00E27AE5">
      <w:pPr>
        <w:pStyle w:val="TOC2"/>
        <w:rPr>
          <w:ins w:id="3" w:author="Antony Stephen" w:date="2026-05-12T07:28:00Z" w16du:dateUtc="2026-05-12T12:28:00Z"/>
          <w:rFonts w:asciiTheme="minorHAnsi" w:hAnsiTheme="minorHAnsi"/>
          <w:noProof/>
          <w:kern w:val="2"/>
          <w:sz w:val="24"/>
          <w:szCs w:val="24"/>
          <w14:ligatures w14:val="standardContextual"/>
        </w:rPr>
      </w:pPr>
      <w:ins w:id="4"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"_Toc229463335"</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1.1 Revision History</w:t>
        </w:r>
        <w:r>
          <w:rPr>
            <w:noProof/>
          </w:rPr>
          <w:tab/>
        </w:r>
        <w:r>
          <w:rPr>
            <w:noProof/>
          </w:rPr>
          <w:fldChar w:fldCharType="begin"/>
        </w:r>
        <w:r>
          <w:rPr>
            <w:noProof/>
          </w:rPr>
          <w:instrText xml:space="preserve"> PAGEREF _Toc229463335 \h </w:instrText>
        </w:r>
      </w:ins>
      <w:r>
        <w:rPr>
          <w:noProof/>
        </w:rPr>
      </w:r>
      <w:ins w:id="5" w:author="Antony Stephen" w:date="2026-05-12T07:28:00Z" w16du:dateUtc="2026-05-12T12:28:00Z">
        <w:r>
          <w:rPr>
            <w:noProof/>
          </w:rPr>
          <w:fldChar w:fldCharType="separate"/>
        </w:r>
        <w:r>
          <w:rPr>
            <w:noProof/>
          </w:rPr>
          <w:t>5</w:t>
        </w:r>
        <w:r>
          <w:rPr>
            <w:noProof/>
          </w:rPr>
          <w:fldChar w:fldCharType="end"/>
        </w:r>
        <w:r w:rsidRPr="00116986">
          <w:rPr>
            <w:rStyle w:val="Hyperlink"/>
            <w:noProof/>
          </w:rPr>
          <w:fldChar w:fldCharType="end"/>
        </w:r>
      </w:ins>
    </w:p>
    <w:p w14:paraId="229D2D7A" w14:textId="4CC26CF4" w:rsidR="00E27AE5" w:rsidRDefault="00E27AE5">
      <w:pPr>
        <w:pStyle w:val="TOC1"/>
        <w:rPr>
          <w:ins w:id="6" w:author="Antony Stephen" w:date="2026-05-12T07:28:00Z" w16du:dateUtc="2026-05-12T12:28:00Z"/>
          <w:rFonts w:asciiTheme="minorHAnsi" w:hAnsiTheme="minorHAnsi"/>
          <w:kern w:val="2"/>
          <w:szCs w:val="24"/>
          <w14:ligatures w14:val="standardContextual"/>
        </w:rPr>
      </w:pPr>
      <w:ins w:id="7"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"_Toc229463336"</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2. Executive Summary</w:t>
        </w:r>
        <w:r>
          <w:tab/>
        </w:r>
        <w:r>
          <w:fldChar w:fldCharType="begin"/>
        </w:r>
        <w:r>
          <w:instrText xml:space="preserve"> PAGEREF _Toc229463336 \h </w:instrText>
        </w:r>
      </w:ins>
      <w:ins w:id="8" w:author="Antony Stephen" w:date="2026-05-12T07:28:00Z" w16du:dateUtc="2026-05-12T12:28:00Z">
        <w:r>
          <w:fldChar w:fldCharType="separate"/>
        </w:r>
        <w:r>
          <w:t>6</w:t>
        </w:r>
        <w:r>
          <w:fldChar w:fldCharType="end"/>
        </w:r>
        <w:r w:rsidRPr="00116986">
          <w:rPr>
            <w:rStyle w:val="Hyperlink"/>
          </w:rPr>
          <w:fldChar w:fldCharType="end"/>
        </w:r>
      </w:ins>
    </w:p>
    <w:p w14:paraId="02E67385" w14:textId="36D7EFD6" w:rsidR="00E27AE5" w:rsidRDefault="00E27AE5">
      <w:pPr>
        <w:pStyle w:val="TOC1"/>
        <w:rPr>
          <w:ins w:id="9" w:author="Antony Stephen" w:date="2026-05-12T07:28:00Z" w16du:dateUtc="2026-05-12T12:28:00Z"/>
          <w:rFonts w:asciiTheme="minorHAnsi" w:hAnsiTheme="minorHAnsi"/>
          <w:kern w:val="2"/>
          <w:szCs w:val="24"/>
          <w14:ligatures w14:val="standardContextual"/>
        </w:rPr>
      </w:pPr>
      <w:ins w:id="10"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"_Toc229463337"</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3. Business Context and Drivers</w:t>
        </w:r>
        <w:r>
          <w:tab/>
        </w:r>
        <w:r>
          <w:fldChar w:fldCharType="begin"/>
        </w:r>
        <w:r>
          <w:instrText xml:space="preserve"> PAGEREF _Toc229463337 \h </w:instrText>
        </w:r>
      </w:ins>
      <w:ins w:id="11" w:author="Antony Stephen" w:date="2026-05-12T07:28:00Z" w16du:dateUtc="2026-05-12T12:28:00Z">
        <w:r>
          <w:fldChar w:fldCharType="separate"/>
        </w:r>
        <w:r>
          <w:t>7</w:t>
        </w:r>
        <w:r>
          <w:fldChar w:fldCharType="end"/>
        </w:r>
        <w:r w:rsidRPr="00116986">
          <w:rPr>
            <w:rStyle w:val="Hyperlink"/>
          </w:rPr>
          <w:fldChar w:fldCharType="end"/>
        </w:r>
      </w:ins>
    </w:p>
    <w:p w14:paraId="5DEA72C2" w14:textId="6F3D83DA" w:rsidR="00E27AE5" w:rsidRDefault="00E27AE5">
      <w:pPr>
        <w:pStyle w:val="TOC2"/>
        <w:rPr>
          <w:ins w:id="12" w:author="Antony Stephen" w:date="2026-05-12T07:28:00Z" w16du:dateUtc="2026-05-12T12:28:00Z"/>
          <w:rFonts w:asciiTheme="minorHAnsi" w:hAnsiTheme="minorHAnsi"/>
          <w:noProof/>
          <w:kern w:val="2"/>
          <w:sz w:val="24"/>
          <w:szCs w:val="24"/>
          <w14:ligatures w14:val="standardContextual"/>
        </w:rPr>
      </w:pPr>
      <w:ins w:id="13"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"_Toc229463338"</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3.1 Problem Statement</w:t>
        </w:r>
        <w:r>
          <w:rPr>
            <w:noProof/>
          </w:rPr>
          <w:tab/>
        </w:r>
        <w:r>
          <w:rPr>
            <w:noProof/>
          </w:rPr>
          <w:fldChar w:fldCharType="begin"/>
        </w:r>
        <w:r>
          <w:rPr>
            <w:noProof/>
          </w:rPr>
          <w:instrText xml:space="preserve"> PAGEREF _Toc229463338 \h </w:instrText>
        </w:r>
      </w:ins>
      <w:r>
        <w:rPr>
          <w:noProof/>
        </w:rPr>
      </w:r>
      <w:ins w:id="14" w:author="Antony Stephen" w:date="2026-05-12T07:28:00Z" w16du:dateUtc="2026-05-12T12:28:00Z">
        <w:r>
          <w:rPr>
            <w:noProof/>
          </w:rPr>
          <w:fldChar w:fldCharType="separate"/>
        </w:r>
        <w:r>
          <w:rPr>
            <w:noProof/>
          </w:rPr>
          <w:t>7</w:t>
        </w:r>
        <w:r>
          <w:rPr>
            <w:noProof/>
          </w:rPr>
          <w:fldChar w:fldCharType="end"/>
        </w:r>
        <w:r w:rsidRPr="00116986">
          <w:rPr>
            <w:rStyle w:val="Hyperlink"/>
            <w:noProof/>
          </w:rPr>
          <w:fldChar w:fldCharType="end"/>
        </w:r>
      </w:ins>
    </w:p>
    <w:p w14:paraId="06415439" w14:textId="3FEA16DF" w:rsidR="00E27AE5" w:rsidRDefault="00E27AE5">
      <w:pPr>
        <w:pStyle w:val="TOC2"/>
        <w:rPr>
          <w:ins w:id="15" w:author="Antony Stephen" w:date="2026-05-12T07:28:00Z" w16du:dateUtc="2026-05-12T12:28:00Z"/>
          <w:rFonts w:asciiTheme="minorHAnsi" w:hAnsiTheme="minorHAnsi"/>
          <w:noProof/>
          <w:kern w:val="2"/>
          <w:sz w:val="24"/>
          <w:szCs w:val="24"/>
          <w14:ligatures w14:val="standardContextual"/>
        </w:rPr>
      </w:pPr>
      <w:ins w:id="16"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"_Toc229463339"</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3.2 Business Value of an Enterprise AI Investment</w:t>
        </w:r>
        <w:r>
          <w:rPr>
            <w:noProof/>
          </w:rPr>
          <w:tab/>
        </w:r>
        <w:r>
          <w:rPr>
            <w:noProof/>
          </w:rPr>
          <w:fldChar w:fldCharType="begin"/>
        </w:r>
        <w:r>
          <w:rPr>
            <w:noProof/>
          </w:rPr>
          <w:instrText xml:space="preserve"> PAGEREF _Toc229463339 \h </w:instrText>
        </w:r>
      </w:ins>
      <w:r>
        <w:rPr>
          <w:noProof/>
        </w:rPr>
      </w:r>
      <w:ins w:id="17" w:author="Antony Stephen" w:date="2026-05-12T07:28:00Z" w16du:dateUtc="2026-05-12T12:28:00Z">
        <w:r>
          <w:rPr>
            <w:noProof/>
          </w:rPr>
          <w:fldChar w:fldCharType="separate"/>
        </w:r>
        <w:r>
          <w:rPr>
            <w:noProof/>
          </w:rPr>
          <w:t>7</w:t>
        </w:r>
        <w:r>
          <w:rPr>
            <w:noProof/>
          </w:rPr>
          <w:fldChar w:fldCharType="end"/>
        </w:r>
        <w:r w:rsidRPr="00116986">
          <w:rPr>
            <w:rStyle w:val="Hyperlink"/>
            <w:noProof/>
          </w:rPr>
          <w:fldChar w:fldCharType="end"/>
        </w:r>
      </w:ins>
    </w:p>
    <w:p w14:paraId="1348CDBA" w14:textId="43799E3D" w:rsidR="00E27AE5" w:rsidRDefault="00E27AE5">
      <w:pPr>
        <w:pStyle w:val="TOC2"/>
        <w:rPr>
          <w:ins w:id="18" w:author="Antony Stephen" w:date="2026-05-12T07:28:00Z" w16du:dateUtc="2026-05-12T12:28:00Z"/>
          <w:rFonts w:asciiTheme="minorHAnsi" w:hAnsiTheme="minorHAnsi"/>
          <w:noProof/>
          <w:kern w:val="2"/>
          <w:sz w:val="24"/>
          <w:szCs w:val="24"/>
          <w14:ligatures w14:val="standardContextual"/>
        </w:rPr>
      </w:pPr>
      <w:ins w:id="19"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"_Toc229463340"</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3.3 Benefit of the UAP to Optum Real</w:t>
        </w:r>
        <w:r>
          <w:rPr>
            <w:noProof/>
          </w:rPr>
          <w:tab/>
        </w:r>
        <w:r>
          <w:rPr>
            <w:noProof/>
          </w:rPr>
          <w:fldChar w:fldCharType="begin"/>
        </w:r>
        <w:r>
          <w:rPr>
            <w:noProof/>
          </w:rPr>
          <w:instrText xml:space="preserve"> PAGEREF _Toc229463340 \h </w:instrText>
        </w:r>
      </w:ins>
      <w:r>
        <w:rPr>
          <w:noProof/>
        </w:rPr>
      </w:r>
      <w:ins w:id="20" w:author="Antony Stephen" w:date="2026-05-12T07:28:00Z" w16du:dateUtc="2026-05-12T12:28:00Z">
        <w:r>
          <w:rPr>
            <w:noProof/>
          </w:rPr>
          <w:fldChar w:fldCharType="separate"/>
        </w:r>
        <w:r>
          <w:rPr>
            <w:noProof/>
          </w:rPr>
          <w:t>8</w:t>
        </w:r>
        <w:r>
          <w:rPr>
            <w:noProof/>
          </w:rPr>
          <w:fldChar w:fldCharType="end"/>
        </w:r>
        <w:r w:rsidRPr="00116986">
          <w:rPr>
            <w:rStyle w:val="Hyperlink"/>
            <w:noProof/>
          </w:rPr>
          <w:fldChar w:fldCharType="end"/>
        </w:r>
      </w:ins>
    </w:p>
    <w:p w14:paraId="6B0902D4" w14:textId="5C84FE4D" w:rsidR="00E27AE5" w:rsidRDefault="00E27AE5">
      <w:pPr>
        <w:pStyle w:val="TOC1"/>
        <w:rPr>
          <w:ins w:id="21" w:author="Antony Stephen" w:date="2026-05-12T07:28:00Z" w16du:dateUtc="2026-05-12T12:28:00Z"/>
          <w:rFonts w:asciiTheme="minorHAnsi" w:hAnsiTheme="minorHAnsi"/>
          <w:kern w:val="2"/>
          <w:szCs w:val="24"/>
          <w14:ligatures w14:val="standardContextual"/>
        </w:rPr>
      </w:pPr>
      <w:ins w:id="22"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"_Toc229463341"</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4. Goals</w:t>
        </w:r>
        <w:r>
          <w:tab/>
        </w:r>
        <w:r>
          <w:fldChar w:fldCharType="begin"/>
        </w:r>
        <w:r>
          <w:instrText xml:space="preserve"> PAGEREF _Toc229463341 \h </w:instrText>
        </w:r>
      </w:ins>
      <w:ins w:id="23" w:author="Antony Stephen" w:date="2026-05-12T07:28:00Z" w16du:dateUtc="2026-05-12T12:28:00Z">
        <w:r>
          <w:fldChar w:fldCharType="separate"/>
        </w:r>
        <w:r>
          <w:t>10</w:t>
        </w:r>
        <w:r>
          <w:fldChar w:fldCharType="end"/>
        </w:r>
        <w:r w:rsidRPr="00116986">
          <w:rPr>
            <w:rStyle w:val="Hyperlink"/>
          </w:rPr>
          <w:fldChar w:fldCharType="end"/>
        </w:r>
      </w:ins>
    </w:p>
    <w:p w14:paraId="53BE69F0" w14:textId="66E50B28" w:rsidR="00E27AE5" w:rsidRDefault="00E27AE5">
      <w:pPr>
        <w:pStyle w:val="TOC2"/>
        <w:rPr>
          <w:ins w:id="24" w:author="Antony Stephen" w:date="2026-05-12T07:28:00Z" w16du:dateUtc="2026-05-12T12:28:00Z"/>
          <w:rFonts w:asciiTheme="minorHAnsi" w:hAnsiTheme="minorHAnsi"/>
          <w:noProof/>
          <w:kern w:val="2"/>
          <w:sz w:val="24"/>
          <w:szCs w:val="24"/>
          <w14:ligatures w14:val="standardContextual"/>
        </w:rPr>
      </w:pPr>
      <w:ins w:id="25"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"_Toc229463342"</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4.1 Goals</w:t>
        </w:r>
        <w:r>
          <w:rPr>
            <w:noProof/>
          </w:rPr>
          <w:tab/>
        </w:r>
        <w:r>
          <w:rPr>
            <w:noProof/>
          </w:rPr>
          <w:fldChar w:fldCharType="begin"/>
        </w:r>
        <w:r>
          <w:rPr>
            <w:noProof/>
          </w:rPr>
          <w:instrText xml:space="preserve"> PAGEREF _Toc229463342 \h </w:instrText>
        </w:r>
      </w:ins>
      <w:r>
        <w:rPr>
          <w:noProof/>
        </w:rPr>
      </w:r>
      <w:ins w:id="26" w:author="Antony Stephen" w:date="2026-05-12T07:28:00Z" w16du:dateUtc="2026-05-12T12:28:00Z">
        <w:r>
          <w:rPr>
            <w:noProof/>
          </w:rPr>
          <w:fldChar w:fldCharType="separate"/>
        </w:r>
        <w:r>
          <w:rPr>
            <w:noProof/>
          </w:rPr>
          <w:t>10</w:t>
        </w:r>
        <w:r>
          <w:rPr>
            <w:noProof/>
          </w:rPr>
          <w:fldChar w:fldCharType="end"/>
        </w:r>
        <w:r w:rsidRPr="00116986">
          <w:rPr>
            <w:rStyle w:val="Hyperlink"/>
            <w:noProof/>
          </w:rPr>
          <w:fldChar w:fldCharType="end"/>
        </w:r>
      </w:ins>
    </w:p>
    <w:p w14:paraId="4AF2FDD2" w14:textId="57484E8B" w:rsidR="00E27AE5" w:rsidRDefault="00E27AE5">
      <w:pPr>
        <w:pStyle w:val="TOC1"/>
        <w:rPr>
          <w:ins w:id="27" w:author="Antony Stephen" w:date="2026-05-12T07:28:00Z" w16du:dateUtc="2026-05-12T12:28:00Z"/>
          <w:rFonts w:asciiTheme="minorHAnsi" w:hAnsiTheme="minorHAnsi"/>
          <w:kern w:val="2"/>
          <w:szCs w:val="24"/>
          <w14:ligatures w14:val="standardContextual"/>
        </w:rPr>
      </w:pPr>
      <w:ins w:id="28"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"_Toc229463343"</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5. Architecture Principles</w:t>
        </w:r>
        <w:r>
          <w:tab/>
        </w:r>
        <w:r>
          <w:fldChar w:fldCharType="begin"/>
        </w:r>
        <w:r>
          <w:instrText xml:space="preserve"> PAGEREF _Toc229463343 \h </w:instrText>
        </w:r>
      </w:ins>
      <w:ins w:id="29" w:author="Antony Stephen" w:date="2026-05-12T07:28:00Z" w16du:dateUtc="2026-05-12T12:28:00Z">
        <w:r>
          <w:fldChar w:fldCharType="separate"/>
        </w:r>
        <w:r>
          <w:t>11</w:t>
        </w:r>
        <w:r>
          <w:fldChar w:fldCharType="end"/>
        </w:r>
        <w:r w:rsidRPr="00116986">
          <w:rPr>
            <w:rStyle w:val="Hyperlink"/>
          </w:rPr>
          <w:fldChar w:fldCharType="end"/>
        </w:r>
      </w:ins>
    </w:p>
    <w:p w14:paraId="67002EC3" w14:textId="10B6323B" w:rsidR="00E27AE5" w:rsidRDefault="00E27AE5">
      <w:pPr>
        <w:pStyle w:val="TOC1"/>
        <w:rPr>
          <w:ins w:id="30" w:author="Antony Stephen" w:date="2026-05-12T07:28:00Z" w16du:dateUtc="2026-05-12T12:28:00Z"/>
          <w:rFonts w:asciiTheme="minorHAnsi" w:hAnsiTheme="minorHAnsi"/>
          <w:kern w:val="2"/>
          <w:szCs w:val="24"/>
          <w14:ligatures w14:val="standardContextual"/>
        </w:rPr>
      </w:pPr>
      <w:ins w:id="31"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"_Toc229463344"</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6. Solution Overview</w:t>
        </w:r>
        <w:r>
          <w:tab/>
        </w:r>
        <w:r>
          <w:fldChar w:fldCharType="begin"/>
        </w:r>
        <w:r>
          <w:instrText xml:space="preserve"> PAGEREF _Toc229463344 \h </w:instrText>
        </w:r>
      </w:ins>
      <w:ins w:id="32" w:author="Antony Stephen" w:date="2026-05-12T07:28:00Z" w16du:dateUtc="2026-05-12T12:28:00Z">
        <w:r>
          <w:fldChar w:fldCharType="separate"/>
        </w:r>
        <w:r>
          <w:t>12</w:t>
        </w:r>
        <w:r>
          <w:fldChar w:fldCharType="end"/>
        </w:r>
        <w:r w:rsidRPr="00116986">
          <w:rPr>
            <w:rStyle w:val="Hyperlink"/>
          </w:rPr>
          <w:fldChar w:fldCharType="end"/>
        </w:r>
      </w:ins>
    </w:p>
    <w:p w14:paraId="0D0EE801" w14:textId="12DDF2AF" w:rsidR="00E27AE5" w:rsidRDefault="00E27AE5">
      <w:pPr>
        <w:pStyle w:val="TOC1"/>
        <w:rPr>
          <w:ins w:id="33" w:author="Antony Stephen" w:date="2026-05-12T07:28:00Z" w16du:dateUtc="2026-05-12T12:28:00Z"/>
          <w:rFonts w:asciiTheme="minorHAnsi" w:hAnsiTheme="minorHAnsi"/>
          <w:kern w:val="2"/>
          <w:szCs w:val="24"/>
          <w14:ligatures w14:val="standardContextual"/>
        </w:rPr>
      </w:pPr>
      <w:ins w:id="34"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"_Toc229463345"</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7. Logical Architecture</w:t>
        </w:r>
        <w:r>
          <w:tab/>
        </w:r>
        <w:r>
          <w:fldChar w:fldCharType="begin"/>
        </w:r>
        <w:r>
          <w:instrText xml:space="preserve"> PAGEREF _Toc229463345 \h </w:instrText>
        </w:r>
      </w:ins>
      <w:ins w:id="35" w:author="Antony Stephen" w:date="2026-05-12T07:28:00Z" w16du:dateUtc="2026-05-12T12:28:00Z">
        <w:r>
          <w:fldChar w:fldCharType="separate"/>
        </w:r>
        <w:r>
          <w:t>13</w:t>
        </w:r>
        <w:r>
          <w:fldChar w:fldCharType="end"/>
        </w:r>
        <w:r w:rsidRPr="00116986">
          <w:rPr>
            <w:rStyle w:val="Hyperlink"/>
          </w:rPr>
          <w:fldChar w:fldCharType="end"/>
        </w:r>
      </w:ins>
    </w:p>
    <w:p w14:paraId="0FE716D4" w14:textId="7AB24F5B" w:rsidR="00E27AE5" w:rsidRDefault="00E27AE5">
      <w:pPr>
        <w:pStyle w:val="TOC2"/>
        <w:rPr>
          <w:ins w:id="36" w:author="Antony Stephen" w:date="2026-05-12T07:28:00Z" w16du:dateUtc="2026-05-12T12:28:00Z"/>
          <w:rFonts w:asciiTheme="minorHAnsi" w:hAnsiTheme="minorHAnsi"/>
          <w:noProof/>
          <w:kern w:val="2"/>
          <w:sz w:val="24"/>
          <w:szCs w:val="24"/>
          <w14:ligatures w14:val="standardContextual"/>
        </w:rPr>
      </w:pPr>
      <w:ins w:id="37"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"_Toc229463346"</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7.1 UAP Capability Architecture</w:t>
        </w:r>
        <w:r>
          <w:rPr>
            <w:noProof/>
          </w:rPr>
          <w:tab/>
        </w:r>
        <w:r>
          <w:rPr>
            <w:noProof/>
          </w:rPr>
          <w:fldChar w:fldCharType="begin"/>
        </w:r>
        <w:r>
          <w:rPr>
            <w:noProof/>
          </w:rPr>
          <w:instrText xml:space="preserve"> PAGEREF _Toc229463346 \h </w:instrText>
        </w:r>
      </w:ins>
      <w:r>
        <w:rPr>
          <w:noProof/>
        </w:rPr>
      </w:r>
      <w:ins w:id="38" w:author="Antony Stephen" w:date="2026-05-12T07:28:00Z" w16du:dateUtc="2026-05-12T12:28:00Z">
        <w:r>
          <w:rPr>
            <w:noProof/>
          </w:rPr>
          <w:fldChar w:fldCharType="separate"/>
        </w:r>
        <w:r>
          <w:rPr>
            <w:noProof/>
          </w:rPr>
          <w:t>13</w:t>
        </w:r>
        <w:r>
          <w:rPr>
            <w:noProof/>
          </w:rPr>
          <w:fldChar w:fldCharType="end"/>
        </w:r>
        <w:r w:rsidRPr="00116986">
          <w:rPr>
            <w:rStyle w:val="Hyperlink"/>
            <w:noProof/>
          </w:rPr>
          <w:fldChar w:fldCharType="end"/>
        </w:r>
      </w:ins>
    </w:p>
    <w:p w14:paraId="2F6379CA" w14:textId="51607012" w:rsidR="00E27AE5" w:rsidRDefault="00E27AE5">
      <w:pPr>
        <w:pStyle w:val="TOC2"/>
        <w:rPr>
          <w:ins w:id="39" w:author="Antony Stephen" w:date="2026-05-12T07:28:00Z" w16du:dateUtc="2026-05-12T12:28:00Z"/>
          <w:rFonts w:asciiTheme="minorHAnsi" w:hAnsiTheme="minorHAnsi"/>
          <w:noProof/>
          <w:kern w:val="2"/>
          <w:sz w:val="24"/>
          <w:szCs w:val="24"/>
          <w14:ligatures w14:val="standardContextual"/>
        </w:rPr>
      </w:pPr>
      <w:ins w:id="40"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"_Toc229463347"</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7.2 Solution and Data Flow Architecture</w:t>
        </w:r>
        <w:r>
          <w:rPr>
            <w:noProof/>
          </w:rPr>
          <w:tab/>
        </w:r>
        <w:r>
          <w:rPr>
            <w:noProof/>
          </w:rPr>
          <w:fldChar w:fldCharType="begin"/>
        </w:r>
        <w:r>
          <w:rPr>
            <w:noProof/>
          </w:rPr>
          <w:instrText xml:space="preserve"> PAGEREF _Toc229463347 \h </w:instrText>
        </w:r>
      </w:ins>
      <w:r>
        <w:rPr>
          <w:noProof/>
        </w:rPr>
      </w:r>
      <w:ins w:id="41" w:author="Antony Stephen" w:date="2026-05-12T07:28:00Z" w16du:dateUtc="2026-05-12T12:28:00Z">
        <w:r>
          <w:rPr>
            <w:noProof/>
          </w:rPr>
          <w:fldChar w:fldCharType="separate"/>
        </w:r>
        <w:r>
          <w:rPr>
            <w:noProof/>
          </w:rPr>
          <w:t>17</w:t>
        </w:r>
        <w:r>
          <w:rPr>
            <w:noProof/>
          </w:rPr>
          <w:fldChar w:fldCharType="end"/>
        </w:r>
        <w:r w:rsidRPr="00116986">
          <w:rPr>
            <w:rStyle w:val="Hyperlink"/>
            <w:noProof/>
          </w:rPr>
          <w:fldChar w:fldCharType="end"/>
        </w:r>
      </w:ins>
    </w:p>
    <w:p w14:paraId="16440BC2" w14:textId="686C6A54" w:rsidR="00E27AE5" w:rsidRDefault="00E27AE5">
      <w:pPr>
        <w:pStyle w:val="TOC1"/>
        <w:rPr>
          <w:ins w:id="42" w:author="Antony Stephen" w:date="2026-05-12T07:28:00Z" w16du:dateUtc="2026-05-12T12:28:00Z"/>
          <w:rFonts w:asciiTheme="minorHAnsi" w:hAnsiTheme="minorHAnsi"/>
          <w:kern w:val="2"/>
          <w:szCs w:val="24"/>
          <w14:ligatures w14:val="standardContextual"/>
        </w:rPr>
      </w:pPr>
      <w:ins w:id="43"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"_Toc229463348"</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8. Physical Architecture</w:t>
        </w:r>
        <w:r>
          <w:tab/>
        </w:r>
        <w:r>
          <w:fldChar w:fldCharType="begin"/>
        </w:r>
        <w:r>
          <w:instrText xml:space="preserve"> PAGEREF _Toc229463348 \h </w:instrText>
        </w:r>
      </w:ins>
      <w:ins w:id="44" w:author="Antony Stephen" w:date="2026-05-12T07:28:00Z" w16du:dateUtc="2026-05-12T12:28:00Z">
        <w:r>
          <w:fldChar w:fldCharType="separate"/>
        </w:r>
        <w:r>
          <w:t>20</w:t>
        </w:r>
        <w:r>
          <w:fldChar w:fldCharType="end"/>
        </w:r>
        <w:r w:rsidRPr="00116986">
          <w:rPr>
            <w:rStyle w:val="Hyperlink"/>
          </w:rPr>
          <w:fldChar w:fldCharType="end"/>
        </w:r>
      </w:ins>
    </w:p>
    <w:p w14:paraId="4B83CEFE" w14:textId="58C94E2D" w:rsidR="00E27AE5" w:rsidRDefault="00E27AE5">
      <w:pPr>
        <w:pStyle w:val="TOC2"/>
        <w:rPr>
          <w:ins w:id="45" w:author="Antony Stephen" w:date="2026-05-12T07:28:00Z" w16du:dateUtc="2026-05-12T12:28:00Z"/>
          <w:rFonts w:asciiTheme="minorHAnsi" w:hAnsiTheme="minorHAnsi"/>
          <w:noProof/>
          <w:kern w:val="2"/>
          <w:sz w:val="24"/>
          <w:szCs w:val="24"/>
          <w14:ligatures w14:val="standardContextual"/>
        </w:rPr>
      </w:pPr>
      <w:ins w:id="46"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"_Toc229463349"</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8.1 Entry and Security Layer</w:t>
        </w:r>
        <w:r>
          <w:rPr>
            <w:noProof/>
          </w:rPr>
          <w:tab/>
        </w:r>
        <w:r>
          <w:rPr>
            <w:noProof/>
          </w:rPr>
          <w:fldChar w:fldCharType="begin"/>
        </w:r>
        <w:r>
          <w:rPr>
            <w:noProof/>
          </w:rPr>
          <w:instrText xml:space="preserve"> PAGEREF _Toc229463349 \h </w:instrText>
        </w:r>
      </w:ins>
      <w:r>
        <w:rPr>
          <w:noProof/>
        </w:rPr>
      </w:r>
      <w:ins w:id="47" w:author="Antony Stephen" w:date="2026-05-12T07:28:00Z" w16du:dateUtc="2026-05-12T12:28:00Z">
        <w:r>
          <w:rPr>
            <w:noProof/>
          </w:rPr>
          <w:fldChar w:fldCharType="separate"/>
        </w:r>
        <w:r>
          <w:rPr>
            <w:noProof/>
          </w:rPr>
          <w:t>20</w:t>
        </w:r>
        <w:r>
          <w:rPr>
            <w:noProof/>
          </w:rPr>
          <w:fldChar w:fldCharType="end"/>
        </w:r>
        <w:r w:rsidRPr="00116986">
          <w:rPr>
            <w:rStyle w:val="Hyperlink"/>
            <w:noProof/>
          </w:rPr>
          <w:fldChar w:fldCharType="end"/>
        </w:r>
      </w:ins>
    </w:p>
    <w:p w14:paraId="1AA8C4FC" w14:textId="61C52954" w:rsidR="00E27AE5" w:rsidRDefault="00E27AE5">
      <w:pPr>
        <w:pStyle w:val="TOC2"/>
        <w:rPr>
          <w:ins w:id="48" w:author="Antony Stephen" w:date="2026-05-12T07:28:00Z" w16du:dateUtc="2026-05-12T12:28:00Z"/>
          <w:rFonts w:asciiTheme="minorHAnsi" w:hAnsiTheme="minorHAnsi"/>
          <w:noProof/>
          <w:kern w:val="2"/>
          <w:sz w:val="24"/>
          <w:szCs w:val="24"/>
          <w14:ligatures w14:val="standardContextual"/>
        </w:rPr>
      </w:pPr>
      <w:ins w:id="49"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"_Toc229463350"</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8.2. UAP Container Apps Environment</w:t>
        </w:r>
        <w:r>
          <w:rPr>
            <w:noProof/>
          </w:rPr>
          <w:tab/>
        </w:r>
        <w:r>
          <w:rPr>
            <w:noProof/>
          </w:rPr>
          <w:fldChar w:fldCharType="begin"/>
        </w:r>
        <w:r>
          <w:rPr>
            <w:noProof/>
          </w:rPr>
          <w:instrText xml:space="preserve"> PAGEREF _Toc229463350 \h </w:instrText>
        </w:r>
      </w:ins>
      <w:r>
        <w:rPr>
          <w:noProof/>
        </w:rPr>
      </w:r>
      <w:ins w:id="50" w:author="Antony Stephen" w:date="2026-05-12T07:28:00Z" w16du:dateUtc="2026-05-12T12:28:00Z">
        <w:r>
          <w:rPr>
            <w:noProof/>
          </w:rPr>
          <w:fldChar w:fldCharType="separate"/>
        </w:r>
        <w:r>
          <w:rPr>
            <w:noProof/>
          </w:rPr>
          <w:t>21</w:t>
        </w:r>
        <w:r>
          <w:rPr>
            <w:noProof/>
          </w:rPr>
          <w:fldChar w:fldCharType="end"/>
        </w:r>
        <w:r w:rsidRPr="00116986">
          <w:rPr>
            <w:rStyle w:val="Hyperlink"/>
            <w:noProof/>
          </w:rPr>
          <w:fldChar w:fldCharType="end"/>
        </w:r>
      </w:ins>
    </w:p>
    <w:p w14:paraId="5799C1CD" w14:textId="291D9B47" w:rsidR="00E27AE5" w:rsidRDefault="00E27AE5">
      <w:pPr>
        <w:pStyle w:val="TOC2"/>
        <w:rPr>
          <w:ins w:id="51" w:author="Antony Stephen" w:date="2026-05-12T07:28:00Z" w16du:dateUtc="2026-05-12T12:28:00Z"/>
          <w:rFonts w:asciiTheme="minorHAnsi" w:hAnsiTheme="minorHAnsi"/>
          <w:noProof/>
          <w:kern w:val="2"/>
          <w:sz w:val="24"/>
          <w:szCs w:val="24"/>
          <w14:ligatures w14:val="standardContextual"/>
        </w:rPr>
      </w:pPr>
      <w:ins w:id="52"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"_Toc229463351"</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8.3 Shared Platform Services within the UAP Subscription</w:t>
        </w:r>
        <w:r>
          <w:rPr>
            <w:noProof/>
          </w:rPr>
          <w:tab/>
        </w:r>
        <w:r>
          <w:rPr>
            <w:noProof/>
          </w:rPr>
          <w:fldChar w:fldCharType="begin"/>
        </w:r>
        <w:r>
          <w:rPr>
            <w:noProof/>
          </w:rPr>
          <w:instrText xml:space="preserve"> PAGEREF _Toc229463351 \h </w:instrText>
        </w:r>
      </w:ins>
      <w:r>
        <w:rPr>
          <w:noProof/>
        </w:rPr>
      </w:r>
      <w:ins w:id="53" w:author="Antony Stephen" w:date="2026-05-12T07:28:00Z" w16du:dateUtc="2026-05-12T12:28:00Z">
        <w:r>
          <w:rPr>
            <w:noProof/>
          </w:rPr>
          <w:fldChar w:fldCharType="separate"/>
        </w:r>
        <w:r>
          <w:rPr>
            <w:noProof/>
          </w:rPr>
          <w:t>21</w:t>
        </w:r>
        <w:r>
          <w:rPr>
            <w:noProof/>
          </w:rPr>
          <w:fldChar w:fldCharType="end"/>
        </w:r>
        <w:r w:rsidRPr="00116986">
          <w:rPr>
            <w:rStyle w:val="Hyperlink"/>
            <w:noProof/>
          </w:rPr>
          <w:fldChar w:fldCharType="end"/>
        </w:r>
      </w:ins>
    </w:p>
    <w:p w14:paraId="40ACAF89" w14:textId="34A79A07" w:rsidR="00E27AE5" w:rsidRDefault="00E27AE5">
      <w:pPr>
        <w:pStyle w:val="TOC2"/>
        <w:rPr>
          <w:ins w:id="54" w:author="Antony Stephen" w:date="2026-05-12T07:28:00Z" w16du:dateUtc="2026-05-12T12:28:00Z"/>
          <w:rFonts w:asciiTheme="minorHAnsi" w:hAnsiTheme="minorHAnsi"/>
          <w:noProof/>
          <w:kern w:val="2"/>
          <w:sz w:val="24"/>
          <w:szCs w:val="24"/>
          <w14:ligatures w14:val="standardContextual"/>
        </w:rPr>
      </w:pPr>
      <w:ins w:id="55"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"_Toc229463352"</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8.4. External AI and Monitoring Services (UAIS and Enterprise Shared Services)</w:t>
        </w:r>
        <w:r>
          <w:rPr>
            <w:noProof/>
          </w:rPr>
          <w:tab/>
        </w:r>
        <w:r>
          <w:rPr>
            <w:noProof/>
          </w:rPr>
          <w:fldChar w:fldCharType="begin"/>
        </w:r>
        <w:r>
          <w:rPr>
            <w:noProof/>
          </w:rPr>
          <w:instrText xml:space="preserve"> PAGEREF _Toc229463352 \h </w:instrText>
        </w:r>
      </w:ins>
      <w:r>
        <w:rPr>
          <w:noProof/>
        </w:rPr>
      </w:r>
      <w:ins w:id="56" w:author="Antony Stephen" w:date="2026-05-12T07:28:00Z" w16du:dateUtc="2026-05-12T12:28:00Z">
        <w:r>
          <w:rPr>
            <w:noProof/>
          </w:rPr>
          <w:fldChar w:fldCharType="separate"/>
        </w:r>
        <w:r>
          <w:rPr>
            <w:noProof/>
          </w:rPr>
          <w:t>22</w:t>
        </w:r>
        <w:r>
          <w:rPr>
            <w:noProof/>
          </w:rPr>
          <w:fldChar w:fldCharType="end"/>
        </w:r>
        <w:r w:rsidRPr="00116986">
          <w:rPr>
            <w:rStyle w:val="Hyperlink"/>
            <w:noProof/>
          </w:rPr>
          <w:fldChar w:fldCharType="end"/>
        </w:r>
      </w:ins>
    </w:p>
    <w:p w14:paraId="3BD70159" w14:textId="7A64EFF5" w:rsidR="00E27AE5" w:rsidRDefault="00E27AE5">
      <w:pPr>
        <w:pStyle w:val="TOC1"/>
        <w:rPr>
          <w:ins w:id="57" w:author="Antony Stephen" w:date="2026-05-12T07:28:00Z" w16du:dateUtc="2026-05-12T12:28:00Z"/>
          <w:rFonts w:asciiTheme="minorHAnsi" w:hAnsiTheme="minorHAnsi"/>
          <w:kern w:val="2"/>
          <w:szCs w:val="24"/>
          <w14:ligatures w14:val="standardContextual"/>
        </w:rPr>
      </w:pPr>
      <w:ins w:id="58"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"_Toc229463353"</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9. Global Agentic Orchestrator</w:t>
        </w:r>
        <w:r>
          <w:tab/>
        </w:r>
        <w:r>
          <w:fldChar w:fldCharType="begin"/>
        </w:r>
        <w:r>
          <w:instrText xml:space="preserve"> PAGEREF _Toc229463353 \h </w:instrText>
        </w:r>
      </w:ins>
      <w:ins w:id="59" w:author="Antony Stephen" w:date="2026-05-12T07:28:00Z" w16du:dateUtc="2026-05-12T12:28:00Z">
        <w:r>
          <w:fldChar w:fldCharType="separate"/>
        </w:r>
        <w:r>
          <w:t>25</w:t>
        </w:r>
        <w:r>
          <w:fldChar w:fldCharType="end"/>
        </w:r>
        <w:r w:rsidRPr="00116986">
          <w:rPr>
            <w:rStyle w:val="Hyperlink"/>
          </w:rPr>
          <w:fldChar w:fldCharType="end"/>
        </w:r>
      </w:ins>
    </w:p>
    <w:p w14:paraId="425B805C" w14:textId="4D769430" w:rsidR="00E27AE5" w:rsidRDefault="00E27AE5">
      <w:pPr>
        <w:pStyle w:val="TOC2"/>
        <w:rPr>
          <w:ins w:id="60" w:author="Antony Stephen" w:date="2026-05-12T07:28:00Z" w16du:dateUtc="2026-05-12T12:28:00Z"/>
          <w:rFonts w:asciiTheme="minorHAnsi" w:hAnsiTheme="minorHAnsi"/>
          <w:noProof/>
          <w:kern w:val="2"/>
          <w:sz w:val="24"/>
          <w:szCs w:val="24"/>
          <w14:ligatures w14:val="standardContextual"/>
        </w:rPr>
      </w:pPr>
      <w:ins w:id="61"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"_Toc229463354"</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9.1 Two-Tier Orchestration</w:t>
        </w:r>
        <w:r>
          <w:rPr>
            <w:noProof/>
          </w:rPr>
          <w:tab/>
        </w:r>
        <w:r>
          <w:rPr>
            <w:noProof/>
          </w:rPr>
          <w:fldChar w:fldCharType="begin"/>
        </w:r>
        <w:r>
          <w:rPr>
            <w:noProof/>
          </w:rPr>
          <w:instrText xml:space="preserve"> PAGEREF _Toc229463354 \h </w:instrText>
        </w:r>
      </w:ins>
      <w:r>
        <w:rPr>
          <w:noProof/>
        </w:rPr>
      </w:r>
      <w:ins w:id="62" w:author="Antony Stephen" w:date="2026-05-12T07:28:00Z" w16du:dateUtc="2026-05-12T12:28:00Z">
        <w:r>
          <w:rPr>
            <w:noProof/>
          </w:rPr>
          <w:fldChar w:fldCharType="separate"/>
        </w:r>
        <w:r>
          <w:rPr>
            <w:noProof/>
          </w:rPr>
          <w:t>25</w:t>
        </w:r>
        <w:r>
          <w:rPr>
            <w:noProof/>
          </w:rPr>
          <w:fldChar w:fldCharType="end"/>
        </w:r>
        <w:r w:rsidRPr="00116986">
          <w:rPr>
            <w:rStyle w:val="Hyperlink"/>
            <w:noProof/>
          </w:rPr>
          <w:fldChar w:fldCharType="end"/>
        </w:r>
      </w:ins>
    </w:p>
    <w:p w14:paraId="4B5818C5" w14:textId="358D7AE3" w:rsidR="00E27AE5" w:rsidRDefault="00E27AE5">
      <w:pPr>
        <w:pStyle w:val="TOC2"/>
        <w:rPr>
          <w:ins w:id="63" w:author="Antony Stephen" w:date="2026-05-12T07:28:00Z" w16du:dateUtc="2026-05-12T12:28:00Z"/>
          <w:rFonts w:asciiTheme="minorHAnsi" w:hAnsiTheme="minorHAnsi"/>
          <w:noProof/>
          <w:kern w:val="2"/>
          <w:sz w:val="24"/>
          <w:szCs w:val="24"/>
          <w14:ligatures w14:val="standardContextual"/>
        </w:rPr>
      </w:pPr>
      <w:ins w:id="64"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"_Toc229463355"</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9.2 Three Logical Planes</w:t>
        </w:r>
        <w:r>
          <w:rPr>
            <w:noProof/>
          </w:rPr>
          <w:tab/>
        </w:r>
        <w:r>
          <w:rPr>
            <w:noProof/>
          </w:rPr>
          <w:fldChar w:fldCharType="begin"/>
        </w:r>
        <w:r>
          <w:rPr>
            <w:noProof/>
          </w:rPr>
          <w:instrText xml:space="preserve"> PAGEREF _Toc229463355 \h </w:instrText>
        </w:r>
      </w:ins>
      <w:r>
        <w:rPr>
          <w:noProof/>
        </w:rPr>
      </w:r>
      <w:ins w:id="65" w:author="Antony Stephen" w:date="2026-05-12T07:28:00Z" w16du:dateUtc="2026-05-12T12:28:00Z">
        <w:r>
          <w:rPr>
            <w:noProof/>
          </w:rPr>
          <w:fldChar w:fldCharType="separate"/>
        </w:r>
        <w:r>
          <w:rPr>
            <w:noProof/>
          </w:rPr>
          <w:t>25</w:t>
        </w:r>
        <w:r>
          <w:rPr>
            <w:noProof/>
          </w:rPr>
          <w:fldChar w:fldCharType="end"/>
        </w:r>
        <w:r w:rsidRPr="00116986">
          <w:rPr>
            <w:rStyle w:val="Hyperlink"/>
            <w:noProof/>
          </w:rPr>
          <w:fldChar w:fldCharType="end"/>
        </w:r>
      </w:ins>
    </w:p>
    <w:p w14:paraId="0DBB251F" w14:textId="738DA546" w:rsidR="00E27AE5" w:rsidRDefault="00E27AE5">
      <w:pPr>
        <w:pStyle w:val="TOC2"/>
        <w:rPr>
          <w:ins w:id="66" w:author="Antony Stephen" w:date="2026-05-12T07:28:00Z" w16du:dateUtc="2026-05-12T12:28:00Z"/>
          <w:rFonts w:asciiTheme="minorHAnsi" w:hAnsiTheme="minorHAnsi"/>
          <w:noProof/>
          <w:kern w:val="2"/>
          <w:sz w:val="24"/>
          <w:szCs w:val="24"/>
          <w14:ligatures w14:val="standardContextual"/>
        </w:rPr>
      </w:pPr>
      <w:ins w:id="67"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"_Toc229463356"</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9.3 Unified Memory</w:t>
        </w:r>
        <w:r>
          <w:rPr>
            <w:noProof/>
          </w:rPr>
          <w:tab/>
        </w:r>
        <w:r>
          <w:rPr>
            <w:noProof/>
          </w:rPr>
          <w:fldChar w:fldCharType="begin"/>
        </w:r>
        <w:r>
          <w:rPr>
            <w:noProof/>
          </w:rPr>
          <w:instrText xml:space="preserve"> PAGEREF _Toc229463356 \h </w:instrText>
        </w:r>
      </w:ins>
      <w:r>
        <w:rPr>
          <w:noProof/>
        </w:rPr>
      </w:r>
      <w:ins w:id="68" w:author="Antony Stephen" w:date="2026-05-12T07:28:00Z" w16du:dateUtc="2026-05-12T12:28:00Z">
        <w:r>
          <w:rPr>
            <w:noProof/>
          </w:rPr>
          <w:fldChar w:fldCharType="separate"/>
        </w:r>
        <w:r>
          <w:rPr>
            <w:noProof/>
          </w:rPr>
          <w:t>25</w:t>
        </w:r>
        <w:r>
          <w:rPr>
            <w:noProof/>
          </w:rPr>
          <w:fldChar w:fldCharType="end"/>
        </w:r>
        <w:r w:rsidRPr="00116986">
          <w:rPr>
            <w:rStyle w:val="Hyperlink"/>
            <w:noProof/>
          </w:rPr>
          <w:fldChar w:fldCharType="end"/>
        </w:r>
      </w:ins>
    </w:p>
    <w:p w14:paraId="5F8BCAC9" w14:textId="573A6EE9" w:rsidR="00E27AE5" w:rsidRDefault="00E27AE5">
      <w:pPr>
        <w:pStyle w:val="TOC2"/>
        <w:rPr>
          <w:ins w:id="69" w:author="Antony Stephen" w:date="2026-05-12T07:28:00Z" w16du:dateUtc="2026-05-12T12:28:00Z"/>
          <w:rFonts w:asciiTheme="minorHAnsi" w:hAnsiTheme="minorHAnsi"/>
          <w:noProof/>
          <w:kern w:val="2"/>
          <w:sz w:val="24"/>
          <w:szCs w:val="24"/>
          <w14:ligatures w14:val="standardContextual"/>
        </w:rPr>
      </w:pPr>
      <w:ins w:id="70"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"_Toc229463357"</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9.4 General Orchestrator Workflow</w:t>
        </w:r>
        <w:r>
          <w:rPr>
            <w:noProof/>
          </w:rPr>
          <w:tab/>
        </w:r>
        <w:r>
          <w:rPr>
            <w:noProof/>
          </w:rPr>
          <w:fldChar w:fldCharType="begin"/>
        </w:r>
        <w:r>
          <w:rPr>
            <w:noProof/>
          </w:rPr>
          <w:instrText xml:space="preserve"> PAGEREF _Toc229463357 \h </w:instrText>
        </w:r>
      </w:ins>
      <w:r>
        <w:rPr>
          <w:noProof/>
        </w:rPr>
      </w:r>
      <w:ins w:id="71" w:author="Antony Stephen" w:date="2026-05-12T07:28:00Z" w16du:dateUtc="2026-05-12T12:28:00Z">
        <w:r>
          <w:rPr>
            <w:noProof/>
          </w:rPr>
          <w:fldChar w:fldCharType="separate"/>
        </w:r>
        <w:r>
          <w:rPr>
            <w:noProof/>
          </w:rPr>
          <w:t>25</w:t>
        </w:r>
        <w:r>
          <w:rPr>
            <w:noProof/>
          </w:rPr>
          <w:fldChar w:fldCharType="end"/>
        </w:r>
        <w:r w:rsidRPr="00116986">
          <w:rPr>
            <w:rStyle w:val="Hyperlink"/>
            <w:noProof/>
          </w:rPr>
          <w:fldChar w:fldCharType="end"/>
        </w:r>
      </w:ins>
    </w:p>
    <w:p w14:paraId="10EF6786" w14:textId="46710428" w:rsidR="00E27AE5" w:rsidRDefault="00E27AE5">
      <w:pPr>
        <w:pStyle w:val="TOC2"/>
        <w:rPr>
          <w:ins w:id="72" w:author="Antony Stephen" w:date="2026-05-12T07:28:00Z" w16du:dateUtc="2026-05-12T12:28:00Z"/>
          <w:rFonts w:asciiTheme="minorHAnsi" w:hAnsiTheme="minorHAnsi"/>
          <w:noProof/>
          <w:kern w:val="2"/>
          <w:sz w:val="24"/>
          <w:szCs w:val="24"/>
          <w14:ligatures w14:val="standardContextual"/>
        </w:rPr>
      </w:pPr>
      <w:ins w:id="73"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"_Toc229463358"</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9.5 Global Orchestrator Pattern — Nested Workflows</w:t>
        </w:r>
        <w:r>
          <w:rPr>
            <w:noProof/>
          </w:rPr>
          <w:tab/>
        </w:r>
        <w:r>
          <w:rPr>
            <w:noProof/>
          </w:rPr>
          <w:fldChar w:fldCharType="begin"/>
        </w:r>
        <w:r>
          <w:rPr>
            <w:noProof/>
          </w:rPr>
          <w:instrText xml:space="preserve"> PAGEREF _Toc229463358 \h </w:instrText>
        </w:r>
      </w:ins>
      <w:r>
        <w:rPr>
          <w:noProof/>
        </w:rPr>
      </w:r>
      <w:ins w:id="74" w:author="Antony Stephen" w:date="2026-05-12T07:28:00Z" w16du:dateUtc="2026-05-12T12:28:00Z">
        <w:r>
          <w:rPr>
            <w:noProof/>
          </w:rPr>
          <w:fldChar w:fldCharType="separate"/>
        </w:r>
        <w:r>
          <w:rPr>
            <w:noProof/>
          </w:rPr>
          <w:t>26</w:t>
        </w:r>
        <w:r>
          <w:rPr>
            <w:noProof/>
          </w:rPr>
          <w:fldChar w:fldCharType="end"/>
        </w:r>
        <w:r w:rsidRPr="00116986">
          <w:rPr>
            <w:rStyle w:val="Hyperlink"/>
            <w:noProof/>
          </w:rPr>
          <w:fldChar w:fldCharType="end"/>
        </w:r>
      </w:ins>
    </w:p>
    <w:p w14:paraId="4B6345BD" w14:textId="772F7021" w:rsidR="00E27AE5" w:rsidRDefault="00E27AE5">
      <w:pPr>
        <w:pStyle w:val="TOC1"/>
        <w:rPr>
          <w:ins w:id="75" w:author="Antony Stephen" w:date="2026-05-12T07:28:00Z" w16du:dateUtc="2026-05-12T12:28:00Z"/>
          <w:rFonts w:asciiTheme="minorHAnsi" w:hAnsiTheme="minorHAnsi"/>
          <w:kern w:val="2"/>
          <w:szCs w:val="24"/>
          <w14:ligatures w14:val="standardContextual"/>
        </w:rPr>
      </w:pPr>
      <w:ins w:id="76"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"_Toc229463359"</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10. Orchestration Framework — LangGraph vs MAF</w:t>
        </w:r>
        <w:r>
          <w:tab/>
        </w:r>
        <w:r>
          <w:fldChar w:fldCharType="begin"/>
        </w:r>
        <w:r>
          <w:instrText xml:space="preserve"> PAGEREF _Toc229463359 \h </w:instrText>
        </w:r>
      </w:ins>
      <w:ins w:id="77" w:author="Antony Stephen" w:date="2026-05-12T07:28:00Z" w16du:dateUtc="2026-05-12T12:28:00Z">
        <w:r>
          <w:fldChar w:fldCharType="separate"/>
        </w:r>
        <w:r>
          <w:t>27</w:t>
        </w:r>
        <w:r>
          <w:fldChar w:fldCharType="end"/>
        </w:r>
        <w:r w:rsidRPr="00116986">
          <w:rPr>
            <w:rStyle w:val="Hyperlink"/>
          </w:rPr>
          <w:fldChar w:fldCharType="end"/>
        </w:r>
      </w:ins>
    </w:p>
    <w:p w14:paraId="3A773722" w14:textId="440C8834" w:rsidR="00E27AE5" w:rsidRDefault="00E27AE5">
      <w:pPr>
        <w:pStyle w:val="TOC2"/>
        <w:rPr>
          <w:ins w:id="78" w:author="Antony Stephen" w:date="2026-05-12T07:28:00Z" w16du:dateUtc="2026-05-12T12:28:00Z"/>
          <w:rFonts w:asciiTheme="minorHAnsi" w:hAnsiTheme="minorHAnsi"/>
          <w:noProof/>
          <w:kern w:val="2"/>
          <w:sz w:val="24"/>
          <w:szCs w:val="24"/>
          <w14:ligatures w14:val="standardContextual"/>
        </w:rPr>
      </w:pPr>
      <w:ins w:id="79" w:author="Antony Stephen" w:date="2026-05-12T07:28:00Z" w16du:dateUtc="2026-05-12T12:28:00Z">
        <w:r w:rsidRPr="00116986">
          <w:rPr>
            <w:rStyle w:val="Hyperlink"/>
            <w:noProof/>
          </w:rPr>
          <w:lastRenderedPageBreak/>
          <w:fldChar w:fldCharType="begin"/>
        </w:r>
        <w:r w:rsidRPr="00116986">
          <w:rPr>
            <w:rStyle w:val="Hyperlink"/>
            <w:noProof/>
          </w:rPr>
          <w:instrText xml:space="preserve"> </w:instrText>
        </w:r>
        <w:r>
          <w:rPr>
            <w:noProof/>
          </w:rPr>
          <w:instrText>HYPERLINK \l "_Toc229463360"</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10.1 Capability Comparison</w:t>
        </w:r>
        <w:r>
          <w:rPr>
            <w:noProof/>
          </w:rPr>
          <w:tab/>
        </w:r>
        <w:r>
          <w:rPr>
            <w:noProof/>
          </w:rPr>
          <w:fldChar w:fldCharType="begin"/>
        </w:r>
        <w:r>
          <w:rPr>
            <w:noProof/>
          </w:rPr>
          <w:instrText xml:space="preserve"> PAGEREF _Toc229463360 \h </w:instrText>
        </w:r>
      </w:ins>
      <w:r>
        <w:rPr>
          <w:noProof/>
        </w:rPr>
      </w:r>
      <w:ins w:id="80" w:author="Antony Stephen" w:date="2026-05-12T07:28:00Z" w16du:dateUtc="2026-05-12T12:28:00Z">
        <w:r>
          <w:rPr>
            <w:noProof/>
          </w:rPr>
          <w:fldChar w:fldCharType="separate"/>
        </w:r>
        <w:r>
          <w:rPr>
            <w:noProof/>
          </w:rPr>
          <w:t>27</w:t>
        </w:r>
        <w:r>
          <w:rPr>
            <w:noProof/>
          </w:rPr>
          <w:fldChar w:fldCharType="end"/>
        </w:r>
        <w:r w:rsidRPr="00116986">
          <w:rPr>
            <w:rStyle w:val="Hyperlink"/>
            <w:noProof/>
          </w:rPr>
          <w:fldChar w:fldCharType="end"/>
        </w:r>
      </w:ins>
    </w:p>
    <w:p w14:paraId="0A8AD42B" w14:textId="2878B105" w:rsidR="00E27AE5" w:rsidRDefault="00E27AE5">
      <w:pPr>
        <w:pStyle w:val="TOC2"/>
        <w:rPr>
          <w:ins w:id="81" w:author="Antony Stephen" w:date="2026-05-12T07:28:00Z" w16du:dateUtc="2026-05-12T12:28:00Z"/>
          <w:rFonts w:asciiTheme="minorHAnsi" w:hAnsiTheme="minorHAnsi"/>
          <w:noProof/>
          <w:kern w:val="2"/>
          <w:sz w:val="24"/>
          <w:szCs w:val="24"/>
          <w14:ligatures w14:val="standardContextual"/>
        </w:rPr>
      </w:pPr>
      <w:ins w:id="82"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"_Toc229463361"</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10.2 Compliance Posture</w:t>
        </w:r>
        <w:r>
          <w:rPr>
            <w:noProof/>
          </w:rPr>
          <w:tab/>
        </w:r>
        <w:r>
          <w:rPr>
            <w:noProof/>
          </w:rPr>
          <w:fldChar w:fldCharType="begin"/>
        </w:r>
        <w:r>
          <w:rPr>
            <w:noProof/>
          </w:rPr>
          <w:instrText xml:space="preserve"> PAGEREF _Toc229463361 \h </w:instrText>
        </w:r>
      </w:ins>
      <w:r>
        <w:rPr>
          <w:noProof/>
        </w:rPr>
      </w:r>
      <w:ins w:id="83" w:author="Antony Stephen" w:date="2026-05-12T07:28:00Z" w16du:dateUtc="2026-05-12T12:28:00Z">
        <w:r>
          <w:rPr>
            <w:noProof/>
          </w:rPr>
          <w:fldChar w:fldCharType="separate"/>
        </w:r>
        <w:r>
          <w:rPr>
            <w:noProof/>
          </w:rPr>
          <w:t>28</w:t>
        </w:r>
        <w:r>
          <w:rPr>
            <w:noProof/>
          </w:rPr>
          <w:fldChar w:fldCharType="end"/>
        </w:r>
        <w:r w:rsidRPr="00116986">
          <w:rPr>
            <w:rStyle w:val="Hyperlink"/>
            <w:noProof/>
          </w:rPr>
          <w:fldChar w:fldCharType="end"/>
        </w:r>
      </w:ins>
    </w:p>
    <w:p w14:paraId="0AFA2DAC" w14:textId="6350D74E" w:rsidR="00E27AE5" w:rsidRDefault="00E27AE5">
      <w:pPr>
        <w:pStyle w:val="TOC1"/>
        <w:rPr>
          <w:ins w:id="84" w:author="Antony Stephen" w:date="2026-05-12T07:28:00Z" w16du:dateUtc="2026-05-12T12:28:00Z"/>
          <w:rFonts w:asciiTheme="minorHAnsi" w:hAnsiTheme="minorHAnsi"/>
          <w:kern w:val="2"/>
          <w:szCs w:val="24"/>
          <w14:ligatures w14:val="standardContextual"/>
        </w:rPr>
      </w:pPr>
      <w:ins w:id="85"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"_Toc229463362"</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11. Communication Patterns</w:t>
        </w:r>
        <w:r>
          <w:tab/>
        </w:r>
        <w:r>
          <w:fldChar w:fldCharType="begin"/>
        </w:r>
        <w:r>
          <w:instrText xml:space="preserve"> PAGEREF _Toc229463362 \h </w:instrText>
        </w:r>
      </w:ins>
      <w:ins w:id="86" w:author="Antony Stephen" w:date="2026-05-12T07:28:00Z" w16du:dateUtc="2026-05-12T12:28:00Z">
        <w:r>
          <w:fldChar w:fldCharType="separate"/>
        </w:r>
        <w:r>
          <w:t>29</w:t>
        </w:r>
        <w:r>
          <w:fldChar w:fldCharType="end"/>
        </w:r>
        <w:r w:rsidRPr="00116986">
          <w:rPr>
            <w:rStyle w:val="Hyperlink"/>
          </w:rPr>
          <w:fldChar w:fldCharType="end"/>
        </w:r>
      </w:ins>
    </w:p>
    <w:p w14:paraId="3AB6CDDE" w14:textId="2E424C42" w:rsidR="00E27AE5" w:rsidRDefault="00E27AE5">
      <w:pPr>
        <w:pStyle w:val="TOC2"/>
        <w:rPr>
          <w:ins w:id="87" w:author="Antony Stephen" w:date="2026-05-12T07:28:00Z" w16du:dateUtc="2026-05-12T12:28:00Z"/>
          <w:rFonts w:asciiTheme="minorHAnsi" w:hAnsiTheme="minorHAnsi"/>
          <w:noProof/>
          <w:kern w:val="2"/>
          <w:sz w:val="24"/>
          <w:szCs w:val="24"/>
          <w14:ligatures w14:val="standardContextual"/>
        </w:rPr>
      </w:pPr>
      <w:ins w:id="88"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"_Toc229463363"</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11.1 Default — Direct Orchestrator-to-Orchestrator Calls</w:t>
        </w:r>
        <w:r>
          <w:rPr>
            <w:noProof/>
          </w:rPr>
          <w:tab/>
        </w:r>
        <w:r>
          <w:rPr>
            <w:noProof/>
          </w:rPr>
          <w:fldChar w:fldCharType="begin"/>
        </w:r>
        <w:r>
          <w:rPr>
            <w:noProof/>
          </w:rPr>
          <w:instrText xml:space="preserve"> PAGEREF _Toc229463363 \h </w:instrText>
        </w:r>
      </w:ins>
      <w:r>
        <w:rPr>
          <w:noProof/>
        </w:rPr>
      </w:r>
      <w:ins w:id="89" w:author="Antony Stephen" w:date="2026-05-12T07:28:00Z" w16du:dateUtc="2026-05-12T12:28:00Z">
        <w:r>
          <w:rPr>
            <w:noProof/>
          </w:rPr>
          <w:fldChar w:fldCharType="separate"/>
        </w:r>
        <w:r>
          <w:rPr>
            <w:noProof/>
          </w:rPr>
          <w:t>29</w:t>
        </w:r>
        <w:r>
          <w:rPr>
            <w:noProof/>
          </w:rPr>
          <w:fldChar w:fldCharType="end"/>
        </w:r>
        <w:r w:rsidRPr="00116986">
          <w:rPr>
            <w:rStyle w:val="Hyperlink"/>
            <w:noProof/>
          </w:rPr>
          <w:fldChar w:fldCharType="end"/>
        </w:r>
      </w:ins>
    </w:p>
    <w:p w14:paraId="120481D6" w14:textId="45D27035" w:rsidR="00E27AE5" w:rsidRDefault="00E27AE5">
      <w:pPr>
        <w:pStyle w:val="TOC2"/>
        <w:rPr>
          <w:ins w:id="90" w:author="Antony Stephen" w:date="2026-05-12T07:28:00Z" w16du:dateUtc="2026-05-12T12:28:00Z"/>
          <w:rFonts w:asciiTheme="minorHAnsi" w:hAnsiTheme="minorHAnsi"/>
          <w:noProof/>
          <w:kern w:val="2"/>
          <w:sz w:val="24"/>
          <w:szCs w:val="24"/>
          <w14:ligatures w14:val="standardContextual"/>
        </w:rPr>
      </w:pPr>
      <w:ins w:id="91"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"_Toc229463364"</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11.2 Azure Event Hub for Bursty Workloads</w:t>
        </w:r>
        <w:r>
          <w:rPr>
            <w:noProof/>
          </w:rPr>
          <w:tab/>
        </w:r>
        <w:r>
          <w:rPr>
            <w:noProof/>
          </w:rPr>
          <w:fldChar w:fldCharType="begin"/>
        </w:r>
        <w:r>
          <w:rPr>
            <w:noProof/>
          </w:rPr>
          <w:instrText xml:space="preserve"> PAGEREF _Toc229463364 \h </w:instrText>
        </w:r>
      </w:ins>
      <w:r>
        <w:rPr>
          <w:noProof/>
        </w:rPr>
      </w:r>
      <w:ins w:id="92" w:author="Antony Stephen" w:date="2026-05-12T07:28:00Z" w16du:dateUtc="2026-05-12T12:28:00Z">
        <w:r>
          <w:rPr>
            <w:noProof/>
          </w:rPr>
          <w:fldChar w:fldCharType="separate"/>
        </w:r>
        <w:r>
          <w:rPr>
            <w:noProof/>
          </w:rPr>
          <w:t>29</w:t>
        </w:r>
        <w:r>
          <w:rPr>
            <w:noProof/>
          </w:rPr>
          <w:fldChar w:fldCharType="end"/>
        </w:r>
        <w:r w:rsidRPr="00116986">
          <w:rPr>
            <w:rStyle w:val="Hyperlink"/>
            <w:noProof/>
          </w:rPr>
          <w:fldChar w:fldCharType="end"/>
        </w:r>
      </w:ins>
    </w:p>
    <w:p w14:paraId="51F5AD75" w14:textId="47B28D7E" w:rsidR="00E27AE5" w:rsidRDefault="00E27AE5">
      <w:pPr>
        <w:pStyle w:val="TOC2"/>
        <w:rPr>
          <w:ins w:id="93" w:author="Antony Stephen" w:date="2026-05-12T07:28:00Z" w16du:dateUtc="2026-05-12T12:28:00Z"/>
          <w:rFonts w:asciiTheme="minorHAnsi" w:hAnsiTheme="minorHAnsi"/>
          <w:noProof/>
          <w:kern w:val="2"/>
          <w:sz w:val="24"/>
          <w:szCs w:val="24"/>
          <w14:ligatures w14:val="standardContextual"/>
        </w:rPr>
      </w:pPr>
      <w:ins w:id="94"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"_Toc229463365"</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11.3 Decision Matrix</w:t>
        </w:r>
        <w:r>
          <w:rPr>
            <w:noProof/>
          </w:rPr>
          <w:tab/>
        </w:r>
        <w:r>
          <w:rPr>
            <w:noProof/>
          </w:rPr>
          <w:fldChar w:fldCharType="begin"/>
        </w:r>
        <w:r>
          <w:rPr>
            <w:noProof/>
          </w:rPr>
          <w:instrText xml:space="preserve"> PAGEREF _Toc229463365 \h </w:instrText>
        </w:r>
      </w:ins>
      <w:r>
        <w:rPr>
          <w:noProof/>
        </w:rPr>
      </w:r>
      <w:ins w:id="95" w:author="Antony Stephen" w:date="2026-05-12T07:28:00Z" w16du:dateUtc="2026-05-12T12:28:00Z">
        <w:r>
          <w:rPr>
            <w:noProof/>
          </w:rPr>
          <w:fldChar w:fldCharType="separate"/>
        </w:r>
        <w:r>
          <w:rPr>
            <w:noProof/>
          </w:rPr>
          <w:t>29</w:t>
        </w:r>
        <w:r>
          <w:rPr>
            <w:noProof/>
          </w:rPr>
          <w:fldChar w:fldCharType="end"/>
        </w:r>
        <w:r w:rsidRPr="00116986">
          <w:rPr>
            <w:rStyle w:val="Hyperlink"/>
            <w:noProof/>
          </w:rPr>
          <w:fldChar w:fldCharType="end"/>
        </w:r>
      </w:ins>
    </w:p>
    <w:p w14:paraId="590C3C9E" w14:textId="7C5235B8" w:rsidR="00E27AE5" w:rsidRDefault="00E27AE5">
      <w:pPr>
        <w:pStyle w:val="TOC1"/>
        <w:rPr>
          <w:ins w:id="96" w:author="Antony Stephen" w:date="2026-05-12T07:28:00Z" w16du:dateUtc="2026-05-12T12:28:00Z"/>
          <w:rFonts w:asciiTheme="minorHAnsi" w:hAnsiTheme="minorHAnsi"/>
          <w:kern w:val="2"/>
          <w:szCs w:val="24"/>
          <w14:ligatures w14:val="standardContextual"/>
        </w:rPr>
      </w:pPr>
      <w:ins w:id="97"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"_Toc229463366"</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12. Platform AI Agents</w:t>
        </w:r>
        <w:r>
          <w:tab/>
        </w:r>
        <w:r>
          <w:fldChar w:fldCharType="begin"/>
        </w:r>
        <w:r>
          <w:instrText xml:space="preserve"> PAGEREF _Toc229463366 \h </w:instrText>
        </w:r>
      </w:ins>
      <w:ins w:id="98" w:author="Antony Stephen" w:date="2026-05-12T07:28:00Z" w16du:dateUtc="2026-05-12T12:28:00Z">
        <w:r>
          <w:fldChar w:fldCharType="separate"/>
        </w:r>
        <w:r>
          <w:t>31</w:t>
        </w:r>
        <w:r>
          <w:fldChar w:fldCharType="end"/>
        </w:r>
        <w:r w:rsidRPr="00116986">
          <w:rPr>
            <w:rStyle w:val="Hyperlink"/>
          </w:rPr>
          <w:fldChar w:fldCharType="end"/>
        </w:r>
      </w:ins>
    </w:p>
    <w:p w14:paraId="457E4E71" w14:textId="585E95B1" w:rsidR="00E27AE5" w:rsidRDefault="00E27AE5">
      <w:pPr>
        <w:pStyle w:val="TOC2"/>
        <w:rPr>
          <w:ins w:id="99" w:author="Antony Stephen" w:date="2026-05-12T07:28:00Z" w16du:dateUtc="2026-05-12T12:28:00Z"/>
          <w:rFonts w:asciiTheme="minorHAnsi" w:hAnsiTheme="minorHAnsi"/>
          <w:noProof/>
          <w:kern w:val="2"/>
          <w:sz w:val="24"/>
          <w:szCs w:val="24"/>
          <w14:ligatures w14:val="standardContextual"/>
        </w:rPr>
      </w:pPr>
      <w:ins w:id="100"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"_Toc229463367"</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12.1 Onboarding Agent</w:t>
        </w:r>
        <w:r>
          <w:rPr>
            <w:noProof/>
          </w:rPr>
          <w:tab/>
        </w:r>
        <w:r>
          <w:rPr>
            <w:noProof/>
          </w:rPr>
          <w:fldChar w:fldCharType="begin"/>
        </w:r>
        <w:r>
          <w:rPr>
            <w:noProof/>
          </w:rPr>
          <w:instrText xml:space="preserve"> PAGEREF _Toc229463367 \h </w:instrText>
        </w:r>
      </w:ins>
      <w:r>
        <w:rPr>
          <w:noProof/>
        </w:rPr>
      </w:r>
      <w:ins w:id="101" w:author="Antony Stephen" w:date="2026-05-12T07:28:00Z" w16du:dateUtc="2026-05-12T12:28:00Z">
        <w:r>
          <w:rPr>
            <w:noProof/>
          </w:rPr>
          <w:fldChar w:fldCharType="separate"/>
        </w:r>
        <w:r>
          <w:rPr>
            <w:noProof/>
          </w:rPr>
          <w:t>31</w:t>
        </w:r>
        <w:r>
          <w:rPr>
            <w:noProof/>
          </w:rPr>
          <w:fldChar w:fldCharType="end"/>
        </w:r>
        <w:r w:rsidRPr="00116986">
          <w:rPr>
            <w:rStyle w:val="Hyperlink"/>
            <w:noProof/>
          </w:rPr>
          <w:fldChar w:fldCharType="end"/>
        </w:r>
      </w:ins>
    </w:p>
    <w:p w14:paraId="1994251D" w14:textId="31151D10" w:rsidR="00E27AE5" w:rsidRDefault="00E27AE5">
      <w:pPr>
        <w:pStyle w:val="TOC2"/>
        <w:rPr>
          <w:ins w:id="102" w:author="Antony Stephen" w:date="2026-05-12T07:28:00Z" w16du:dateUtc="2026-05-12T12:28:00Z"/>
          <w:rFonts w:asciiTheme="minorHAnsi" w:hAnsiTheme="minorHAnsi"/>
          <w:noProof/>
          <w:kern w:val="2"/>
          <w:sz w:val="24"/>
          <w:szCs w:val="24"/>
          <w14:ligatures w14:val="standardContextual"/>
        </w:rPr>
      </w:pPr>
      <w:ins w:id="103"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"_Toc229463368"</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12.2 Evaluation Agent</w:t>
        </w:r>
        <w:r>
          <w:rPr>
            <w:noProof/>
          </w:rPr>
          <w:tab/>
        </w:r>
        <w:r>
          <w:rPr>
            <w:noProof/>
          </w:rPr>
          <w:fldChar w:fldCharType="begin"/>
        </w:r>
        <w:r>
          <w:rPr>
            <w:noProof/>
          </w:rPr>
          <w:instrText xml:space="preserve"> PAGEREF _Toc229463368 \h </w:instrText>
        </w:r>
      </w:ins>
      <w:r>
        <w:rPr>
          <w:noProof/>
        </w:rPr>
      </w:r>
      <w:ins w:id="104" w:author="Antony Stephen" w:date="2026-05-12T07:28:00Z" w16du:dateUtc="2026-05-12T12:28:00Z">
        <w:r>
          <w:rPr>
            <w:noProof/>
          </w:rPr>
          <w:fldChar w:fldCharType="separate"/>
        </w:r>
        <w:r>
          <w:rPr>
            <w:noProof/>
          </w:rPr>
          <w:t>33</w:t>
        </w:r>
        <w:r>
          <w:rPr>
            <w:noProof/>
          </w:rPr>
          <w:fldChar w:fldCharType="end"/>
        </w:r>
        <w:r w:rsidRPr="00116986">
          <w:rPr>
            <w:rStyle w:val="Hyperlink"/>
            <w:noProof/>
          </w:rPr>
          <w:fldChar w:fldCharType="end"/>
        </w:r>
      </w:ins>
    </w:p>
    <w:p w14:paraId="636077C4" w14:textId="746E52B4" w:rsidR="00E27AE5" w:rsidRDefault="00E27AE5">
      <w:pPr>
        <w:pStyle w:val="TOC2"/>
        <w:rPr>
          <w:ins w:id="105" w:author="Antony Stephen" w:date="2026-05-12T07:28:00Z" w16du:dateUtc="2026-05-12T12:28:00Z"/>
          <w:rFonts w:asciiTheme="minorHAnsi" w:hAnsiTheme="minorHAnsi"/>
          <w:noProof/>
          <w:kern w:val="2"/>
          <w:sz w:val="24"/>
          <w:szCs w:val="24"/>
          <w14:ligatures w14:val="standardContextual"/>
        </w:rPr>
      </w:pPr>
      <w:ins w:id="106"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"_Toc229463369"</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12.3 Discovery Agent</w:t>
        </w:r>
        <w:r>
          <w:rPr>
            <w:noProof/>
          </w:rPr>
          <w:tab/>
        </w:r>
        <w:r>
          <w:rPr>
            <w:noProof/>
          </w:rPr>
          <w:fldChar w:fldCharType="begin"/>
        </w:r>
        <w:r>
          <w:rPr>
            <w:noProof/>
          </w:rPr>
          <w:instrText xml:space="preserve"> PAGEREF _Toc229463369 \h </w:instrText>
        </w:r>
      </w:ins>
      <w:r>
        <w:rPr>
          <w:noProof/>
        </w:rPr>
      </w:r>
      <w:ins w:id="107" w:author="Antony Stephen" w:date="2026-05-12T07:28:00Z" w16du:dateUtc="2026-05-12T12:28:00Z">
        <w:r>
          <w:rPr>
            <w:noProof/>
          </w:rPr>
          <w:fldChar w:fldCharType="separate"/>
        </w:r>
        <w:r>
          <w:rPr>
            <w:noProof/>
          </w:rPr>
          <w:t>35</w:t>
        </w:r>
        <w:r>
          <w:rPr>
            <w:noProof/>
          </w:rPr>
          <w:fldChar w:fldCharType="end"/>
        </w:r>
        <w:r w:rsidRPr="00116986">
          <w:rPr>
            <w:rStyle w:val="Hyperlink"/>
            <w:noProof/>
          </w:rPr>
          <w:fldChar w:fldCharType="end"/>
        </w:r>
      </w:ins>
    </w:p>
    <w:p w14:paraId="06DF76D1" w14:textId="6E6C2224" w:rsidR="00E27AE5" w:rsidRDefault="00E27AE5">
      <w:pPr>
        <w:pStyle w:val="TOC2"/>
        <w:rPr>
          <w:ins w:id="108" w:author="Antony Stephen" w:date="2026-05-12T07:28:00Z" w16du:dateUtc="2026-05-12T12:28:00Z"/>
          <w:rFonts w:asciiTheme="minorHAnsi" w:hAnsiTheme="minorHAnsi"/>
          <w:noProof/>
          <w:kern w:val="2"/>
          <w:sz w:val="24"/>
          <w:szCs w:val="24"/>
          <w14:ligatures w14:val="standardContextual"/>
        </w:rPr>
      </w:pPr>
      <w:ins w:id="109"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"_Toc229463370"</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12.4 Observability, Security &amp; Governance Agent</w:t>
        </w:r>
        <w:r>
          <w:rPr>
            <w:noProof/>
          </w:rPr>
          <w:tab/>
        </w:r>
        <w:r>
          <w:rPr>
            <w:noProof/>
          </w:rPr>
          <w:fldChar w:fldCharType="begin"/>
        </w:r>
        <w:r>
          <w:rPr>
            <w:noProof/>
          </w:rPr>
          <w:instrText xml:space="preserve"> PAGEREF _Toc229463370 \h </w:instrText>
        </w:r>
      </w:ins>
      <w:r>
        <w:rPr>
          <w:noProof/>
        </w:rPr>
      </w:r>
      <w:ins w:id="110" w:author="Antony Stephen" w:date="2026-05-12T07:28:00Z" w16du:dateUtc="2026-05-12T12:28:00Z">
        <w:r>
          <w:rPr>
            <w:noProof/>
          </w:rPr>
          <w:fldChar w:fldCharType="separate"/>
        </w:r>
        <w:r>
          <w:rPr>
            <w:noProof/>
          </w:rPr>
          <w:t>36</w:t>
        </w:r>
        <w:r>
          <w:rPr>
            <w:noProof/>
          </w:rPr>
          <w:fldChar w:fldCharType="end"/>
        </w:r>
        <w:r w:rsidRPr="00116986">
          <w:rPr>
            <w:rStyle w:val="Hyperlink"/>
            <w:noProof/>
          </w:rPr>
          <w:fldChar w:fldCharType="end"/>
        </w:r>
      </w:ins>
    </w:p>
    <w:p w14:paraId="45DDF6E2" w14:textId="10E7A8F0" w:rsidR="00E27AE5" w:rsidRDefault="00E27AE5">
      <w:pPr>
        <w:pStyle w:val="TOC1"/>
        <w:rPr>
          <w:ins w:id="111" w:author="Antony Stephen" w:date="2026-05-12T07:28:00Z" w16du:dateUtc="2026-05-12T12:28:00Z"/>
          <w:rFonts w:asciiTheme="minorHAnsi" w:hAnsiTheme="minorHAnsi"/>
          <w:kern w:val="2"/>
          <w:szCs w:val="24"/>
          <w14:ligatures w14:val="standardContextual"/>
        </w:rPr>
      </w:pPr>
      <w:ins w:id="112"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"_Toc229463371"</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13. Azure AI Foundry Capability Mapping</w:t>
        </w:r>
        <w:r>
          <w:tab/>
        </w:r>
        <w:r>
          <w:fldChar w:fldCharType="begin"/>
        </w:r>
        <w:r>
          <w:instrText xml:space="preserve"> PAGEREF _Toc229463371 \h </w:instrText>
        </w:r>
      </w:ins>
      <w:ins w:id="113" w:author="Antony Stephen" w:date="2026-05-12T07:28:00Z" w16du:dateUtc="2026-05-12T12:28:00Z">
        <w:r>
          <w:fldChar w:fldCharType="separate"/>
        </w:r>
        <w:r>
          <w:t>39</w:t>
        </w:r>
        <w:r>
          <w:fldChar w:fldCharType="end"/>
        </w:r>
        <w:r w:rsidRPr="00116986">
          <w:rPr>
            <w:rStyle w:val="Hyperlink"/>
          </w:rPr>
          <w:fldChar w:fldCharType="end"/>
        </w:r>
      </w:ins>
    </w:p>
    <w:p w14:paraId="6F551676" w14:textId="5D8FEC2C" w:rsidR="00E27AE5" w:rsidRDefault="00E27AE5">
      <w:pPr>
        <w:pStyle w:val="TOC1"/>
        <w:rPr>
          <w:ins w:id="114" w:author="Antony Stephen" w:date="2026-05-12T07:28:00Z" w16du:dateUtc="2026-05-12T12:28:00Z"/>
          <w:rFonts w:asciiTheme="minorHAnsi" w:hAnsiTheme="minorHAnsi"/>
          <w:kern w:val="2"/>
          <w:szCs w:val="24"/>
          <w14:ligatures w14:val="standardContextual"/>
        </w:rPr>
      </w:pPr>
      <w:ins w:id="115"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"_Toc229463372"</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14. Security, Compliance and Governance</w:t>
        </w:r>
        <w:r>
          <w:tab/>
        </w:r>
        <w:r>
          <w:fldChar w:fldCharType="begin"/>
        </w:r>
        <w:r>
          <w:instrText xml:space="preserve"> PAGEREF _Toc229463372 \h </w:instrText>
        </w:r>
      </w:ins>
      <w:ins w:id="116" w:author="Antony Stephen" w:date="2026-05-12T07:28:00Z" w16du:dateUtc="2026-05-12T12:28:00Z">
        <w:r>
          <w:fldChar w:fldCharType="separate"/>
        </w:r>
        <w:r>
          <w:t>41</w:t>
        </w:r>
        <w:r>
          <w:fldChar w:fldCharType="end"/>
        </w:r>
        <w:r w:rsidRPr="00116986">
          <w:rPr>
            <w:rStyle w:val="Hyperlink"/>
          </w:rPr>
          <w:fldChar w:fldCharType="end"/>
        </w:r>
      </w:ins>
    </w:p>
    <w:p w14:paraId="2E4BAF52" w14:textId="2363799B" w:rsidR="00E27AE5" w:rsidRDefault="00E27AE5">
      <w:pPr>
        <w:pStyle w:val="TOC2"/>
        <w:rPr>
          <w:ins w:id="117" w:author="Antony Stephen" w:date="2026-05-12T07:28:00Z" w16du:dateUtc="2026-05-12T12:28:00Z"/>
          <w:rFonts w:asciiTheme="minorHAnsi" w:hAnsiTheme="minorHAnsi"/>
          <w:noProof/>
          <w:kern w:val="2"/>
          <w:sz w:val="24"/>
          <w:szCs w:val="24"/>
          <w14:ligatures w14:val="standardContextual"/>
        </w:rPr>
      </w:pPr>
      <w:ins w:id="118"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"_Toc229463373"</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14.1 Identity and Access</w:t>
        </w:r>
        <w:r>
          <w:rPr>
            <w:noProof/>
          </w:rPr>
          <w:tab/>
        </w:r>
        <w:r>
          <w:rPr>
            <w:noProof/>
          </w:rPr>
          <w:fldChar w:fldCharType="begin"/>
        </w:r>
        <w:r>
          <w:rPr>
            <w:noProof/>
          </w:rPr>
          <w:instrText xml:space="preserve"> PAGEREF _Toc229463373 \h </w:instrText>
        </w:r>
      </w:ins>
      <w:r>
        <w:rPr>
          <w:noProof/>
        </w:rPr>
      </w:r>
      <w:ins w:id="119" w:author="Antony Stephen" w:date="2026-05-12T07:28:00Z" w16du:dateUtc="2026-05-12T12:28:00Z">
        <w:r>
          <w:rPr>
            <w:noProof/>
          </w:rPr>
          <w:fldChar w:fldCharType="separate"/>
        </w:r>
        <w:r>
          <w:rPr>
            <w:noProof/>
          </w:rPr>
          <w:t>41</w:t>
        </w:r>
        <w:r>
          <w:rPr>
            <w:noProof/>
          </w:rPr>
          <w:fldChar w:fldCharType="end"/>
        </w:r>
        <w:r w:rsidRPr="00116986">
          <w:rPr>
            <w:rStyle w:val="Hyperlink"/>
            <w:noProof/>
          </w:rPr>
          <w:fldChar w:fldCharType="end"/>
        </w:r>
      </w:ins>
    </w:p>
    <w:p w14:paraId="28919968" w14:textId="4EDA736A" w:rsidR="00E27AE5" w:rsidRDefault="00E27AE5">
      <w:pPr>
        <w:pStyle w:val="TOC2"/>
        <w:rPr>
          <w:ins w:id="120" w:author="Antony Stephen" w:date="2026-05-12T07:28:00Z" w16du:dateUtc="2026-05-12T12:28:00Z"/>
          <w:rFonts w:asciiTheme="minorHAnsi" w:hAnsiTheme="minorHAnsi"/>
          <w:noProof/>
          <w:kern w:val="2"/>
          <w:sz w:val="24"/>
          <w:szCs w:val="24"/>
          <w14:ligatures w14:val="standardContextual"/>
        </w:rPr>
      </w:pPr>
      <w:ins w:id="121"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"_Toc229463374"</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14.2 Network and Secrets</w:t>
        </w:r>
        <w:r>
          <w:rPr>
            <w:noProof/>
          </w:rPr>
          <w:tab/>
        </w:r>
        <w:r>
          <w:rPr>
            <w:noProof/>
          </w:rPr>
          <w:fldChar w:fldCharType="begin"/>
        </w:r>
        <w:r>
          <w:rPr>
            <w:noProof/>
          </w:rPr>
          <w:instrText xml:space="preserve"> PAGEREF _Toc229463374 \h </w:instrText>
        </w:r>
      </w:ins>
      <w:r>
        <w:rPr>
          <w:noProof/>
        </w:rPr>
      </w:r>
      <w:ins w:id="122" w:author="Antony Stephen" w:date="2026-05-12T07:28:00Z" w16du:dateUtc="2026-05-12T12:28:00Z">
        <w:r>
          <w:rPr>
            <w:noProof/>
          </w:rPr>
          <w:fldChar w:fldCharType="separate"/>
        </w:r>
        <w:r>
          <w:rPr>
            <w:noProof/>
          </w:rPr>
          <w:t>42</w:t>
        </w:r>
        <w:r>
          <w:rPr>
            <w:noProof/>
          </w:rPr>
          <w:fldChar w:fldCharType="end"/>
        </w:r>
        <w:r w:rsidRPr="00116986">
          <w:rPr>
            <w:rStyle w:val="Hyperlink"/>
            <w:noProof/>
          </w:rPr>
          <w:fldChar w:fldCharType="end"/>
        </w:r>
      </w:ins>
    </w:p>
    <w:p w14:paraId="74B70298" w14:textId="33DE1606" w:rsidR="00E27AE5" w:rsidRDefault="00E27AE5">
      <w:pPr>
        <w:pStyle w:val="TOC2"/>
        <w:rPr>
          <w:ins w:id="123" w:author="Antony Stephen" w:date="2026-05-12T07:28:00Z" w16du:dateUtc="2026-05-12T12:28:00Z"/>
          <w:rFonts w:asciiTheme="minorHAnsi" w:hAnsiTheme="minorHAnsi"/>
          <w:noProof/>
          <w:kern w:val="2"/>
          <w:sz w:val="24"/>
          <w:szCs w:val="24"/>
          <w14:ligatures w14:val="standardContextual"/>
        </w:rPr>
      </w:pPr>
      <w:ins w:id="124"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"_Toc229463375"</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14.3 Data Protection</w:t>
        </w:r>
        <w:r>
          <w:rPr>
            <w:noProof/>
          </w:rPr>
          <w:tab/>
        </w:r>
        <w:r>
          <w:rPr>
            <w:noProof/>
          </w:rPr>
          <w:fldChar w:fldCharType="begin"/>
        </w:r>
        <w:r>
          <w:rPr>
            <w:noProof/>
          </w:rPr>
          <w:instrText xml:space="preserve"> PAGEREF _Toc229463375 \h </w:instrText>
        </w:r>
      </w:ins>
      <w:r>
        <w:rPr>
          <w:noProof/>
        </w:rPr>
      </w:r>
      <w:ins w:id="125" w:author="Antony Stephen" w:date="2026-05-12T07:28:00Z" w16du:dateUtc="2026-05-12T12:28:00Z">
        <w:r>
          <w:rPr>
            <w:noProof/>
          </w:rPr>
          <w:fldChar w:fldCharType="separate"/>
        </w:r>
        <w:r>
          <w:rPr>
            <w:noProof/>
          </w:rPr>
          <w:t>42</w:t>
        </w:r>
        <w:r>
          <w:rPr>
            <w:noProof/>
          </w:rPr>
          <w:fldChar w:fldCharType="end"/>
        </w:r>
        <w:r w:rsidRPr="00116986">
          <w:rPr>
            <w:rStyle w:val="Hyperlink"/>
            <w:noProof/>
          </w:rPr>
          <w:fldChar w:fldCharType="end"/>
        </w:r>
      </w:ins>
    </w:p>
    <w:p w14:paraId="2BEB7CED" w14:textId="13CA9040" w:rsidR="00E27AE5" w:rsidRDefault="00E27AE5">
      <w:pPr>
        <w:pStyle w:val="TOC2"/>
        <w:rPr>
          <w:ins w:id="126" w:author="Antony Stephen" w:date="2026-05-12T07:28:00Z" w16du:dateUtc="2026-05-12T12:28:00Z"/>
          <w:rFonts w:asciiTheme="minorHAnsi" w:hAnsiTheme="minorHAnsi"/>
          <w:noProof/>
          <w:kern w:val="2"/>
          <w:sz w:val="24"/>
          <w:szCs w:val="24"/>
          <w14:ligatures w14:val="standardContextual"/>
        </w:rPr>
      </w:pPr>
      <w:ins w:id="127"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"_Toc229463376"</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14.4 Governance Controls</w:t>
        </w:r>
        <w:r>
          <w:rPr>
            <w:noProof/>
          </w:rPr>
          <w:tab/>
        </w:r>
        <w:r>
          <w:rPr>
            <w:noProof/>
          </w:rPr>
          <w:fldChar w:fldCharType="begin"/>
        </w:r>
        <w:r>
          <w:rPr>
            <w:noProof/>
          </w:rPr>
          <w:instrText xml:space="preserve"> PAGEREF _Toc229463376 \h </w:instrText>
        </w:r>
      </w:ins>
      <w:r>
        <w:rPr>
          <w:noProof/>
        </w:rPr>
      </w:r>
      <w:ins w:id="128" w:author="Antony Stephen" w:date="2026-05-12T07:28:00Z" w16du:dateUtc="2026-05-12T12:28:00Z">
        <w:r>
          <w:rPr>
            <w:noProof/>
          </w:rPr>
          <w:fldChar w:fldCharType="separate"/>
        </w:r>
        <w:r>
          <w:rPr>
            <w:noProof/>
          </w:rPr>
          <w:t>42</w:t>
        </w:r>
        <w:r>
          <w:rPr>
            <w:noProof/>
          </w:rPr>
          <w:fldChar w:fldCharType="end"/>
        </w:r>
        <w:r w:rsidRPr="00116986">
          <w:rPr>
            <w:rStyle w:val="Hyperlink"/>
            <w:noProof/>
          </w:rPr>
          <w:fldChar w:fldCharType="end"/>
        </w:r>
      </w:ins>
    </w:p>
    <w:p w14:paraId="042465BF" w14:textId="4770650D" w:rsidR="00E27AE5" w:rsidRDefault="00E27AE5">
      <w:pPr>
        <w:pStyle w:val="TOC1"/>
        <w:rPr>
          <w:ins w:id="129" w:author="Antony Stephen" w:date="2026-05-12T07:28:00Z" w16du:dateUtc="2026-05-12T12:28:00Z"/>
          <w:rFonts w:asciiTheme="minorHAnsi" w:hAnsiTheme="minorHAnsi"/>
          <w:kern w:val="2"/>
          <w:szCs w:val="24"/>
          <w14:ligatures w14:val="standardContextual"/>
        </w:rPr>
      </w:pPr>
      <w:ins w:id="130"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"_Toc229463377"</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15. Data and Observability</w:t>
        </w:r>
        <w:r>
          <w:tab/>
        </w:r>
        <w:r>
          <w:fldChar w:fldCharType="begin"/>
        </w:r>
        <w:r>
          <w:instrText xml:space="preserve"> PAGEREF _Toc229463377 \h </w:instrText>
        </w:r>
      </w:ins>
      <w:ins w:id="131" w:author="Antony Stephen" w:date="2026-05-12T07:28:00Z" w16du:dateUtc="2026-05-12T12:28:00Z">
        <w:r>
          <w:fldChar w:fldCharType="separate"/>
        </w:r>
        <w:r>
          <w:t>43</w:t>
        </w:r>
        <w:r>
          <w:fldChar w:fldCharType="end"/>
        </w:r>
        <w:r w:rsidRPr="00116986">
          <w:rPr>
            <w:rStyle w:val="Hyperlink"/>
          </w:rPr>
          <w:fldChar w:fldCharType="end"/>
        </w:r>
      </w:ins>
    </w:p>
    <w:p w14:paraId="035FF51B" w14:textId="116F2E66" w:rsidR="00E27AE5" w:rsidRDefault="00E27AE5">
      <w:pPr>
        <w:pStyle w:val="TOC2"/>
        <w:rPr>
          <w:ins w:id="132" w:author="Antony Stephen" w:date="2026-05-12T07:28:00Z" w16du:dateUtc="2026-05-12T12:28:00Z"/>
          <w:rFonts w:asciiTheme="minorHAnsi" w:hAnsiTheme="minorHAnsi"/>
          <w:noProof/>
          <w:kern w:val="2"/>
          <w:sz w:val="24"/>
          <w:szCs w:val="24"/>
          <w14:ligatures w14:val="standardContextual"/>
        </w:rPr>
      </w:pPr>
      <w:ins w:id="133"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"_Toc229463378"</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15.1 Three-Tier Memory</w:t>
        </w:r>
        <w:r>
          <w:rPr>
            <w:noProof/>
          </w:rPr>
          <w:tab/>
        </w:r>
        <w:r>
          <w:rPr>
            <w:noProof/>
          </w:rPr>
          <w:fldChar w:fldCharType="begin"/>
        </w:r>
        <w:r>
          <w:rPr>
            <w:noProof/>
          </w:rPr>
          <w:instrText xml:space="preserve"> PAGEREF _Toc229463378 \h </w:instrText>
        </w:r>
      </w:ins>
      <w:r>
        <w:rPr>
          <w:noProof/>
        </w:rPr>
      </w:r>
      <w:ins w:id="134" w:author="Antony Stephen" w:date="2026-05-12T07:28:00Z" w16du:dateUtc="2026-05-12T12:28:00Z">
        <w:r>
          <w:rPr>
            <w:noProof/>
          </w:rPr>
          <w:fldChar w:fldCharType="separate"/>
        </w:r>
        <w:r>
          <w:rPr>
            <w:noProof/>
          </w:rPr>
          <w:t>43</w:t>
        </w:r>
        <w:r>
          <w:rPr>
            <w:noProof/>
          </w:rPr>
          <w:fldChar w:fldCharType="end"/>
        </w:r>
        <w:r w:rsidRPr="00116986">
          <w:rPr>
            <w:rStyle w:val="Hyperlink"/>
            <w:noProof/>
          </w:rPr>
          <w:fldChar w:fldCharType="end"/>
        </w:r>
      </w:ins>
    </w:p>
    <w:p w14:paraId="134AC070" w14:textId="327C2283" w:rsidR="00E27AE5" w:rsidRDefault="00E27AE5">
      <w:pPr>
        <w:pStyle w:val="TOC2"/>
        <w:rPr>
          <w:ins w:id="135" w:author="Antony Stephen" w:date="2026-05-12T07:28:00Z" w16du:dateUtc="2026-05-12T12:28:00Z"/>
          <w:rFonts w:asciiTheme="minorHAnsi" w:hAnsiTheme="minorHAnsi"/>
          <w:noProof/>
          <w:kern w:val="2"/>
          <w:sz w:val="24"/>
          <w:szCs w:val="24"/>
          <w14:ligatures w14:val="standardContextual"/>
        </w:rPr>
      </w:pPr>
      <w:ins w:id="136"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"_Toc229463379"</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15.2 Observability Stack</w:t>
        </w:r>
        <w:r>
          <w:rPr>
            <w:noProof/>
          </w:rPr>
          <w:tab/>
        </w:r>
        <w:r>
          <w:rPr>
            <w:noProof/>
          </w:rPr>
          <w:fldChar w:fldCharType="begin"/>
        </w:r>
        <w:r>
          <w:rPr>
            <w:noProof/>
          </w:rPr>
          <w:instrText xml:space="preserve"> PAGEREF _Toc229463379 \h </w:instrText>
        </w:r>
      </w:ins>
      <w:r>
        <w:rPr>
          <w:noProof/>
        </w:rPr>
      </w:r>
      <w:ins w:id="137" w:author="Antony Stephen" w:date="2026-05-12T07:28:00Z" w16du:dateUtc="2026-05-12T12:28:00Z">
        <w:r>
          <w:rPr>
            <w:noProof/>
          </w:rPr>
          <w:fldChar w:fldCharType="separate"/>
        </w:r>
        <w:r>
          <w:rPr>
            <w:noProof/>
          </w:rPr>
          <w:t>43</w:t>
        </w:r>
        <w:r>
          <w:rPr>
            <w:noProof/>
          </w:rPr>
          <w:fldChar w:fldCharType="end"/>
        </w:r>
        <w:r w:rsidRPr="00116986">
          <w:rPr>
            <w:rStyle w:val="Hyperlink"/>
            <w:noProof/>
          </w:rPr>
          <w:fldChar w:fldCharType="end"/>
        </w:r>
      </w:ins>
    </w:p>
    <w:p w14:paraId="35C541EF" w14:textId="6BDCCFBD" w:rsidR="00E27AE5" w:rsidRDefault="00E27AE5">
      <w:pPr>
        <w:pStyle w:val="TOC1"/>
        <w:rPr>
          <w:ins w:id="138" w:author="Antony Stephen" w:date="2026-05-12T07:28:00Z" w16du:dateUtc="2026-05-12T12:28:00Z"/>
          <w:rFonts w:asciiTheme="minorHAnsi" w:hAnsiTheme="minorHAnsi"/>
          <w:kern w:val="2"/>
          <w:szCs w:val="24"/>
          <w14:ligatures w14:val="standardContextual"/>
        </w:rPr>
      </w:pPr>
      <w:ins w:id="139"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"_Toc229463380"</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16. Deployment and DevOps</w:t>
        </w:r>
        <w:r>
          <w:tab/>
        </w:r>
        <w:r>
          <w:fldChar w:fldCharType="begin"/>
        </w:r>
        <w:r>
          <w:instrText xml:space="preserve"> PAGEREF _Toc229463380 \h </w:instrText>
        </w:r>
      </w:ins>
      <w:ins w:id="140" w:author="Antony Stephen" w:date="2026-05-12T07:28:00Z" w16du:dateUtc="2026-05-12T12:28:00Z">
        <w:r>
          <w:fldChar w:fldCharType="separate"/>
        </w:r>
        <w:r>
          <w:t>44</w:t>
        </w:r>
        <w:r>
          <w:fldChar w:fldCharType="end"/>
        </w:r>
        <w:r w:rsidRPr="00116986">
          <w:rPr>
            <w:rStyle w:val="Hyperlink"/>
          </w:rPr>
          <w:fldChar w:fldCharType="end"/>
        </w:r>
      </w:ins>
    </w:p>
    <w:p w14:paraId="6B7F3EF8" w14:textId="3E9D22EA" w:rsidR="00E27AE5" w:rsidRDefault="00E27AE5">
      <w:pPr>
        <w:pStyle w:val="TOC2"/>
        <w:rPr>
          <w:ins w:id="141" w:author="Antony Stephen" w:date="2026-05-12T07:28:00Z" w16du:dateUtc="2026-05-12T12:28:00Z"/>
          <w:rFonts w:asciiTheme="minorHAnsi" w:hAnsiTheme="minorHAnsi"/>
          <w:noProof/>
          <w:kern w:val="2"/>
          <w:sz w:val="24"/>
          <w:szCs w:val="24"/>
          <w14:ligatures w14:val="standardContextual"/>
        </w:rPr>
      </w:pPr>
      <w:ins w:id="142"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"_Toc229463381"</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16.1 Runtime Topology</w:t>
        </w:r>
        <w:r>
          <w:rPr>
            <w:noProof/>
          </w:rPr>
          <w:tab/>
        </w:r>
        <w:r>
          <w:rPr>
            <w:noProof/>
          </w:rPr>
          <w:fldChar w:fldCharType="begin"/>
        </w:r>
        <w:r>
          <w:rPr>
            <w:noProof/>
          </w:rPr>
          <w:instrText xml:space="preserve"> PAGEREF _Toc229463381 \h </w:instrText>
        </w:r>
      </w:ins>
      <w:r>
        <w:rPr>
          <w:noProof/>
        </w:rPr>
      </w:r>
      <w:ins w:id="143" w:author="Antony Stephen" w:date="2026-05-12T07:28:00Z" w16du:dateUtc="2026-05-12T12:28:00Z">
        <w:r>
          <w:rPr>
            <w:noProof/>
          </w:rPr>
          <w:fldChar w:fldCharType="separate"/>
        </w:r>
        <w:r>
          <w:rPr>
            <w:noProof/>
          </w:rPr>
          <w:t>44</w:t>
        </w:r>
        <w:r>
          <w:rPr>
            <w:noProof/>
          </w:rPr>
          <w:fldChar w:fldCharType="end"/>
        </w:r>
        <w:r w:rsidRPr="00116986">
          <w:rPr>
            <w:rStyle w:val="Hyperlink"/>
            <w:noProof/>
          </w:rPr>
          <w:fldChar w:fldCharType="end"/>
        </w:r>
      </w:ins>
    </w:p>
    <w:p w14:paraId="0B9FA56F" w14:textId="2399D5AF" w:rsidR="00E27AE5" w:rsidRDefault="00E27AE5">
      <w:pPr>
        <w:pStyle w:val="TOC2"/>
        <w:rPr>
          <w:ins w:id="144" w:author="Antony Stephen" w:date="2026-05-12T07:28:00Z" w16du:dateUtc="2026-05-12T12:28:00Z"/>
          <w:rFonts w:asciiTheme="minorHAnsi" w:hAnsiTheme="minorHAnsi"/>
          <w:noProof/>
          <w:kern w:val="2"/>
          <w:sz w:val="24"/>
          <w:szCs w:val="24"/>
          <w14:ligatures w14:val="standardContextual"/>
        </w:rPr>
      </w:pPr>
      <w:ins w:id="145"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"_Toc229463382"</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16.2 Developer Experience</w:t>
        </w:r>
        <w:r>
          <w:rPr>
            <w:noProof/>
          </w:rPr>
          <w:tab/>
        </w:r>
        <w:r>
          <w:rPr>
            <w:noProof/>
          </w:rPr>
          <w:fldChar w:fldCharType="begin"/>
        </w:r>
        <w:r>
          <w:rPr>
            <w:noProof/>
          </w:rPr>
          <w:instrText xml:space="preserve"> PAGEREF _Toc229463382 \h </w:instrText>
        </w:r>
      </w:ins>
      <w:r>
        <w:rPr>
          <w:noProof/>
        </w:rPr>
      </w:r>
      <w:ins w:id="146" w:author="Antony Stephen" w:date="2026-05-12T07:28:00Z" w16du:dateUtc="2026-05-12T12:28:00Z">
        <w:r>
          <w:rPr>
            <w:noProof/>
          </w:rPr>
          <w:fldChar w:fldCharType="separate"/>
        </w:r>
        <w:r>
          <w:rPr>
            <w:noProof/>
          </w:rPr>
          <w:t>44</w:t>
        </w:r>
        <w:r>
          <w:rPr>
            <w:noProof/>
          </w:rPr>
          <w:fldChar w:fldCharType="end"/>
        </w:r>
        <w:r w:rsidRPr="00116986">
          <w:rPr>
            <w:rStyle w:val="Hyperlink"/>
            <w:noProof/>
          </w:rPr>
          <w:fldChar w:fldCharType="end"/>
        </w:r>
      </w:ins>
    </w:p>
    <w:p w14:paraId="069A5830" w14:textId="34668C7C" w:rsidR="00E27AE5" w:rsidRDefault="00E27AE5">
      <w:pPr>
        <w:pStyle w:val="TOC2"/>
        <w:rPr>
          <w:ins w:id="147" w:author="Antony Stephen" w:date="2026-05-12T07:28:00Z" w16du:dateUtc="2026-05-12T12:28:00Z"/>
          <w:rFonts w:asciiTheme="minorHAnsi" w:hAnsiTheme="minorHAnsi"/>
          <w:noProof/>
          <w:kern w:val="2"/>
          <w:sz w:val="24"/>
          <w:szCs w:val="24"/>
          <w14:ligatures w14:val="standardContextual"/>
        </w:rPr>
      </w:pPr>
      <w:ins w:id="148"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"_Toc229463383"</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16.3 Lifecycle Management</w:t>
        </w:r>
        <w:r>
          <w:rPr>
            <w:noProof/>
          </w:rPr>
          <w:tab/>
        </w:r>
        <w:r>
          <w:rPr>
            <w:noProof/>
          </w:rPr>
          <w:fldChar w:fldCharType="begin"/>
        </w:r>
        <w:r>
          <w:rPr>
            <w:noProof/>
          </w:rPr>
          <w:instrText xml:space="preserve"> PAGEREF _Toc229463383 \h </w:instrText>
        </w:r>
      </w:ins>
      <w:r>
        <w:rPr>
          <w:noProof/>
        </w:rPr>
      </w:r>
      <w:ins w:id="149" w:author="Antony Stephen" w:date="2026-05-12T07:28:00Z" w16du:dateUtc="2026-05-12T12:28:00Z">
        <w:r>
          <w:rPr>
            <w:noProof/>
          </w:rPr>
          <w:fldChar w:fldCharType="separate"/>
        </w:r>
        <w:r>
          <w:rPr>
            <w:noProof/>
          </w:rPr>
          <w:t>44</w:t>
        </w:r>
        <w:r>
          <w:rPr>
            <w:noProof/>
          </w:rPr>
          <w:fldChar w:fldCharType="end"/>
        </w:r>
        <w:r w:rsidRPr="00116986">
          <w:rPr>
            <w:rStyle w:val="Hyperlink"/>
            <w:noProof/>
          </w:rPr>
          <w:fldChar w:fldCharType="end"/>
        </w:r>
      </w:ins>
    </w:p>
    <w:p w14:paraId="6A35DA23" w14:textId="6CF621D5" w:rsidR="00E27AE5" w:rsidRDefault="00E27AE5">
      <w:pPr>
        <w:pStyle w:val="TOC1"/>
        <w:rPr>
          <w:ins w:id="150" w:author="Antony Stephen" w:date="2026-05-12T07:28:00Z" w16du:dateUtc="2026-05-12T12:28:00Z"/>
          <w:rFonts w:asciiTheme="minorHAnsi" w:hAnsiTheme="minorHAnsi"/>
          <w:kern w:val="2"/>
          <w:szCs w:val="24"/>
          <w14:ligatures w14:val="standardContextual"/>
        </w:rPr>
      </w:pPr>
      <w:ins w:id="151"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"_Toc229463384"</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17. Key Architecture Features</w:t>
        </w:r>
        <w:r>
          <w:tab/>
        </w:r>
        <w:r>
          <w:fldChar w:fldCharType="begin"/>
        </w:r>
        <w:r>
          <w:instrText xml:space="preserve"> PAGEREF _Toc229463384 \h </w:instrText>
        </w:r>
      </w:ins>
      <w:ins w:id="152" w:author="Antony Stephen" w:date="2026-05-12T07:28:00Z" w16du:dateUtc="2026-05-12T12:28:00Z">
        <w:r>
          <w:fldChar w:fldCharType="separate"/>
        </w:r>
        <w:r>
          <w:t>45</w:t>
        </w:r>
        <w:r>
          <w:fldChar w:fldCharType="end"/>
        </w:r>
        <w:r w:rsidRPr="00116986">
          <w:rPr>
            <w:rStyle w:val="Hyperlink"/>
          </w:rPr>
          <w:fldChar w:fldCharType="end"/>
        </w:r>
      </w:ins>
    </w:p>
    <w:p w14:paraId="2EFE7377" w14:textId="08358AFB" w:rsidR="00E27AE5" w:rsidRDefault="00E27AE5">
      <w:pPr>
        <w:pStyle w:val="TOC2"/>
        <w:rPr>
          <w:ins w:id="153" w:author="Antony Stephen" w:date="2026-05-12T07:28:00Z" w16du:dateUtc="2026-05-12T12:28:00Z"/>
          <w:rFonts w:asciiTheme="minorHAnsi" w:hAnsiTheme="minorHAnsi"/>
          <w:noProof/>
          <w:kern w:val="2"/>
          <w:sz w:val="24"/>
          <w:szCs w:val="24"/>
          <w14:ligatures w14:val="standardContextual"/>
        </w:rPr>
      </w:pPr>
      <w:ins w:id="154"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"_Toc229463385"</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17.1 Features 1–8 — Security and Orchestration Foundations</w:t>
        </w:r>
        <w:r>
          <w:rPr>
            <w:noProof/>
          </w:rPr>
          <w:tab/>
        </w:r>
        <w:r>
          <w:rPr>
            <w:noProof/>
          </w:rPr>
          <w:fldChar w:fldCharType="begin"/>
        </w:r>
        <w:r>
          <w:rPr>
            <w:noProof/>
          </w:rPr>
          <w:instrText xml:space="preserve"> PAGEREF _Toc229463385 \h </w:instrText>
        </w:r>
      </w:ins>
      <w:r>
        <w:rPr>
          <w:noProof/>
        </w:rPr>
      </w:r>
      <w:ins w:id="155" w:author="Antony Stephen" w:date="2026-05-12T07:28:00Z" w16du:dateUtc="2026-05-12T12:28:00Z">
        <w:r>
          <w:rPr>
            <w:noProof/>
          </w:rPr>
          <w:fldChar w:fldCharType="separate"/>
        </w:r>
        <w:r>
          <w:rPr>
            <w:noProof/>
          </w:rPr>
          <w:t>45</w:t>
        </w:r>
        <w:r>
          <w:rPr>
            <w:noProof/>
          </w:rPr>
          <w:fldChar w:fldCharType="end"/>
        </w:r>
        <w:r w:rsidRPr="00116986">
          <w:rPr>
            <w:rStyle w:val="Hyperlink"/>
            <w:noProof/>
          </w:rPr>
          <w:fldChar w:fldCharType="end"/>
        </w:r>
      </w:ins>
    </w:p>
    <w:p w14:paraId="72A074A5" w14:textId="628936F4" w:rsidR="00E27AE5" w:rsidRDefault="00E27AE5">
      <w:pPr>
        <w:pStyle w:val="TOC2"/>
        <w:rPr>
          <w:ins w:id="156" w:author="Antony Stephen" w:date="2026-05-12T07:28:00Z" w16du:dateUtc="2026-05-12T12:28:00Z"/>
          <w:rFonts w:asciiTheme="minorHAnsi" w:hAnsiTheme="minorHAnsi"/>
          <w:noProof/>
          <w:kern w:val="2"/>
          <w:sz w:val="24"/>
          <w:szCs w:val="24"/>
          <w14:ligatures w14:val="standardContextual"/>
        </w:rPr>
      </w:pPr>
      <w:ins w:id="157"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"_Toc229463386"</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17.2 Features 9–16 — Scale, Extensibility and Autonomy</w:t>
        </w:r>
        <w:r>
          <w:rPr>
            <w:noProof/>
          </w:rPr>
          <w:tab/>
        </w:r>
        <w:r>
          <w:rPr>
            <w:noProof/>
          </w:rPr>
          <w:fldChar w:fldCharType="begin"/>
        </w:r>
        <w:r>
          <w:rPr>
            <w:noProof/>
          </w:rPr>
          <w:instrText xml:space="preserve"> PAGEREF _Toc229463386 \h </w:instrText>
        </w:r>
      </w:ins>
      <w:r>
        <w:rPr>
          <w:noProof/>
        </w:rPr>
      </w:r>
      <w:ins w:id="158" w:author="Antony Stephen" w:date="2026-05-12T07:28:00Z" w16du:dateUtc="2026-05-12T12:28:00Z">
        <w:r>
          <w:rPr>
            <w:noProof/>
          </w:rPr>
          <w:fldChar w:fldCharType="separate"/>
        </w:r>
        <w:r>
          <w:rPr>
            <w:noProof/>
          </w:rPr>
          <w:t>46</w:t>
        </w:r>
        <w:r>
          <w:rPr>
            <w:noProof/>
          </w:rPr>
          <w:fldChar w:fldCharType="end"/>
        </w:r>
        <w:r w:rsidRPr="00116986">
          <w:rPr>
            <w:rStyle w:val="Hyperlink"/>
            <w:noProof/>
          </w:rPr>
          <w:fldChar w:fldCharType="end"/>
        </w:r>
      </w:ins>
    </w:p>
    <w:p w14:paraId="10A7C4AC" w14:textId="49846488" w:rsidR="00E27AE5" w:rsidRDefault="00E27AE5">
      <w:pPr>
        <w:pStyle w:val="TOC1"/>
        <w:rPr>
          <w:ins w:id="159" w:author="Antony Stephen" w:date="2026-05-12T07:28:00Z" w16du:dateUtc="2026-05-12T12:28:00Z"/>
          <w:rFonts w:asciiTheme="minorHAnsi" w:hAnsiTheme="minorHAnsi"/>
          <w:kern w:val="2"/>
          <w:szCs w:val="24"/>
          <w14:ligatures w14:val="standardContextual"/>
        </w:rPr>
      </w:pPr>
      <w:ins w:id="160"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"_Toc229463387"</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18. Key Design Decisions</w:t>
        </w:r>
        <w:r>
          <w:tab/>
        </w:r>
        <w:r>
          <w:fldChar w:fldCharType="begin"/>
        </w:r>
        <w:r>
          <w:instrText xml:space="preserve"> PAGEREF _Toc229463387 \h </w:instrText>
        </w:r>
      </w:ins>
      <w:ins w:id="161" w:author="Antony Stephen" w:date="2026-05-12T07:28:00Z" w16du:dateUtc="2026-05-12T12:28:00Z">
        <w:r>
          <w:fldChar w:fldCharType="separate"/>
        </w:r>
        <w:r>
          <w:t>47</w:t>
        </w:r>
        <w:r>
          <w:fldChar w:fldCharType="end"/>
        </w:r>
        <w:r w:rsidRPr="00116986">
          <w:rPr>
            <w:rStyle w:val="Hyperlink"/>
          </w:rPr>
          <w:fldChar w:fldCharType="end"/>
        </w:r>
      </w:ins>
    </w:p>
    <w:p w14:paraId="0F30AF2A" w14:textId="7907462A" w:rsidR="00E27AE5" w:rsidRDefault="00E27AE5">
      <w:pPr>
        <w:pStyle w:val="TOC1"/>
        <w:rPr>
          <w:ins w:id="162" w:author="Antony Stephen" w:date="2026-05-12T07:28:00Z" w16du:dateUtc="2026-05-12T12:28:00Z"/>
          <w:rFonts w:asciiTheme="minorHAnsi" w:hAnsiTheme="minorHAnsi"/>
          <w:kern w:val="2"/>
          <w:szCs w:val="24"/>
          <w14:ligatures w14:val="standardContextual"/>
        </w:rPr>
      </w:pPr>
      <w:ins w:id="163" w:author="Antony Stephen" w:date="2026-05-12T07:28:00Z" w16du:dateUtc="2026-05-12T12:28:00Z">
        <w:r w:rsidRPr="00116986">
          <w:rPr>
            <w:rStyle w:val="Hyperlink"/>
          </w:rPr>
          <w:lastRenderedPageBreak/>
          <w:fldChar w:fldCharType="begin"/>
        </w:r>
        <w:r w:rsidRPr="00116986">
          <w:rPr>
            <w:rStyle w:val="Hyperlink"/>
          </w:rPr>
          <w:instrText xml:space="preserve"> </w:instrText>
        </w:r>
        <w:r>
          <w:instrText>HYPERLINK \l "_Toc229463388"</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19. Decision Matrix for UAP</w:t>
        </w:r>
        <w:r>
          <w:tab/>
        </w:r>
        <w:r>
          <w:fldChar w:fldCharType="begin"/>
        </w:r>
        <w:r>
          <w:instrText xml:space="preserve"> PAGEREF _Toc229463388 \h </w:instrText>
        </w:r>
      </w:ins>
      <w:ins w:id="164" w:author="Antony Stephen" w:date="2026-05-12T07:28:00Z" w16du:dateUtc="2026-05-12T12:28:00Z">
        <w:r>
          <w:fldChar w:fldCharType="separate"/>
        </w:r>
        <w:r>
          <w:t>48</w:t>
        </w:r>
        <w:r>
          <w:fldChar w:fldCharType="end"/>
        </w:r>
        <w:r w:rsidRPr="00116986">
          <w:rPr>
            <w:rStyle w:val="Hyperlink"/>
          </w:rPr>
          <w:fldChar w:fldCharType="end"/>
        </w:r>
      </w:ins>
    </w:p>
    <w:p w14:paraId="59BC85F8" w14:textId="6ED767E7" w:rsidR="00E27AE5" w:rsidRDefault="00E27AE5">
      <w:pPr>
        <w:pStyle w:val="TOC1"/>
        <w:rPr>
          <w:ins w:id="165" w:author="Antony Stephen" w:date="2026-05-12T07:28:00Z" w16du:dateUtc="2026-05-12T12:28:00Z"/>
          <w:rFonts w:asciiTheme="minorHAnsi" w:hAnsiTheme="minorHAnsi"/>
          <w:kern w:val="2"/>
          <w:szCs w:val="24"/>
          <w14:ligatures w14:val="standardContextual"/>
        </w:rPr>
      </w:pPr>
      <w:ins w:id="166"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"_Toc229463389"</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20. Risks</w:t>
        </w:r>
        <w:r>
          <w:tab/>
        </w:r>
        <w:r>
          <w:fldChar w:fldCharType="begin"/>
        </w:r>
        <w:r>
          <w:instrText xml:space="preserve"> PAGEREF _Toc229463389 \h </w:instrText>
        </w:r>
      </w:ins>
      <w:ins w:id="167" w:author="Antony Stephen" w:date="2026-05-12T07:28:00Z" w16du:dateUtc="2026-05-12T12:28:00Z">
        <w:r>
          <w:fldChar w:fldCharType="separate"/>
        </w:r>
        <w:r>
          <w:t>49</w:t>
        </w:r>
        <w:r>
          <w:fldChar w:fldCharType="end"/>
        </w:r>
        <w:r w:rsidRPr="00116986">
          <w:rPr>
            <w:rStyle w:val="Hyperlink"/>
          </w:rPr>
          <w:fldChar w:fldCharType="end"/>
        </w:r>
      </w:ins>
    </w:p>
    <w:p w14:paraId="306C5F46" w14:textId="72BDAA49" w:rsidR="00E27AE5" w:rsidRDefault="00E27AE5">
      <w:pPr>
        <w:pStyle w:val="TOC1"/>
        <w:rPr>
          <w:ins w:id="168" w:author="Antony Stephen" w:date="2026-05-12T07:28:00Z" w16du:dateUtc="2026-05-12T12:28:00Z"/>
          <w:rFonts w:asciiTheme="minorHAnsi" w:hAnsiTheme="minorHAnsi"/>
          <w:kern w:val="2"/>
          <w:szCs w:val="24"/>
          <w14:ligatures w14:val="standardContextual"/>
        </w:rPr>
      </w:pPr>
      <w:ins w:id="169"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"_Toc229463390"</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21. Technical Questions</w:t>
        </w:r>
        <w:r>
          <w:tab/>
        </w:r>
        <w:r>
          <w:fldChar w:fldCharType="begin"/>
        </w:r>
        <w:r>
          <w:instrText xml:space="preserve"> PAGEREF _Toc229463390 \h </w:instrText>
        </w:r>
      </w:ins>
      <w:ins w:id="170" w:author="Antony Stephen" w:date="2026-05-12T07:28:00Z" w16du:dateUtc="2026-05-12T12:28:00Z">
        <w:r>
          <w:fldChar w:fldCharType="separate"/>
        </w:r>
        <w:r>
          <w:t>50</w:t>
        </w:r>
        <w:r>
          <w:fldChar w:fldCharType="end"/>
        </w:r>
        <w:r w:rsidRPr="00116986">
          <w:rPr>
            <w:rStyle w:val="Hyperlink"/>
          </w:rPr>
          <w:fldChar w:fldCharType="end"/>
        </w:r>
      </w:ins>
    </w:p>
    <w:p w14:paraId="488FD4A6" w14:textId="7365DAD8" w:rsidR="00E27AE5" w:rsidRDefault="00E27AE5">
      <w:pPr>
        <w:pStyle w:val="TOC1"/>
        <w:rPr>
          <w:ins w:id="171" w:author="Antony Stephen" w:date="2026-05-12T07:28:00Z" w16du:dateUtc="2026-05-12T12:28:00Z"/>
          <w:rFonts w:asciiTheme="minorHAnsi" w:hAnsiTheme="minorHAnsi"/>
          <w:kern w:val="2"/>
          <w:szCs w:val="24"/>
          <w14:ligatures w14:val="standardContextual"/>
        </w:rPr>
      </w:pPr>
      <w:ins w:id="172"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"_Toc229463391"</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22. Expected Impact and Benefits</w:t>
        </w:r>
        <w:r>
          <w:tab/>
        </w:r>
        <w:r>
          <w:fldChar w:fldCharType="begin"/>
        </w:r>
        <w:r>
          <w:instrText xml:space="preserve"> PAGEREF _Toc229463391 \h </w:instrText>
        </w:r>
      </w:ins>
      <w:ins w:id="173" w:author="Antony Stephen" w:date="2026-05-12T07:28:00Z" w16du:dateUtc="2026-05-12T12:28:00Z">
        <w:r>
          <w:fldChar w:fldCharType="separate"/>
        </w:r>
        <w:r>
          <w:t>51</w:t>
        </w:r>
        <w:r>
          <w:fldChar w:fldCharType="end"/>
        </w:r>
        <w:r w:rsidRPr="00116986">
          <w:rPr>
            <w:rStyle w:val="Hyperlink"/>
          </w:rPr>
          <w:fldChar w:fldCharType="end"/>
        </w:r>
      </w:ins>
    </w:p>
    <w:p w14:paraId="50DDC470" w14:textId="2A93DBD1" w:rsidR="00E27AE5" w:rsidRDefault="00E27AE5">
      <w:pPr>
        <w:pStyle w:val="TOC1"/>
        <w:rPr>
          <w:ins w:id="174" w:author="Antony Stephen" w:date="2026-05-12T07:28:00Z" w16du:dateUtc="2026-05-12T12:28:00Z"/>
          <w:rFonts w:asciiTheme="minorHAnsi" w:hAnsiTheme="minorHAnsi"/>
          <w:kern w:val="2"/>
          <w:szCs w:val="24"/>
          <w14:ligatures w14:val="standardContextual"/>
        </w:rPr>
      </w:pPr>
      <w:ins w:id="175"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"_Toc229463392"</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23. Glossary</w:t>
        </w:r>
        <w:r>
          <w:tab/>
        </w:r>
        <w:r>
          <w:fldChar w:fldCharType="begin"/>
        </w:r>
        <w:r>
          <w:instrText xml:space="preserve"> PAGEREF _Toc229463392 \h </w:instrText>
        </w:r>
      </w:ins>
      <w:ins w:id="176" w:author="Antony Stephen" w:date="2026-05-12T07:28:00Z" w16du:dateUtc="2026-05-12T12:28:00Z">
        <w:r>
          <w:fldChar w:fldCharType="separate"/>
        </w:r>
        <w:r>
          <w:t>52</w:t>
        </w:r>
        <w:r>
          <w:fldChar w:fldCharType="end"/>
        </w:r>
        <w:r w:rsidRPr="00116986">
          <w:rPr>
            <w:rStyle w:val="Hyperlink"/>
          </w:rPr>
          <w:fldChar w:fldCharType="end"/>
        </w:r>
      </w:ins>
    </w:p>
    <w:p w14:paraId="66C5D83F" w14:textId="038BEC52" w:rsidR="00E27AE5" w:rsidRDefault="00E27AE5">
      <w:pPr>
        <w:pStyle w:val="TOC1"/>
        <w:rPr>
          <w:ins w:id="177" w:author="Antony Stephen" w:date="2026-05-12T07:28:00Z" w16du:dateUtc="2026-05-12T12:28:00Z"/>
          <w:rFonts w:asciiTheme="minorHAnsi" w:hAnsiTheme="minorHAnsi"/>
          <w:kern w:val="2"/>
          <w:szCs w:val="24"/>
          <w14:ligatures w14:val="standardContextual"/>
        </w:rPr>
      </w:pPr>
      <w:ins w:id="178" w:author="Antony Stephen" w:date="2026-05-12T07:28:00Z" w16du:dateUtc="2026-05-12T12:28:00Z">
        <w:r w:rsidRPr="00116986">
          <w:rPr>
            <w:rStyle w:val="Hyperlink"/>
          </w:rPr>
          <w:fldChar w:fldCharType="begin"/>
        </w:r>
        <w:r w:rsidRPr="00116986">
          <w:rPr>
            <w:rStyle w:val="Hyperlink"/>
          </w:rPr>
          <w:instrText xml:space="preserve"> </w:instrText>
        </w:r>
        <w:r>
          <w:instrText>HYPERLINK \l "_Toc229463393"</w:instrText>
        </w:r>
        <w:r w:rsidRPr="00116986">
          <w:rPr>
            <w:rStyle w:val="Hyperlink"/>
          </w:rPr>
          <w:instrText xml:space="preserve"> </w:instrText>
        </w:r>
        <w:r w:rsidRPr="00116986">
          <w:rPr>
            <w:rStyle w:val="Hyperlink"/>
          </w:rPr>
        </w:r>
        <w:r w:rsidRPr="00116986">
          <w:rPr>
            <w:rStyle w:val="Hyperlink"/>
          </w:rPr>
          <w:fldChar w:fldCharType="separate"/>
        </w:r>
        <w:r w:rsidRPr="00116986">
          <w:rPr>
            <w:rStyle w:val="Hyperlink"/>
          </w:rPr>
          <w:t>24. Appendix</w:t>
        </w:r>
        <w:r>
          <w:tab/>
        </w:r>
        <w:r>
          <w:fldChar w:fldCharType="begin"/>
        </w:r>
        <w:r>
          <w:instrText xml:space="preserve"> PAGEREF _Toc229463393 \h </w:instrText>
        </w:r>
      </w:ins>
      <w:ins w:id="179" w:author="Antony Stephen" w:date="2026-05-12T07:28:00Z" w16du:dateUtc="2026-05-12T12:28:00Z">
        <w:r>
          <w:fldChar w:fldCharType="separate"/>
        </w:r>
        <w:r>
          <w:t>53</w:t>
        </w:r>
        <w:r>
          <w:fldChar w:fldCharType="end"/>
        </w:r>
        <w:r w:rsidRPr="00116986">
          <w:rPr>
            <w:rStyle w:val="Hyperlink"/>
          </w:rPr>
          <w:fldChar w:fldCharType="end"/>
        </w:r>
      </w:ins>
    </w:p>
    <w:p w14:paraId="4F05E7BD" w14:textId="51D722A0" w:rsidR="00E27AE5" w:rsidRDefault="00E27AE5">
      <w:pPr>
        <w:pStyle w:val="TOC2"/>
        <w:rPr>
          <w:ins w:id="180" w:author="Antony Stephen" w:date="2026-05-12T07:28:00Z" w16du:dateUtc="2026-05-12T12:28:00Z"/>
          <w:rFonts w:asciiTheme="minorHAnsi" w:hAnsiTheme="minorHAnsi"/>
          <w:noProof/>
          <w:kern w:val="2"/>
          <w:sz w:val="24"/>
          <w:szCs w:val="24"/>
          <w14:ligatures w14:val="standardContextual"/>
        </w:rPr>
      </w:pPr>
      <w:ins w:id="181"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"_Toc229463394"</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24.1 Sequence Diagrams (Work in Progress)</w:t>
        </w:r>
        <w:r>
          <w:rPr>
            <w:noProof/>
          </w:rPr>
          <w:tab/>
        </w:r>
        <w:r>
          <w:rPr>
            <w:noProof/>
          </w:rPr>
          <w:fldChar w:fldCharType="begin"/>
        </w:r>
        <w:r>
          <w:rPr>
            <w:noProof/>
          </w:rPr>
          <w:instrText xml:space="preserve"> PAGEREF _Toc229463394 \h </w:instrText>
        </w:r>
      </w:ins>
      <w:r>
        <w:rPr>
          <w:noProof/>
        </w:rPr>
      </w:r>
      <w:ins w:id="182" w:author="Antony Stephen" w:date="2026-05-12T07:28:00Z" w16du:dateUtc="2026-05-12T12:28:00Z">
        <w:r>
          <w:rPr>
            <w:noProof/>
          </w:rPr>
          <w:fldChar w:fldCharType="separate"/>
        </w:r>
        <w:r>
          <w:rPr>
            <w:noProof/>
          </w:rPr>
          <w:t>53</w:t>
        </w:r>
        <w:r>
          <w:rPr>
            <w:noProof/>
          </w:rPr>
          <w:fldChar w:fldCharType="end"/>
        </w:r>
        <w:r w:rsidRPr="00116986">
          <w:rPr>
            <w:rStyle w:val="Hyperlink"/>
            <w:noProof/>
          </w:rPr>
          <w:fldChar w:fldCharType="end"/>
        </w:r>
      </w:ins>
    </w:p>
    <w:p w14:paraId="30982B5B" w14:textId="64D3B849" w:rsidR="00E27AE5" w:rsidRDefault="00E27AE5">
      <w:pPr>
        <w:pStyle w:val="TOC2"/>
        <w:rPr>
          <w:ins w:id="183" w:author="Antony Stephen" w:date="2026-05-12T07:28:00Z" w16du:dateUtc="2026-05-12T12:28:00Z"/>
          <w:rFonts w:asciiTheme="minorHAnsi" w:hAnsiTheme="minorHAnsi"/>
          <w:noProof/>
          <w:kern w:val="2"/>
          <w:sz w:val="24"/>
          <w:szCs w:val="24"/>
          <w14:ligatures w14:val="standardContextual"/>
        </w:rPr>
      </w:pPr>
      <w:ins w:id="184"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"_Toc229463395"</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24.2 Reference Source Documents</w:t>
        </w:r>
        <w:r>
          <w:rPr>
            <w:noProof/>
          </w:rPr>
          <w:tab/>
        </w:r>
        <w:r>
          <w:rPr>
            <w:noProof/>
          </w:rPr>
          <w:fldChar w:fldCharType="begin"/>
        </w:r>
        <w:r>
          <w:rPr>
            <w:noProof/>
          </w:rPr>
          <w:instrText xml:space="preserve"> PAGEREF _Toc229463395 \h </w:instrText>
        </w:r>
      </w:ins>
      <w:r>
        <w:rPr>
          <w:noProof/>
        </w:rPr>
      </w:r>
      <w:ins w:id="185" w:author="Antony Stephen" w:date="2026-05-12T07:28:00Z" w16du:dateUtc="2026-05-12T12:28:00Z">
        <w:r>
          <w:rPr>
            <w:noProof/>
          </w:rPr>
          <w:fldChar w:fldCharType="separate"/>
        </w:r>
        <w:r>
          <w:rPr>
            <w:noProof/>
          </w:rPr>
          <w:t>53</w:t>
        </w:r>
        <w:r>
          <w:rPr>
            <w:noProof/>
          </w:rPr>
          <w:fldChar w:fldCharType="end"/>
        </w:r>
        <w:r w:rsidRPr="00116986">
          <w:rPr>
            <w:rStyle w:val="Hyperlink"/>
            <w:noProof/>
          </w:rPr>
          <w:fldChar w:fldCharType="end"/>
        </w:r>
      </w:ins>
    </w:p>
    <w:p w14:paraId="58C418E6" w14:textId="3F5DAC19" w:rsidR="00E27AE5" w:rsidRDefault="00E27AE5">
      <w:pPr>
        <w:pStyle w:val="TOC2"/>
        <w:rPr>
          <w:ins w:id="186" w:author="Antony Stephen" w:date="2026-05-12T07:28:00Z" w16du:dateUtc="2026-05-12T12:28:00Z"/>
          <w:rFonts w:asciiTheme="minorHAnsi" w:hAnsiTheme="minorHAnsi"/>
          <w:noProof/>
          <w:kern w:val="2"/>
          <w:sz w:val="24"/>
          <w:szCs w:val="24"/>
          <w14:ligatures w14:val="standardContextual"/>
        </w:rPr>
      </w:pPr>
      <w:ins w:id="187"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"_Toc229463396"</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24.3 Referenced Technologies</w:t>
        </w:r>
        <w:r>
          <w:rPr>
            <w:noProof/>
          </w:rPr>
          <w:tab/>
        </w:r>
        <w:r>
          <w:rPr>
            <w:noProof/>
          </w:rPr>
          <w:fldChar w:fldCharType="begin"/>
        </w:r>
        <w:r>
          <w:rPr>
            <w:noProof/>
          </w:rPr>
          <w:instrText xml:space="preserve"> PAGEREF _Toc229463396 \h </w:instrText>
        </w:r>
      </w:ins>
      <w:r>
        <w:rPr>
          <w:noProof/>
        </w:rPr>
      </w:r>
      <w:ins w:id="188" w:author="Antony Stephen" w:date="2026-05-12T07:28:00Z" w16du:dateUtc="2026-05-12T12:28:00Z">
        <w:r>
          <w:rPr>
            <w:noProof/>
          </w:rPr>
          <w:fldChar w:fldCharType="separate"/>
        </w:r>
        <w:r>
          <w:rPr>
            <w:noProof/>
          </w:rPr>
          <w:t>53</w:t>
        </w:r>
        <w:r>
          <w:rPr>
            <w:noProof/>
          </w:rPr>
          <w:fldChar w:fldCharType="end"/>
        </w:r>
        <w:r w:rsidRPr="00116986">
          <w:rPr>
            <w:rStyle w:val="Hyperlink"/>
            <w:noProof/>
          </w:rPr>
          <w:fldChar w:fldCharType="end"/>
        </w:r>
      </w:ins>
    </w:p>
    <w:p w14:paraId="75FC1D66" w14:textId="22F097AD" w:rsidR="00E27AE5" w:rsidRDefault="00E27AE5">
      <w:pPr>
        <w:pStyle w:val="TOC2"/>
        <w:rPr>
          <w:ins w:id="189" w:author="Antony Stephen" w:date="2026-05-12T07:28:00Z" w16du:dateUtc="2026-05-12T12:28:00Z"/>
          <w:rFonts w:asciiTheme="minorHAnsi" w:hAnsiTheme="minorHAnsi"/>
          <w:noProof/>
          <w:kern w:val="2"/>
          <w:sz w:val="24"/>
          <w:szCs w:val="24"/>
          <w14:ligatures w14:val="standardContextual"/>
        </w:rPr>
      </w:pPr>
      <w:ins w:id="190"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"_Toc229463397"</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24.4 180 Day Roadmap</w:t>
        </w:r>
        <w:r>
          <w:rPr>
            <w:noProof/>
          </w:rPr>
          <w:tab/>
        </w:r>
        <w:r>
          <w:rPr>
            <w:noProof/>
          </w:rPr>
          <w:fldChar w:fldCharType="begin"/>
        </w:r>
        <w:r>
          <w:rPr>
            <w:noProof/>
          </w:rPr>
          <w:instrText xml:space="preserve"> PAGEREF _Toc229463397 \h </w:instrText>
        </w:r>
      </w:ins>
      <w:r>
        <w:rPr>
          <w:noProof/>
        </w:rPr>
      </w:r>
      <w:ins w:id="191" w:author="Antony Stephen" w:date="2026-05-12T07:28:00Z" w16du:dateUtc="2026-05-12T12:28:00Z">
        <w:r>
          <w:rPr>
            <w:noProof/>
          </w:rPr>
          <w:fldChar w:fldCharType="separate"/>
        </w:r>
        <w:r>
          <w:rPr>
            <w:noProof/>
          </w:rPr>
          <w:t>53</w:t>
        </w:r>
        <w:r>
          <w:rPr>
            <w:noProof/>
          </w:rPr>
          <w:fldChar w:fldCharType="end"/>
        </w:r>
        <w:r w:rsidRPr="00116986">
          <w:rPr>
            <w:rStyle w:val="Hyperlink"/>
            <w:noProof/>
          </w:rPr>
          <w:fldChar w:fldCharType="end"/>
        </w:r>
      </w:ins>
    </w:p>
    <w:p w14:paraId="6400B6D5" w14:textId="6E53AD84" w:rsidR="00E27AE5" w:rsidRDefault="00E27AE5">
      <w:pPr>
        <w:pStyle w:val="TOC2"/>
        <w:rPr>
          <w:ins w:id="192" w:author="Antony Stephen" w:date="2026-05-12T07:28:00Z" w16du:dateUtc="2026-05-12T12:28:00Z"/>
          <w:rFonts w:asciiTheme="minorHAnsi" w:hAnsiTheme="minorHAnsi"/>
          <w:noProof/>
          <w:kern w:val="2"/>
          <w:sz w:val="24"/>
          <w:szCs w:val="24"/>
          <w14:ligatures w14:val="standardContextual"/>
        </w:rPr>
      </w:pPr>
      <w:ins w:id="193"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"_Toc229463398"</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24.4.1 Group 1 — Core Platform</w:t>
        </w:r>
        <w:r>
          <w:rPr>
            <w:noProof/>
          </w:rPr>
          <w:tab/>
        </w:r>
        <w:r>
          <w:rPr>
            <w:noProof/>
          </w:rPr>
          <w:fldChar w:fldCharType="begin"/>
        </w:r>
        <w:r>
          <w:rPr>
            <w:noProof/>
          </w:rPr>
          <w:instrText xml:space="preserve"> PAGEREF _Toc229463398 \h </w:instrText>
        </w:r>
      </w:ins>
      <w:r>
        <w:rPr>
          <w:noProof/>
        </w:rPr>
      </w:r>
      <w:ins w:id="194" w:author="Antony Stephen" w:date="2026-05-12T07:28:00Z" w16du:dateUtc="2026-05-12T12:28:00Z">
        <w:r>
          <w:rPr>
            <w:noProof/>
          </w:rPr>
          <w:fldChar w:fldCharType="separate"/>
        </w:r>
        <w:r>
          <w:rPr>
            <w:noProof/>
          </w:rPr>
          <w:t>53</w:t>
        </w:r>
        <w:r>
          <w:rPr>
            <w:noProof/>
          </w:rPr>
          <w:fldChar w:fldCharType="end"/>
        </w:r>
        <w:r w:rsidRPr="00116986">
          <w:rPr>
            <w:rStyle w:val="Hyperlink"/>
            <w:noProof/>
          </w:rPr>
          <w:fldChar w:fldCharType="end"/>
        </w:r>
      </w:ins>
    </w:p>
    <w:p w14:paraId="0A72EF0F" w14:textId="4B261AA7" w:rsidR="00E27AE5" w:rsidRDefault="00E27AE5">
      <w:pPr>
        <w:pStyle w:val="TOC2"/>
        <w:rPr>
          <w:ins w:id="195" w:author="Antony Stephen" w:date="2026-05-12T07:28:00Z" w16du:dateUtc="2026-05-12T12:28:00Z"/>
          <w:rFonts w:asciiTheme="minorHAnsi" w:hAnsiTheme="minorHAnsi"/>
          <w:noProof/>
          <w:kern w:val="2"/>
          <w:sz w:val="24"/>
          <w:szCs w:val="24"/>
          <w14:ligatures w14:val="standardContextual"/>
        </w:rPr>
      </w:pPr>
      <w:ins w:id="196" w:author="Antony Stephen" w:date="2026-05-12T07:28:00Z" w16du:dateUtc="2026-05-12T12:28:00Z">
        <w:r w:rsidRPr="00116986">
          <w:rPr>
            <w:rStyle w:val="Hyperlink"/>
            <w:noProof/>
          </w:rPr>
          <w:fldChar w:fldCharType="begin"/>
        </w:r>
        <w:r w:rsidRPr="00116986">
          <w:rPr>
            <w:rStyle w:val="Hyperlink"/>
            <w:noProof/>
          </w:rPr>
          <w:instrText xml:space="preserve"> </w:instrText>
        </w:r>
        <w:r>
          <w:rPr>
            <w:noProof/>
          </w:rPr>
          <w:instrText>HYPERLINK \l "_Toc229463399"</w:instrText>
        </w:r>
        <w:r w:rsidRPr="00116986">
          <w:rPr>
            <w:rStyle w:val="Hyperlink"/>
            <w:noProof/>
          </w:rPr>
          <w:instrText xml:space="preserve"> </w:instrText>
        </w:r>
        <w:r w:rsidRPr="00116986">
          <w:rPr>
            <w:rStyle w:val="Hyperlink"/>
            <w:noProof/>
          </w:rPr>
        </w:r>
        <w:r w:rsidRPr="00116986">
          <w:rPr>
            <w:rStyle w:val="Hyperlink"/>
            <w:noProof/>
          </w:rPr>
          <w:fldChar w:fldCharType="separate"/>
        </w:r>
        <w:r w:rsidRPr="00116986">
          <w:rPr>
            <w:rStyle w:val="Hyperlink"/>
            <w:noProof/>
          </w:rPr>
          <w:t>24.4.2 Group 2 — Governance and Publisher</w:t>
        </w:r>
        <w:r>
          <w:rPr>
            <w:noProof/>
          </w:rPr>
          <w:tab/>
        </w:r>
        <w:r>
          <w:rPr>
            <w:noProof/>
          </w:rPr>
          <w:fldChar w:fldCharType="begin"/>
        </w:r>
        <w:r>
          <w:rPr>
            <w:noProof/>
          </w:rPr>
          <w:instrText xml:space="preserve"> PAGEREF _Toc229463399 \h </w:instrText>
        </w:r>
      </w:ins>
      <w:r>
        <w:rPr>
          <w:noProof/>
        </w:rPr>
      </w:r>
      <w:ins w:id="197" w:author="Antony Stephen" w:date="2026-05-12T07:28:00Z" w16du:dateUtc="2026-05-12T12:28:00Z">
        <w:r>
          <w:rPr>
            <w:noProof/>
          </w:rPr>
          <w:fldChar w:fldCharType="separate"/>
        </w:r>
        <w:r>
          <w:rPr>
            <w:noProof/>
          </w:rPr>
          <w:t>54</w:t>
        </w:r>
        <w:r>
          <w:rPr>
            <w:noProof/>
          </w:rPr>
          <w:fldChar w:fldCharType="end"/>
        </w:r>
        <w:r w:rsidRPr="00116986">
          <w:rPr>
            <w:rStyle w:val="Hyperlink"/>
            <w:noProof/>
          </w:rPr>
          <w:fldChar w:fldCharType="end"/>
        </w:r>
      </w:ins>
    </w:p>
    <w:p w14:paraId="271EB937" w14:textId="7649D894" w:rsidR="000B3950" w:rsidDel="00E27AE5" w:rsidRDefault="000B3950">
      <w:pPr>
        <w:pStyle w:val="TOC1"/>
        <w:rPr>
          <w:del w:id="198" w:author="Antony Stephen" w:date="2026-05-12T07:28:00Z" w16du:dateUtc="2026-05-12T12:28:00Z"/>
          <w:rFonts w:asciiTheme="minorHAnsi" w:hAnsiTheme="minorHAnsi"/>
          <w:kern w:val="2"/>
          <w:szCs w:val="24"/>
          <w14:ligatures w14:val="standardContextual"/>
        </w:rPr>
      </w:pPr>
      <w:del w:id="199" w:author="Antony Stephen" w:date="2026-05-12T07:28:00Z" w16du:dateUtc="2026-05-12T12:28:00Z">
        <w:r w:rsidRPr="00E27AE5" w:rsidDel="00E27AE5">
          <w:rPr>
            <w:rPrChange w:id="200" w:author="Antony Stephen" w:date="2026-05-12T07:28:00Z" w16du:dateUtc="2026-05-12T12:28:00Z">
              <w:rPr>
                <w:rStyle w:val="Hyperlink"/>
              </w:rPr>
            </w:rPrChange>
          </w:rPr>
          <w:delText>1. Document Control</w:delText>
        </w:r>
        <w:r w:rsidDel="00E27AE5">
          <w:tab/>
          <w:delText>5</w:delText>
        </w:r>
      </w:del>
    </w:p>
    <w:p w14:paraId="60B42914" w14:textId="4F2B9A0C" w:rsidR="000B3950" w:rsidDel="00E27AE5" w:rsidRDefault="000B3950">
      <w:pPr>
        <w:pStyle w:val="TOC2"/>
        <w:rPr>
          <w:del w:id="201" w:author="Antony Stephen" w:date="2026-05-12T07:28:00Z" w16du:dateUtc="2026-05-12T12:28:00Z"/>
          <w:rFonts w:asciiTheme="minorHAnsi" w:hAnsiTheme="minorHAnsi"/>
          <w:noProof/>
          <w:kern w:val="2"/>
          <w:sz w:val="24"/>
          <w:szCs w:val="24"/>
          <w14:ligatures w14:val="standardContextual"/>
        </w:rPr>
      </w:pPr>
      <w:del w:id="202" w:author="Antony Stephen" w:date="2026-05-12T07:28:00Z" w16du:dateUtc="2026-05-12T12:28:00Z">
        <w:r w:rsidRPr="00E27AE5" w:rsidDel="00E27AE5">
          <w:rPr>
            <w:rPrChange w:id="203" w:author="Antony Stephen" w:date="2026-05-12T07:28:00Z" w16du:dateUtc="2026-05-12T12:28:00Z">
              <w:rPr>
                <w:rStyle w:val="Hyperlink"/>
                <w:noProof/>
              </w:rPr>
            </w:rPrChange>
          </w:rPr>
          <w:delText>1.1 Revision History</w:delText>
        </w:r>
        <w:r w:rsidDel="00E27AE5">
          <w:rPr>
            <w:noProof/>
          </w:rPr>
          <w:tab/>
          <w:delText>5</w:delText>
        </w:r>
      </w:del>
    </w:p>
    <w:p w14:paraId="7A98C3A5" w14:textId="7E70EA66" w:rsidR="000B3950" w:rsidDel="00E27AE5" w:rsidRDefault="000B3950">
      <w:pPr>
        <w:pStyle w:val="TOC1"/>
        <w:rPr>
          <w:del w:id="204" w:author="Antony Stephen" w:date="2026-05-12T07:28:00Z" w16du:dateUtc="2026-05-12T12:28:00Z"/>
          <w:rFonts w:asciiTheme="minorHAnsi" w:hAnsiTheme="minorHAnsi"/>
          <w:kern w:val="2"/>
          <w:szCs w:val="24"/>
          <w14:ligatures w14:val="standardContextual"/>
        </w:rPr>
      </w:pPr>
      <w:del w:id="205" w:author="Antony Stephen" w:date="2026-05-12T07:28:00Z" w16du:dateUtc="2026-05-12T12:28:00Z">
        <w:r w:rsidRPr="00E27AE5" w:rsidDel="00E27AE5">
          <w:rPr>
            <w:rPrChange w:id="206" w:author="Antony Stephen" w:date="2026-05-12T07:28:00Z" w16du:dateUtc="2026-05-12T12:28:00Z">
              <w:rPr>
                <w:rStyle w:val="Hyperlink"/>
              </w:rPr>
            </w:rPrChange>
          </w:rPr>
          <w:delText>2. Executive Summary</w:delText>
        </w:r>
        <w:r w:rsidDel="00E27AE5">
          <w:tab/>
          <w:delText>6</w:delText>
        </w:r>
      </w:del>
    </w:p>
    <w:p w14:paraId="519699E9" w14:textId="25D75E3A" w:rsidR="000B3950" w:rsidDel="00E27AE5" w:rsidRDefault="000B3950">
      <w:pPr>
        <w:pStyle w:val="TOC1"/>
        <w:rPr>
          <w:del w:id="207" w:author="Antony Stephen" w:date="2026-05-12T07:28:00Z" w16du:dateUtc="2026-05-12T12:28:00Z"/>
          <w:rFonts w:asciiTheme="minorHAnsi" w:hAnsiTheme="minorHAnsi"/>
          <w:kern w:val="2"/>
          <w:szCs w:val="24"/>
          <w14:ligatures w14:val="standardContextual"/>
        </w:rPr>
      </w:pPr>
      <w:del w:id="208" w:author="Antony Stephen" w:date="2026-05-12T07:28:00Z" w16du:dateUtc="2026-05-12T12:28:00Z">
        <w:r w:rsidRPr="00E27AE5" w:rsidDel="00E27AE5">
          <w:rPr>
            <w:rPrChange w:id="209" w:author="Antony Stephen" w:date="2026-05-12T07:28:00Z" w16du:dateUtc="2026-05-12T12:28:00Z">
              <w:rPr>
                <w:rStyle w:val="Hyperlink"/>
              </w:rPr>
            </w:rPrChange>
          </w:rPr>
          <w:delText>3. Business Context and Drivers</w:delText>
        </w:r>
        <w:r w:rsidDel="00E27AE5">
          <w:tab/>
          <w:delText>7</w:delText>
        </w:r>
      </w:del>
    </w:p>
    <w:p w14:paraId="199B5AFC" w14:textId="5AFFEBD6" w:rsidR="000B3950" w:rsidDel="00E27AE5" w:rsidRDefault="000B3950">
      <w:pPr>
        <w:pStyle w:val="TOC2"/>
        <w:rPr>
          <w:del w:id="210" w:author="Antony Stephen" w:date="2026-05-12T07:28:00Z" w16du:dateUtc="2026-05-12T12:28:00Z"/>
          <w:rFonts w:asciiTheme="minorHAnsi" w:hAnsiTheme="minorHAnsi"/>
          <w:noProof/>
          <w:kern w:val="2"/>
          <w:sz w:val="24"/>
          <w:szCs w:val="24"/>
          <w14:ligatures w14:val="standardContextual"/>
        </w:rPr>
      </w:pPr>
      <w:del w:id="211" w:author="Antony Stephen" w:date="2026-05-12T07:28:00Z" w16du:dateUtc="2026-05-12T12:28:00Z">
        <w:r w:rsidRPr="00E27AE5" w:rsidDel="00E27AE5">
          <w:rPr>
            <w:rPrChange w:id="212" w:author="Antony Stephen" w:date="2026-05-12T07:28:00Z" w16du:dateUtc="2026-05-12T12:28:00Z">
              <w:rPr>
                <w:rStyle w:val="Hyperlink"/>
                <w:noProof/>
              </w:rPr>
            </w:rPrChange>
          </w:rPr>
          <w:delText>3.1 Problem Statement</w:delText>
        </w:r>
        <w:r w:rsidDel="00E27AE5">
          <w:rPr>
            <w:noProof/>
          </w:rPr>
          <w:tab/>
          <w:delText>7</w:delText>
        </w:r>
      </w:del>
    </w:p>
    <w:p w14:paraId="77FE3921" w14:textId="40360E08" w:rsidR="000B3950" w:rsidDel="00E27AE5" w:rsidRDefault="000B3950">
      <w:pPr>
        <w:pStyle w:val="TOC2"/>
        <w:rPr>
          <w:del w:id="213" w:author="Antony Stephen" w:date="2026-05-12T07:28:00Z" w16du:dateUtc="2026-05-12T12:28:00Z"/>
          <w:rFonts w:asciiTheme="minorHAnsi" w:hAnsiTheme="minorHAnsi"/>
          <w:noProof/>
          <w:kern w:val="2"/>
          <w:sz w:val="24"/>
          <w:szCs w:val="24"/>
          <w14:ligatures w14:val="standardContextual"/>
        </w:rPr>
      </w:pPr>
      <w:del w:id="214" w:author="Antony Stephen" w:date="2026-05-12T07:28:00Z" w16du:dateUtc="2026-05-12T12:28:00Z">
        <w:r w:rsidRPr="00E27AE5" w:rsidDel="00E27AE5">
          <w:rPr>
            <w:rPrChange w:id="215" w:author="Antony Stephen" w:date="2026-05-12T07:28:00Z" w16du:dateUtc="2026-05-12T12:28:00Z">
              <w:rPr>
                <w:rStyle w:val="Hyperlink"/>
                <w:noProof/>
              </w:rPr>
            </w:rPrChange>
          </w:rPr>
          <w:delText>3.2 Business Value of an Enterprise AI Investment</w:delText>
        </w:r>
        <w:r w:rsidDel="00E27AE5">
          <w:rPr>
            <w:noProof/>
          </w:rPr>
          <w:tab/>
          <w:delText>7</w:delText>
        </w:r>
      </w:del>
    </w:p>
    <w:p w14:paraId="6EE2A10B" w14:textId="1666874D" w:rsidR="000B3950" w:rsidDel="00E27AE5" w:rsidRDefault="000B3950">
      <w:pPr>
        <w:pStyle w:val="TOC2"/>
        <w:rPr>
          <w:del w:id="216" w:author="Antony Stephen" w:date="2026-05-12T07:28:00Z" w16du:dateUtc="2026-05-12T12:28:00Z"/>
          <w:rFonts w:asciiTheme="minorHAnsi" w:hAnsiTheme="minorHAnsi"/>
          <w:noProof/>
          <w:kern w:val="2"/>
          <w:sz w:val="24"/>
          <w:szCs w:val="24"/>
          <w14:ligatures w14:val="standardContextual"/>
        </w:rPr>
      </w:pPr>
      <w:del w:id="217" w:author="Antony Stephen" w:date="2026-05-12T07:28:00Z" w16du:dateUtc="2026-05-12T12:28:00Z">
        <w:r w:rsidRPr="00E27AE5" w:rsidDel="00E27AE5">
          <w:rPr>
            <w:rPrChange w:id="218" w:author="Antony Stephen" w:date="2026-05-12T07:28:00Z" w16du:dateUtc="2026-05-12T12:28:00Z">
              <w:rPr>
                <w:rStyle w:val="Hyperlink"/>
                <w:noProof/>
              </w:rPr>
            </w:rPrChange>
          </w:rPr>
          <w:delText>3.3 Benefit of the UAP to Optum Real</w:delText>
        </w:r>
        <w:r w:rsidDel="00E27AE5">
          <w:rPr>
            <w:noProof/>
          </w:rPr>
          <w:tab/>
          <w:delText>8</w:delText>
        </w:r>
      </w:del>
    </w:p>
    <w:p w14:paraId="07491F28" w14:textId="0D65EE19" w:rsidR="000B3950" w:rsidDel="00E27AE5" w:rsidRDefault="000B3950">
      <w:pPr>
        <w:pStyle w:val="TOC1"/>
        <w:rPr>
          <w:del w:id="219" w:author="Antony Stephen" w:date="2026-05-12T07:28:00Z" w16du:dateUtc="2026-05-12T12:28:00Z"/>
          <w:rFonts w:asciiTheme="minorHAnsi" w:hAnsiTheme="minorHAnsi"/>
          <w:kern w:val="2"/>
          <w:szCs w:val="24"/>
          <w14:ligatures w14:val="standardContextual"/>
        </w:rPr>
      </w:pPr>
      <w:del w:id="220" w:author="Antony Stephen" w:date="2026-05-12T07:28:00Z" w16du:dateUtc="2026-05-12T12:28:00Z">
        <w:r w:rsidRPr="00E27AE5" w:rsidDel="00E27AE5">
          <w:rPr>
            <w:rPrChange w:id="221" w:author="Antony Stephen" w:date="2026-05-12T07:28:00Z" w16du:dateUtc="2026-05-12T12:28:00Z">
              <w:rPr>
                <w:rStyle w:val="Hyperlink"/>
              </w:rPr>
            </w:rPrChange>
          </w:rPr>
          <w:delText>4. Goals</w:delText>
        </w:r>
        <w:r w:rsidDel="00E27AE5">
          <w:tab/>
          <w:delText>10</w:delText>
        </w:r>
      </w:del>
    </w:p>
    <w:p w14:paraId="1B3CF443" w14:textId="4C5B4F3C" w:rsidR="000B3950" w:rsidDel="00E27AE5" w:rsidRDefault="000B3950">
      <w:pPr>
        <w:pStyle w:val="TOC2"/>
        <w:rPr>
          <w:del w:id="222" w:author="Antony Stephen" w:date="2026-05-12T07:28:00Z" w16du:dateUtc="2026-05-12T12:28:00Z"/>
          <w:rFonts w:asciiTheme="minorHAnsi" w:hAnsiTheme="minorHAnsi"/>
          <w:noProof/>
          <w:kern w:val="2"/>
          <w:sz w:val="24"/>
          <w:szCs w:val="24"/>
          <w14:ligatures w14:val="standardContextual"/>
        </w:rPr>
      </w:pPr>
      <w:del w:id="223" w:author="Antony Stephen" w:date="2026-05-12T07:28:00Z" w16du:dateUtc="2026-05-12T12:28:00Z">
        <w:r w:rsidRPr="00E27AE5" w:rsidDel="00E27AE5">
          <w:rPr>
            <w:rPrChange w:id="224" w:author="Antony Stephen" w:date="2026-05-12T07:28:00Z" w16du:dateUtc="2026-05-12T12:28:00Z">
              <w:rPr>
                <w:rStyle w:val="Hyperlink"/>
                <w:noProof/>
              </w:rPr>
            </w:rPrChange>
          </w:rPr>
          <w:delText>4.1 Goals</w:delText>
        </w:r>
        <w:r w:rsidDel="00E27AE5">
          <w:rPr>
            <w:noProof/>
          </w:rPr>
          <w:tab/>
          <w:delText>10</w:delText>
        </w:r>
      </w:del>
    </w:p>
    <w:p w14:paraId="0C7360B2" w14:textId="25B84B21" w:rsidR="000B3950" w:rsidDel="00E27AE5" w:rsidRDefault="000B3950">
      <w:pPr>
        <w:pStyle w:val="TOC1"/>
        <w:rPr>
          <w:del w:id="225" w:author="Antony Stephen" w:date="2026-05-12T07:28:00Z" w16du:dateUtc="2026-05-12T12:28:00Z"/>
          <w:rFonts w:asciiTheme="minorHAnsi" w:hAnsiTheme="minorHAnsi"/>
          <w:kern w:val="2"/>
          <w:szCs w:val="24"/>
          <w14:ligatures w14:val="standardContextual"/>
        </w:rPr>
      </w:pPr>
      <w:del w:id="226" w:author="Antony Stephen" w:date="2026-05-12T07:28:00Z" w16du:dateUtc="2026-05-12T12:28:00Z">
        <w:r w:rsidRPr="00E27AE5" w:rsidDel="00E27AE5">
          <w:rPr>
            <w:rPrChange w:id="227" w:author="Antony Stephen" w:date="2026-05-12T07:28:00Z" w16du:dateUtc="2026-05-12T12:28:00Z">
              <w:rPr>
                <w:rStyle w:val="Hyperlink"/>
              </w:rPr>
            </w:rPrChange>
          </w:rPr>
          <w:delText>5. Architecture Principles</w:delText>
        </w:r>
        <w:r w:rsidDel="00E27AE5">
          <w:tab/>
          <w:delText>11</w:delText>
        </w:r>
      </w:del>
    </w:p>
    <w:p w14:paraId="4151428A" w14:textId="68BB93A2" w:rsidR="000B3950" w:rsidDel="00E27AE5" w:rsidRDefault="000B3950">
      <w:pPr>
        <w:pStyle w:val="TOC1"/>
        <w:rPr>
          <w:del w:id="228" w:author="Antony Stephen" w:date="2026-05-12T07:28:00Z" w16du:dateUtc="2026-05-12T12:28:00Z"/>
          <w:rFonts w:asciiTheme="minorHAnsi" w:hAnsiTheme="minorHAnsi"/>
          <w:kern w:val="2"/>
          <w:szCs w:val="24"/>
          <w14:ligatures w14:val="standardContextual"/>
        </w:rPr>
      </w:pPr>
      <w:del w:id="229" w:author="Antony Stephen" w:date="2026-05-12T07:28:00Z" w16du:dateUtc="2026-05-12T12:28:00Z">
        <w:r w:rsidRPr="00E27AE5" w:rsidDel="00E27AE5">
          <w:rPr>
            <w:rPrChange w:id="230" w:author="Antony Stephen" w:date="2026-05-12T07:28:00Z" w16du:dateUtc="2026-05-12T12:28:00Z">
              <w:rPr>
                <w:rStyle w:val="Hyperlink"/>
              </w:rPr>
            </w:rPrChange>
          </w:rPr>
          <w:delText>6. Solution Overview</w:delText>
        </w:r>
        <w:r w:rsidDel="00E27AE5">
          <w:tab/>
          <w:delText>12</w:delText>
        </w:r>
      </w:del>
    </w:p>
    <w:p w14:paraId="6572729C" w14:textId="20319FB4" w:rsidR="000B3950" w:rsidDel="00E27AE5" w:rsidRDefault="000B3950">
      <w:pPr>
        <w:pStyle w:val="TOC1"/>
        <w:rPr>
          <w:del w:id="231" w:author="Antony Stephen" w:date="2026-05-12T07:28:00Z" w16du:dateUtc="2026-05-12T12:28:00Z"/>
          <w:rFonts w:asciiTheme="minorHAnsi" w:hAnsiTheme="minorHAnsi"/>
          <w:kern w:val="2"/>
          <w:szCs w:val="24"/>
          <w14:ligatures w14:val="standardContextual"/>
        </w:rPr>
      </w:pPr>
      <w:del w:id="232" w:author="Antony Stephen" w:date="2026-05-12T07:28:00Z" w16du:dateUtc="2026-05-12T12:28:00Z">
        <w:r w:rsidRPr="00E27AE5" w:rsidDel="00E27AE5">
          <w:rPr>
            <w:rPrChange w:id="233" w:author="Antony Stephen" w:date="2026-05-12T07:28:00Z" w16du:dateUtc="2026-05-12T12:28:00Z">
              <w:rPr>
                <w:rStyle w:val="Hyperlink"/>
              </w:rPr>
            </w:rPrChange>
          </w:rPr>
          <w:delText>7. Logical Architecture</w:delText>
        </w:r>
        <w:r w:rsidDel="00E27AE5">
          <w:tab/>
          <w:delText>13</w:delText>
        </w:r>
      </w:del>
    </w:p>
    <w:p w14:paraId="72A3B9A3" w14:textId="19C8F821" w:rsidR="000B3950" w:rsidDel="00E27AE5" w:rsidRDefault="000B3950">
      <w:pPr>
        <w:pStyle w:val="TOC2"/>
        <w:rPr>
          <w:del w:id="234" w:author="Antony Stephen" w:date="2026-05-12T07:28:00Z" w16du:dateUtc="2026-05-12T12:28:00Z"/>
          <w:rFonts w:asciiTheme="minorHAnsi" w:hAnsiTheme="minorHAnsi"/>
          <w:noProof/>
          <w:kern w:val="2"/>
          <w:sz w:val="24"/>
          <w:szCs w:val="24"/>
          <w14:ligatures w14:val="standardContextual"/>
        </w:rPr>
      </w:pPr>
      <w:del w:id="235" w:author="Antony Stephen" w:date="2026-05-12T07:28:00Z" w16du:dateUtc="2026-05-12T12:28:00Z">
        <w:r w:rsidRPr="00E27AE5" w:rsidDel="00E27AE5">
          <w:rPr>
            <w:rPrChange w:id="236" w:author="Antony Stephen" w:date="2026-05-12T07:28:00Z" w16du:dateUtc="2026-05-12T12:28:00Z">
              <w:rPr>
                <w:rStyle w:val="Hyperlink"/>
                <w:noProof/>
              </w:rPr>
            </w:rPrChange>
          </w:rPr>
          <w:delText>7.1 UAP Capability Architecture</w:delText>
        </w:r>
        <w:r w:rsidDel="00E27AE5">
          <w:rPr>
            <w:noProof/>
          </w:rPr>
          <w:tab/>
          <w:delText>13</w:delText>
        </w:r>
      </w:del>
    </w:p>
    <w:p w14:paraId="0E15A2CC" w14:textId="27A26E1A" w:rsidR="000B3950" w:rsidDel="00E27AE5" w:rsidRDefault="000B3950">
      <w:pPr>
        <w:pStyle w:val="TOC2"/>
        <w:rPr>
          <w:del w:id="237" w:author="Antony Stephen" w:date="2026-05-12T07:28:00Z" w16du:dateUtc="2026-05-12T12:28:00Z"/>
          <w:rFonts w:asciiTheme="minorHAnsi" w:hAnsiTheme="minorHAnsi"/>
          <w:noProof/>
          <w:kern w:val="2"/>
          <w:sz w:val="24"/>
          <w:szCs w:val="24"/>
          <w14:ligatures w14:val="standardContextual"/>
        </w:rPr>
      </w:pPr>
      <w:del w:id="238" w:author="Antony Stephen" w:date="2026-05-12T07:28:00Z" w16du:dateUtc="2026-05-12T12:28:00Z">
        <w:r w:rsidRPr="00E27AE5" w:rsidDel="00E27AE5">
          <w:rPr>
            <w:rPrChange w:id="239" w:author="Antony Stephen" w:date="2026-05-12T07:28:00Z" w16du:dateUtc="2026-05-12T12:28:00Z">
              <w:rPr>
                <w:rStyle w:val="Hyperlink"/>
                <w:noProof/>
              </w:rPr>
            </w:rPrChange>
          </w:rPr>
          <w:delText>7.2 Solution and Data Flow Architecture</w:delText>
        </w:r>
        <w:r w:rsidDel="00E27AE5">
          <w:rPr>
            <w:noProof/>
          </w:rPr>
          <w:tab/>
          <w:delText>17</w:delText>
        </w:r>
      </w:del>
    </w:p>
    <w:p w14:paraId="6F1313E5" w14:textId="05BF996E" w:rsidR="000B3950" w:rsidDel="00E27AE5" w:rsidRDefault="000B3950">
      <w:pPr>
        <w:pStyle w:val="TOC1"/>
        <w:rPr>
          <w:del w:id="240" w:author="Antony Stephen" w:date="2026-05-12T07:28:00Z" w16du:dateUtc="2026-05-12T12:28:00Z"/>
          <w:rFonts w:asciiTheme="minorHAnsi" w:hAnsiTheme="minorHAnsi"/>
          <w:kern w:val="2"/>
          <w:szCs w:val="24"/>
          <w14:ligatures w14:val="standardContextual"/>
        </w:rPr>
      </w:pPr>
      <w:del w:id="241" w:author="Antony Stephen" w:date="2026-05-12T07:28:00Z" w16du:dateUtc="2026-05-12T12:28:00Z">
        <w:r w:rsidRPr="00E27AE5" w:rsidDel="00E27AE5">
          <w:rPr>
            <w:rPrChange w:id="242" w:author="Antony Stephen" w:date="2026-05-12T07:28:00Z" w16du:dateUtc="2026-05-12T12:28:00Z">
              <w:rPr>
                <w:rStyle w:val="Hyperlink"/>
              </w:rPr>
            </w:rPrChange>
          </w:rPr>
          <w:delText>8. Physical Architecture</w:delText>
        </w:r>
        <w:r w:rsidDel="00E27AE5">
          <w:tab/>
          <w:delText>20</w:delText>
        </w:r>
      </w:del>
    </w:p>
    <w:p w14:paraId="49EF2357" w14:textId="3D18984A" w:rsidR="000B3950" w:rsidDel="00E27AE5" w:rsidRDefault="000B3950">
      <w:pPr>
        <w:pStyle w:val="TOC2"/>
        <w:rPr>
          <w:del w:id="243" w:author="Antony Stephen" w:date="2026-05-12T07:28:00Z" w16du:dateUtc="2026-05-12T12:28:00Z"/>
          <w:rFonts w:asciiTheme="minorHAnsi" w:hAnsiTheme="minorHAnsi"/>
          <w:noProof/>
          <w:kern w:val="2"/>
          <w:sz w:val="24"/>
          <w:szCs w:val="24"/>
          <w14:ligatures w14:val="standardContextual"/>
        </w:rPr>
      </w:pPr>
      <w:del w:id="244" w:author="Antony Stephen" w:date="2026-05-12T07:28:00Z" w16du:dateUtc="2026-05-12T12:28:00Z">
        <w:r w:rsidRPr="00E27AE5" w:rsidDel="00E27AE5">
          <w:rPr>
            <w:rPrChange w:id="245" w:author="Antony Stephen" w:date="2026-05-12T07:28:00Z" w16du:dateUtc="2026-05-12T12:28:00Z">
              <w:rPr>
                <w:rStyle w:val="Hyperlink"/>
                <w:noProof/>
              </w:rPr>
            </w:rPrChange>
          </w:rPr>
          <w:delText>8.1 Entry and Security Layer</w:delText>
        </w:r>
        <w:r w:rsidDel="00E27AE5">
          <w:rPr>
            <w:noProof/>
          </w:rPr>
          <w:tab/>
          <w:delText>20</w:delText>
        </w:r>
      </w:del>
    </w:p>
    <w:p w14:paraId="762B90DA" w14:textId="28775838" w:rsidR="000B3950" w:rsidDel="00E27AE5" w:rsidRDefault="000B3950">
      <w:pPr>
        <w:pStyle w:val="TOC2"/>
        <w:rPr>
          <w:del w:id="246" w:author="Antony Stephen" w:date="2026-05-12T07:28:00Z" w16du:dateUtc="2026-05-12T12:28:00Z"/>
          <w:rFonts w:asciiTheme="minorHAnsi" w:hAnsiTheme="minorHAnsi"/>
          <w:noProof/>
          <w:kern w:val="2"/>
          <w:sz w:val="24"/>
          <w:szCs w:val="24"/>
          <w14:ligatures w14:val="standardContextual"/>
        </w:rPr>
      </w:pPr>
      <w:del w:id="247" w:author="Antony Stephen" w:date="2026-05-12T07:28:00Z" w16du:dateUtc="2026-05-12T12:28:00Z">
        <w:r w:rsidRPr="00E27AE5" w:rsidDel="00E27AE5">
          <w:rPr>
            <w:rPrChange w:id="248" w:author="Antony Stephen" w:date="2026-05-12T07:28:00Z" w16du:dateUtc="2026-05-12T12:28:00Z">
              <w:rPr>
                <w:rStyle w:val="Hyperlink"/>
                <w:noProof/>
              </w:rPr>
            </w:rPrChange>
          </w:rPr>
          <w:delText>8.2. UAP Container Apps Environment</w:delText>
        </w:r>
        <w:r w:rsidDel="00E27AE5">
          <w:rPr>
            <w:noProof/>
          </w:rPr>
          <w:tab/>
          <w:delText>21</w:delText>
        </w:r>
      </w:del>
    </w:p>
    <w:p w14:paraId="0060E9A5" w14:textId="687749A3" w:rsidR="000B3950" w:rsidDel="00E27AE5" w:rsidRDefault="000B3950">
      <w:pPr>
        <w:pStyle w:val="TOC2"/>
        <w:rPr>
          <w:del w:id="249" w:author="Antony Stephen" w:date="2026-05-12T07:28:00Z" w16du:dateUtc="2026-05-12T12:28:00Z"/>
          <w:rFonts w:asciiTheme="minorHAnsi" w:hAnsiTheme="minorHAnsi"/>
          <w:noProof/>
          <w:kern w:val="2"/>
          <w:sz w:val="24"/>
          <w:szCs w:val="24"/>
          <w14:ligatures w14:val="standardContextual"/>
        </w:rPr>
      </w:pPr>
      <w:del w:id="250" w:author="Antony Stephen" w:date="2026-05-12T07:28:00Z" w16du:dateUtc="2026-05-12T12:28:00Z">
        <w:r w:rsidRPr="00E27AE5" w:rsidDel="00E27AE5">
          <w:rPr>
            <w:rPrChange w:id="251" w:author="Antony Stephen" w:date="2026-05-12T07:28:00Z" w16du:dateUtc="2026-05-12T12:28:00Z">
              <w:rPr>
                <w:rStyle w:val="Hyperlink"/>
                <w:noProof/>
              </w:rPr>
            </w:rPrChange>
          </w:rPr>
          <w:delText>8.3 Shared Platform Services within the UAP Subscription</w:delText>
        </w:r>
        <w:r w:rsidDel="00E27AE5">
          <w:rPr>
            <w:noProof/>
          </w:rPr>
          <w:tab/>
          <w:delText>22</w:delText>
        </w:r>
      </w:del>
    </w:p>
    <w:p w14:paraId="20F00887" w14:textId="2A47535F" w:rsidR="000B3950" w:rsidDel="00E27AE5" w:rsidRDefault="000B3950">
      <w:pPr>
        <w:pStyle w:val="TOC2"/>
        <w:rPr>
          <w:del w:id="252" w:author="Antony Stephen" w:date="2026-05-12T07:28:00Z" w16du:dateUtc="2026-05-12T12:28:00Z"/>
          <w:rFonts w:asciiTheme="minorHAnsi" w:hAnsiTheme="minorHAnsi"/>
          <w:noProof/>
          <w:kern w:val="2"/>
          <w:sz w:val="24"/>
          <w:szCs w:val="24"/>
          <w14:ligatures w14:val="standardContextual"/>
        </w:rPr>
      </w:pPr>
      <w:del w:id="253" w:author="Antony Stephen" w:date="2026-05-12T07:28:00Z" w16du:dateUtc="2026-05-12T12:28:00Z">
        <w:r w:rsidRPr="00E27AE5" w:rsidDel="00E27AE5">
          <w:rPr>
            <w:rPrChange w:id="254" w:author="Antony Stephen" w:date="2026-05-12T07:28:00Z" w16du:dateUtc="2026-05-12T12:28:00Z">
              <w:rPr>
                <w:rStyle w:val="Hyperlink"/>
                <w:noProof/>
              </w:rPr>
            </w:rPrChange>
          </w:rPr>
          <w:delText>8.4. External AI and Monitoring Services (UAIS and Enterprise Shared Services)</w:delText>
        </w:r>
        <w:r w:rsidDel="00E27AE5">
          <w:rPr>
            <w:noProof/>
          </w:rPr>
          <w:tab/>
          <w:delText>22</w:delText>
        </w:r>
      </w:del>
    </w:p>
    <w:p w14:paraId="3383F59E" w14:textId="5EC9E1B5" w:rsidR="000B3950" w:rsidDel="00E27AE5" w:rsidRDefault="000B3950">
      <w:pPr>
        <w:pStyle w:val="TOC1"/>
        <w:rPr>
          <w:del w:id="255" w:author="Antony Stephen" w:date="2026-05-12T07:28:00Z" w16du:dateUtc="2026-05-12T12:28:00Z"/>
          <w:rFonts w:asciiTheme="minorHAnsi" w:hAnsiTheme="minorHAnsi"/>
          <w:kern w:val="2"/>
          <w:szCs w:val="24"/>
          <w14:ligatures w14:val="standardContextual"/>
        </w:rPr>
      </w:pPr>
      <w:del w:id="256" w:author="Antony Stephen" w:date="2026-05-12T07:28:00Z" w16du:dateUtc="2026-05-12T12:28:00Z">
        <w:r w:rsidRPr="00E27AE5" w:rsidDel="00E27AE5">
          <w:rPr>
            <w:rPrChange w:id="257" w:author="Antony Stephen" w:date="2026-05-12T07:28:00Z" w16du:dateUtc="2026-05-12T12:28:00Z">
              <w:rPr>
                <w:rStyle w:val="Hyperlink"/>
              </w:rPr>
            </w:rPrChange>
          </w:rPr>
          <w:delText>9. Global Agentic Orchestrator</w:delText>
        </w:r>
        <w:r w:rsidDel="00E27AE5">
          <w:tab/>
          <w:delText>25</w:delText>
        </w:r>
      </w:del>
    </w:p>
    <w:p w14:paraId="687276B4" w14:textId="414C7961" w:rsidR="000B3950" w:rsidDel="00E27AE5" w:rsidRDefault="000B3950">
      <w:pPr>
        <w:pStyle w:val="TOC2"/>
        <w:rPr>
          <w:del w:id="258" w:author="Antony Stephen" w:date="2026-05-12T07:28:00Z" w16du:dateUtc="2026-05-12T12:28:00Z"/>
          <w:rFonts w:asciiTheme="minorHAnsi" w:hAnsiTheme="minorHAnsi"/>
          <w:noProof/>
          <w:kern w:val="2"/>
          <w:sz w:val="24"/>
          <w:szCs w:val="24"/>
          <w14:ligatures w14:val="standardContextual"/>
        </w:rPr>
      </w:pPr>
      <w:del w:id="259" w:author="Antony Stephen" w:date="2026-05-12T07:28:00Z" w16du:dateUtc="2026-05-12T12:28:00Z">
        <w:r w:rsidRPr="00E27AE5" w:rsidDel="00E27AE5">
          <w:rPr>
            <w:rPrChange w:id="260" w:author="Antony Stephen" w:date="2026-05-12T07:28:00Z" w16du:dateUtc="2026-05-12T12:28:00Z">
              <w:rPr>
                <w:rStyle w:val="Hyperlink"/>
                <w:noProof/>
              </w:rPr>
            </w:rPrChange>
          </w:rPr>
          <w:delText>9.1 Two-Tier Orchestration</w:delText>
        </w:r>
        <w:r w:rsidDel="00E27AE5">
          <w:rPr>
            <w:noProof/>
          </w:rPr>
          <w:tab/>
          <w:delText>25</w:delText>
        </w:r>
      </w:del>
    </w:p>
    <w:p w14:paraId="0A40BC19" w14:textId="4F6B50D0" w:rsidR="000B3950" w:rsidDel="00E27AE5" w:rsidRDefault="000B3950">
      <w:pPr>
        <w:pStyle w:val="TOC2"/>
        <w:rPr>
          <w:del w:id="261" w:author="Antony Stephen" w:date="2026-05-12T07:28:00Z" w16du:dateUtc="2026-05-12T12:28:00Z"/>
          <w:rFonts w:asciiTheme="minorHAnsi" w:hAnsiTheme="minorHAnsi"/>
          <w:noProof/>
          <w:kern w:val="2"/>
          <w:sz w:val="24"/>
          <w:szCs w:val="24"/>
          <w14:ligatures w14:val="standardContextual"/>
        </w:rPr>
      </w:pPr>
      <w:del w:id="262" w:author="Antony Stephen" w:date="2026-05-12T07:28:00Z" w16du:dateUtc="2026-05-12T12:28:00Z">
        <w:r w:rsidRPr="00E27AE5" w:rsidDel="00E27AE5">
          <w:rPr>
            <w:rPrChange w:id="263" w:author="Antony Stephen" w:date="2026-05-12T07:28:00Z" w16du:dateUtc="2026-05-12T12:28:00Z">
              <w:rPr>
                <w:rStyle w:val="Hyperlink"/>
                <w:noProof/>
              </w:rPr>
            </w:rPrChange>
          </w:rPr>
          <w:delText>9.2 Three Logical Planes</w:delText>
        </w:r>
        <w:r w:rsidDel="00E27AE5">
          <w:rPr>
            <w:noProof/>
          </w:rPr>
          <w:tab/>
          <w:delText>25</w:delText>
        </w:r>
      </w:del>
    </w:p>
    <w:p w14:paraId="707CC35A" w14:textId="5D09A0A9" w:rsidR="000B3950" w:rsidDel="00E27AE5" w:rsidRDefault="000B3950">
      <w:pPr>
        <w:pStyle w:val="TOC2"/>
        <w:rPr>
          <w:del w:id="264" w:author="Antony Stephen" w:date="2026-05-12T07:28:00Z" w16du:dateUtc="2026-05-12T12:28:00Z"/>
          <w:rFonts w:asciiTheme="minorHAnsi" w:hAnsiTheme="minorHAnsi"/>
          <w:noProof/>
          <w:kern w:val="2"/>
          <w:sz w:val="24"/>
          <w:szCs w:val="24"/>
          <w14:ligatures w14:val="standardContextual"/>
        </w:rPr>
      </w:pPr>
      <w:del w:id="265" w:author="Antony Stephen" w:date="2026-05-12T07:28:00Z" w16du:dateUtc="2026-05-12T12:28:00Z">
        <w:r w:rsidRPr="00E27AE5" w:rsidDel="00E27AE5">
          <w:rPr>
            <w:rPrChange w:id="266" w:author="Antony Stephen" w:date="2026-05-12T07:28:00Z" w16du:dateUtc="2026-05-12T12:28:00Z">
              <w:rPr>
                <w:rStyle w:val="Hyperlink"/>
                <w:noProof/>
              </w:rPr>
            </w:rPrChange>
          </w:rPr>
          <w:delText>9.3 Unified Memory</w:delText>
        </w:r>
        <w:r w:rsidDel="00E27AE5">
          <w:rPr>
            <w:noProof/>
          </w:rPr>
          <w:tab/>
          <w:delText>25</w:delText>
        </w:r>
      </w:del>
    </w:p>
    <w:p w14:paraId="7D5F3D57" w14:textId="2DEAD1CD" w:rsidR="000B3950" w:rsidDel="00E27AE5" w:rsidRDefault="000B3950">
      <w:pPr>
        <w:pStyle w:val="TOC2"/>
        <w:rPr>
          <w:del w:id="267" w:author="Antony Stephen" w:date="2026-05-12T07:28:00Z" w16du:dateUtc="2026-05-12T12:28:00Z"/>
          <w:rFonts w:asciiTheme="minorHAnsi" w:hAnsiTheme="minorHAnsi"/>
          <w:noProof/>
          <w:kern w:val="2"/>
          <w:sz w:val="24"/>
          <w:szCs w:val="24"/>
          <w14:ligatures w14:val="standardContextual"/>
        </w:rPr>
      </w:pPr>
      <w:del w:id="268" w:author="Antony Stephen" w:date="2026-05-12T07:28:00Z" w16du:dateUtc="2026-05-12T12:28:00Z">
        <w:r w:rsidRPr="00E27AE5" w:rsidDel="00E27AE5">
          <w:rPr>
            <w:rPrChange w:id="269" w:author="Antony Stephen" w:date="2026-05-12T07:28:00Z" w16du:dateUtc="2026-05-12T12:28:00Z">
              <w:rPr>
                <w:rStyle w:val="Hyperlink"/>
                <w:noProof/>
              </w:rPr>
            </w:rPrChange>
          </w:rPr>
          <w:delText>9.4 General Orchestrator Workflow</w:delText>
        </w:r>
        <w:r w:rsidDel="00E27AE5">
          <w:rPr>
            <w:noProof/>
          </w:rPr>
          <w:tab/>
          <w:delText>25</w:delText>
        </w:r>
      </w:del>
    </w:p>
    <w:p w14:paraId="49C1374E" w14:textId="73B95682" w:rsidR="000B3950" w:rsidDel="00E27AE5" w:rsidRDefault="000B3950">
      <w:pPr>
        <w:pStyle w:val="TOC2"/>
        <w:rPr>
          <w:del w:id="270" w:author="Antony Stephen" w:date="2026-05-12T07:28:00Z" w16du:dateUtc="2026-05-12T12:28:00Z"/>
          <w:rFonts w:asciiTheme="minorHAnsi" w:hAnsiTheme="minorHAnsi"/>
          <w:noProof/>
          <w:kern w:val="2"/>
          <w:sz w:val="24"/>
          <w:szCs w:val="24"/>
          <w14:ligatures w14:val="standardContextual"/>
        </w:rPr>
      </w:pPr>
      <w:del w:id="271" w:author="Antony Stephen" w:date="2026-05-12T07:28:00Z" w16du:dateUtc="2026-05-12T12:28:00Z">
        <w:r w:rsidRPr="00E27AE5" w:rsidDel="00E27AE5">
          <w:rPr>
            <w:rPrChange w:id="272" w:author="Antony Stephen" w:date="2026-05-12T07:28:00Z" w16du:dateUtc="2026-05-12T12:28:00Z">
              <w:rPr>
                <w:rStyle w:val="Hyperlink"/>
                <w:noProof/>
              </w:rPr>
            </w:rPrChange>
          </w:rPr>
          <w:delText>9.5 Global Orchestrator Pattern — Nested Workflows</w:delText>
        </w:r>
        <w:r w:rsidDel="00E27AE5">
          <w:rPr>
            <w:noProof/>
          </w:rPr>
          <w:tab/>
          <w:delText>26</w:delText>
        </w:r>
      </w:del>
    </w:p>
    <w:p w14:paraId="14737930" w14:textId="36B25CF8" w:rsidR="000B3950" w:rsidDel="00E27AE5" w:rsidRDefault="000B3950">
      <w:pPr>
        <w:pStyle w:val="TOC1"/>
        <w:rPr>
          <w:del w:id="273" w:author="Antony Stephen" w:date="2026-05-12T07:28:00Z" w16du:dateUtc="2026-05-12T12:28:00Z"/>
          <w:rFonts w:asciiTheme="minorHAnsi" w:hAnsiTheme="minorHAnsi"/>
          <w:kern w:val="2"/>
          <w:szCs w:val="24"/>
          <w14:ligatures w14:val="standardContextual"/>
        </w:rPr>
      </w:pPr>
      <w:del w:id="274" w:author="Antony Stephen" w:date="2026-05-12T07:28:00Z" w16du:dateUtc="2026-05-12T12:28:00Z">
        <w:r w:rsidRPr="00E27AE5" w:rsidDel="00E27AE5">
          <w:rPr>
            <w:rPrChange w:id="275" w:author="Antony Stephen" w:date="2026-05-12T07:28:00Z" w16du:dateUtc="2026-05-12T12:28:00Z">
              <w:rPr>
                <w:rStyle w:val="Hyperlink"/>
              </w:rPr>
            </w:rPrChange>
          </w:rPr>
          <w:delText>10. Orchestration Framework — LangGraph vs MAF</w:delText>
        </w:r>
        <w:r w:rsidDel="00E27AE5">
          <w:tab/>
          <w:delText>27</w:delText>
        </w:r>
      </w:del>
    </w:p>
    <w:p w14:paraId="2CFCF5B7" w14:textId="2919D321" w:rsidR="000B3950" w:rsidDel="00E27AE5" w:rsidRDefault="000B3950">
      <w:pPr>
        <w:pStyle w:val="TOC2"/>
        <w:rPr>
          <w:del w:id="276" w:author="Antony Stephen" w:date="2026-05-12T07:28:00Z" w16du:dateUtc="2026-05-12T12:28:00Z"/>
          <w:rFonts w:asciiTheme="minorHAnsi" w:hAnsiTheme="minorHAnsi"/>
          <w:noProof/>
          <w:kern w:val="2"/>
          <w:sz w:val="24"/>
          <w:szCs w:val="24"/>
          <w14:ligatures w14:val="standardContextual"/>
        </w:rPr>
      </w:pPr>
      <w:del w:id="277" w:author="Antony Stephen" w:date="2026-05-12T07:28:00Z" w16du:dateUtc="2026-05-12T12:28:00Z">
        <w:r w:rsidRPr="00E27AE5" w:rsidDel="00E27AE5">
          <w:rPr>
            <w:rPrChange w:id="278" w:author="Antony Stephen" w:date="2026-05-12T07:28:00Z" w16du:dateUtc="2026-05-12T12:28:00Z">
              <w:rPr>
                <w:rStyle w:val="Hyperlink"/>
                <w:noProof/>
              </w:rPr>
            </w:rPrChange>
          </w:rPr>
          <w:delText>10.1 Capability Comparison</w:delText>
        </w:r>
        <w:r w:rsidDel="00E27AE5">
          <w:rPr>
            <w:noProof/>
          </w:rPr>
          <w:tab/>
          <w:delText>27</w:delText>
        </w:r>
      </w:del>
    </w:p>
    <w:p w14:paraId="7F6B27B2" w14:textId="00A66DAF" w:rsidR="000B3950" w:rsidDel="00E27AE5" w:rsidRDefault="000B3950">
      <w:pPr>
        <w:pStyle w:val="TOC2"/>
        <w:rPr>
          <w:del w:id="279" w:author="Antony Stephen" w:date="2026-05-12T07:28:00Z" w16du:dateUtc="2026-05-12T12:28:00Z"/>
          <w:rFonts w:asciiTheme="minorHAnsi" w:hAnsiTheme="minorHAnsi"/>
          <w:noProof/>
          <w:kern w:val="2"/>
          <w:sz w:val="24"/>
          <w:szCs w:val="24"/>
          <w14:ligatures w14:val="standardContextual"/>
        </w:rPr>
      </w:pPr>
      <w:del w:id="280" w:author="Antony Stephen" w:date="2026-05-12T07:28:00Z" w16du:dateUtc="2026-05-12T12:28:00Z">
        <w:r w:rsidRPr="00E27AE5" w:rsidDel="00E27AE5">
          <w:rPr>
            <w:rPrChange w:id="281" w:author="Antony Stephen" w:date="2026-05-12T07:28:00Z" w16du:dateUtc="2026-05-12T12:28:00Z">
              <w:rPr>
                <w:rStyle w:val="Hyperlink"/>
                <w:noProof/>
              </w:rPr>
            </w:rPrChange>
          </w:rPr>
          <w:delText>10.2 Compliance Posture</w:delText>
        </w:r>
        <w:r w:rsidDel="00E27AE5">
          <w:rPr>
            <w:noProof/>
          </w:rPr>
          <w:tab/>
          <w:delText>28</w:delText>
        </w:r>
      </w:del>
    </w:p>
    <w:p w14:paraId="4CDEDD09" w14:textId="51E8AC43" w:rsidR="000B3950" w:rsidDel="00E27AE5" w:rsidRDefault="000B3950">
      <w:pPr>
        <w:pStyle w:val="TOC1"/>
        <w:rPr>
          <w:del w:id="282" w:author="Antony Stephen" w:date="2026-05-12T07:28:00Z" w16du:dateUtc="2026-05-12T12:28:00Z"/>
          <w:rFonts w:asciiTheme="minorHAnsi" w:hAnsiTheme="minorHAnsi"/>
          <w:kern w:val="2"/>
          <w:szCs w:val="24"/>
          <w14:ligatures w14:val="standardContextual"/>
        </w:rPr>
      </w:pPr>
      <w:del w:id="283" w:author="Antony Stephen" w:date="2026-05-12T07:28:00Z" w16du:dateUtc="2026-05-12T12:28:00Z">
        <w:r w:rsidRPr="00E27AE5" w:rsidDel="00E27AE5">
          <w:rPr>
            <w:rPrChange w:id="284" w:author="Antony Stephen" w:date="2026-05-12T07:28:00Z" w16du:dateUtc="2026-05-12T12:28:00Z">
              <w:rPr>
                <w:rStyle w:val="Hyperlink"/>
              </w:rPr>
            </w:rPrChange>
          </w:rPr>
          <w:delText>11. Communication Patterns</w:delText>
        </w:r>
        <w:r w:rsidDel="00E27AE5">
          <w:tab/>
          <w:delText>29</w:delText>
        </w:r>
      </w:del>
    </w:p>
    <w:p w14:paraId="1CD28866" w14:textId="14412F4C" w:rsidR="000B3950" w:rsidDel="00E27AE5" w:rsidRDefault="000B3950">
      <w:pPr>
        <w:pStyle w:val="TOC2"/>
        <w:rPr>
          <w:del w:id="285" w:author="Antony Stephen" w:date="2026-05-12T07:28:00Z" w16du:dateUtc="2026-05-12T12:28:00Z"/>
          <w:rFonts w:asciiTheme="minorHAnsi" w:hAnsiTheme="minorHAnsi"/>
          <w:noProof/>
          <w:kern w:val="2"/>
          <w:sz w:val="24"/>
          <w:szCs w:val="24"/>
          <w14:ligatures w14:val="standardContextual"/>
        </w:rPr>
      </w:pPr>
      <w:del w:id="286" w:author="Antony Stephen" w:date="2026-05-12T07:28:00Z" w16du:dateUtc="2026-05-12T12:28:00Z">
        <w:r w:rsidRPr="00E27AE5" w:rsidDel="00E27AE5">
          <w:rPr>
            <w:rPrChange w:id="287" w:author="Antony Stephen" w:date="2026-05-12T07:28:00Z" w16du:dateUtc="2026-05-12T12:28:00Z">
              <w:rPr>
                <w:rStyle w:val="Hyperlink"/>
                <w:noProof/>
              </w:rPr>
            </w:rPrChange>
          </w:rPr>
          <w:delText>11.1 Default — Direct Orchestrator-to-Orchestrator Calls</w:delText>
        </w:r>
        <w:r w:rsidDel="00E27AE5">
          <w:rPr>
            <w:noProof/>
          </w:rPr>
          <w:tab/>
          <w:delText>29</w:delText>
        </w:r>
      </w:del>
    </w:p>
    <w:p w14:paraId="53C77AA2" w14:textId="68804215" w:rsidR="000B3950" w:rsidDel="00E27AE5" w:rsidRDefault="000B3950">
      <w:pPr>
        <w:pStyle w:val="TOC2"/>
        <w:rPr>
          <w:del w:id="288" w:author="Antony Stephen" w:date="2026-05-12T07:28:00Z" w16du:dateUtc="2026-05-12T12:28:00Z"/>
          <w:rFonts w:asciiTheme="minorHAnsi" w:hAnsiTheme="minorHAnsi"/>
          <w:noProof/>
          <w:kern w:val="2"/>
          <w:sz w:val="24"/>
          <w:szCs w:val="24"/>
          <w14:ligatures w14:val="standardContextual"/>
        </w:rPr>
      </w:pPr>
      <w:del w:id="289" w:author="Antony Stephen" w:date="2026-05-12T07:28:00Z" w16du:dateUtc="2026-05-12T12:28:00Z">
        <w:r w:rsidRPr="00E27AE5" w:rsidDel="00E27AE5">
          <w:rPr>
            <w:rPrChange w:id="290" w:author="Antony Stephen" w:date="2026-05-12T07:28:00Z" w16du:dateUtc="2026-05-12T12:28:00Z">
              <w:rPr>
                <w:rStyle w:val="Hyperlink"/>
                <w:noProof/>
              </w:rPr>
            </w:rPrChange>
          </w:rPr>
          <w:delText>11.2 Azure Event Hub for Bursty Workloads</w:delText>
        </w:r>
        <w:r w:rsidDel="00E27AE5">
          <w:rPr>
            <w:noProof/>
          </w:rPr>
          <w:tab/>
          <w:delText>29</w:delText>
        </w:r>
      </w:del>
    </w:p>
    <w:p w14:paraId="26B880EE" w14:textId="2E41FC90" w:rsidR="000B3950" w:rsidDel="00E27AE5" w:rsidRDefault="000B3950">
      <w:pPr>
        <w:pStyle w:val="TOC2"/>
        <w:rPr>
          <w:del w:id="291" w:author="Antony Stephen" w:date="2026-05-12T07:28:00Z" w16du:dateUtc="2026-05-12T12:28:00Z"/>
          <w:rFonts w:asciiTheme="minorHAnsi" w:hAnsiTheme="minorHAnsi"/>
          <w:noProof/>
          <w:kern w:val="2"/>
          <w:sz w:val="24"/>
          <w:szCs w:val="24"/>
          <w14:ligatures w14:val="standardContextual"/>
        </w:rPr>
      </w:pPr>
      <w:del w:id="292" w:author="Antony Stephen" w:date="2026-05-12T07:28:00Z" w16du:dateUtc="2026-05-12T12:28:00Z">
        <w:r w:rsidRPr="00E27AE5" w:rsidDel="00E27AE5">
          <w:rPr>
            <w:rPrChange w:id="293" w:author="Antony Stephen" w:date="2026-05-12T07:28:00Z" w16du:dateUtc="2026-05-12T12:28:00Z">
              <w:rPr>
                <w:rStyle w:val="Hyperlink"/>
                <w:noProof/>
              </w:rPr>
            </w:rPrChange>
          </w:rPr>
          <w:delText>11.3 Decision Matrix</w:delText>
        </w:r>
        <w:r w:rsidDel="00E27AE5">
          <w:rPr>
            <w:noProof/>
          </w:rPr>
          <w:tab/>
          <w:delText>29</w:delText>
        </w:r>
      </w:del>
    </w:p>
    <w:p w14:paraId="0F36E967" w14:textId="4BC34147" w:rsidR="000B3950" w:rsidDel="00E27AE5" w:rsidRDefault="000B3950">
      <w:pPr>
        <w:pStyle w:val="TOC1"/>
        <w:rPr>
          <w:del w:id="294" w:author="Antony Stephen" w:date="2026-05-12T07:28:00Z" w16du:dateUtc="2026-05-12T12:28:00Z"/>
          <w:rFonts w:asciiTheme="minorHAnsi" w:hAnsiTheme="minorHAnsi"/>
          <w:kern w:val="2"/>
          <w:szCs w:val="24"/>
          <w14:ligatures w14:val="standardContextual"/>
        </w:rPr>
      </w:pPr>
      <w:del w:id="295" w:author="Antony Stephen" w:date="2026-05-12T07:28:00Z" w16du:dateUtc="2026-05-12T12:28:00Z">
        <w:r w:rsidRPr="00E27AE5" w:rsidDel="00E27AE5">
          <w:rPr>
            <w:rPrChange w:id="296" w:author="Antony Stephen" w:date="2026-05-12T07:28:00Z" w16du:dateUtc="2026-05-12T12:28:00Z">
              <w:rPr>
                <w:rStyle w:val="Hyperlink"/>
              </w:rPr>
            </w:rPrChange>
          </w:rPr>
          <w:delText>12. Platform AI Agents</w:delText>
        </w:r>
        <w:r w:rsidDel="00E27AE5">
          <w:tab/>
          <w:delText>31</w:delText>
        </w:r>
      </w:del>
    </w:p>
    <w:p w14:paraId="48A4DE13" w14:textId="4C045B6B" w:rsidR="000B3950" w:rsidDel="00E27AE5" w:rsidRDefault="000B3950">
      <w:pPr>
        <w:pStyle w:val="TOC2"/>
        <w:rPr>
          <w:del w:id="297" w:author="Antony Stephen" w:date="2026-05-12T07:28:00Z" w16du:dateUtc="2026-05-12T12:28:00Z"/>
          <w:rFonts w:asciiTheme="minorHAnsi" w:hAnsiTheme="minorHAnsi"/>
          <w:noProof/>
          <w:kern w:val="2"/>
          <w:sz w:val="24"/>
          <w:szCs w:val="24"/>
          <w14:ligatures w14:val="standardContextual"/>
        </w:rPr>
      </w:pPr>
      <w:del w:id="298" w:author="Antony Stephen" w:date="2026-05-12T07:28:00Z" w16du:dateUtc="2026-05-12T12:28:00Z">
        <w:r w:rsidRPr="00E27AE5" w:rsidDel="00E27AE5">
          <w:rPr>
            <w:rPrChange w:id="299" w:author="Antony Stephen" w:date="2026-05-12T07:28:00Z" w16du:dateUtc="2026-05-12T12:28:00Z">
              <w:rPr>
                <w:rStyle w:val="Hyperlink"/>
                <w:noProof/>
              </w:rPr>
            </w:rPrChange>
          </w:rPr>
          <w:delText>12.1 Onboarding Agent</w:delText>
        </w:r>
        <w:r w:rsidDel="00E27AE5">
          <w:rPr>
            <w:noProof/>
          </w:rPr>
          <w:tab/>
          <w:delText>31</w:delText>
        </w:r>
      </w:del>
    </w:p>
    <w:p w14:paraId="77E84794" w14:textId="18663977" w:rsidR="000B3950" w:rsidDel="00E27AE5" w:rsidRDefault="000B3950">
      <w:pPr>
        <w:pStyle w:val="TOC2"/>
        <w:rPr>
          <w:del w:id="300" w:author="Antony Stephen" w:date="2026-05-12T07:28:00Z" w16du:dateUtc="2026-05-12T12:28:00Z"/>
          <w:rFonts w:asciiTheme="minorHAnsi" w:hAnsiTheme="minorHAnsi"/>
          <w:noProof/>
          <w:kern w:val="2"/>
          <w:sz w:val="24"/>
          <w:szCs w:val="24"/>
          <w14:ligatures w14:val="standardContextual"/>
        </w:rPr>
      </w:pPr>
      <w:del w:id="301" w:author="Antony Stephen" w:date="2026-05-12T07:28:00Z" w16du:dateUtc="2026-05-12T12:28:00Z">
        <w:r w:rsidRPr="00E27AE5" w:rsidDel="00E27AE5">
          <w:rPr>
            <w:rPrChange w:id="302" w:author="Antony Stephen" w:date="2026-05-12T07:28:00Z" w16du:dateUtc="2026-05-12T12:28:00Z">
              <w:rPr>
                <w:rStyle w:val="Hyperlink"/>
                <w:noProof/>
              </w:rPr>
            </w:rPrChange>
          </w:rPr>
          <w:delText>12.2 Evaluation Agent</w:delText>
        </w:r>
        <w:r w:rsidDel="00E27AE5">
          <w:rPr>
            <w:noProof/>
          </w:rPr>
          <w:tab/>
          <w:delText>33</w:delText>
        </w:r>
      </w:del>
    </w:p>
    <w:p w14:paraId="250F0050" w14:textId="4DA30640" w:rsidR="000B3950" w:rsidDel="00E27AE5" w:rsidRDefault="000B3950">
      <w:pPr>
        <w:pStyle w:val="TOC2"/>
        <w:rPr>
          <w:del w:id="303" w:author="Antony Stephen" w:date="2026-05-12T07:28:00Z" w16du:dateUtc="2026-05-12T12:28:00Z"/>
          <w:rFonts w:asciiTheme="minorHAnsi" w:hAnsiTheme="minorHAnsi"/>
          <w:noProof/>
          <w:kern w:val="2"/>
          <w:sz w:val="24"/>
          <w:szCs w:val="24"/>
          <w14:ligatures w14:val="standardContextual"/>
        </w:rPr>
      </w:pPr>
      <w:del w:id="304" w:author="Antony Stephen" w:date="2026-05-12T07:28:00Z" w16du:dateUtc="2026-05-12T12:28:00Z">
        <w:r w:rsidRPr="00E27AE5" w:rsidDel="00E27AE5">
          <w:rPr>
            <w:rPrChange w:id="305" w:author="Antony Stephen" w:date="2026-05-12T07:28:00Z" w16du:dateUtc="2026-05-12T12:28:00Z">
              <w:rPr>
                <w:rStyle w:val="Hyperlink"/>
                <w:noProof/>
              </w:rPr>
            </w:rPrChange>
          </w:rPr>
          <w:delText>12.3 Discovery Agent</w:delText>
        </w:r>
        <w:r w:rsidDel="00E27AE5">
          <w:rPr>
            <w:noProof/>
          </w:rPr>
          <w:tab/>
          <w:delText>34</w:delText>
        </w:r>
      </w:del>
    </w:p>
    <w:p w14:paraId="4B8BC72B" w14:textId="3762FD52" w:rsidR="000B3950" w:rsidDel="00E27AE5" w:rsidRDefault="000B3950">
      <w:pPr>
        <w:pStyle w:val="TOC2"/>
        <w:rPr>
          <w:del w:id="306" w:author="Antony Stephen" w:date="2026-05-12T07:28:00Z" w16du:dateUtc="2026-05-12T12:28:00Z"/>
          <w:rFonts w:asciiTheme="minorHAnsi" w:hAnsiTheme="minorHAnsi"/>
          <w:noProof/>
          <w:kern w:val="2"/>
          <w:sz w:val="24"/>
          <w:szCs w:val="24"/>
          <w14:ligatures w14:val="standardContextual"/>
        </w:rPr>
      </w:pPr>
      <w:del w:id="307" w:author="Antony Stephen" w:date="2026-05-12T07:28:00Z" w16du:dateUtc="2026-05-12T12:28:00Z">
        <w:r w:rsidRPr="00E27AE5" w:rsidDel="00E27AE5">
          <w:rPr>
            <w:rPrChange w:id="308" w:author="Antony Stephen" w:date="2026-05-12T07:28:00Z" w16du:dateUtc="2026-05-12T12:28:00Z">
              <w:rPr>
                <w:rStyle w:val="Hyperlink"/>
                <w:noProof/>
              </w:rPr>
            </w:rPrChange>
          </w:rPr>
          <w:delText>12.4 Observability, Security &amp; Governance Agent</w:delText>
        </w:r>
        <w:r w:rsidDel="00E27AE5">
          <w:rPr>
            <w:noProof/>
          </w:rPr>
          <w:tab/>
          <w:delText>36</w:delText>
        </w:r>
      </w:del>
    </w:p>
    <w:p w14:paraId="4C6488BF" w14:textId="482B8919" w:rsidR="000B3950" w:rsidDel="00E27AE5" w:rsidRDefault="000B3950">
      <w:pPr>
        <w:pStyle w:val="TOC1"/>
        <w:rPr>
          <w:del w:id="309" w:author="Antony Stephen" w:date="2026-05-12T07:28:00Z" w16du:dateUtc="2026-05-12T12:28:00Z"/>
          <w:rFonts w:asciiTheme="minorHAnsi" w:hAnsiTheme="minorHAnsi"/>
          <w:kern w:val="2"/>
          <w:szCs w:val="24"/>
          <w14:ligatures w14:val="standardContextual"/>
        </w:rPr>
      </w:pPr>
      <w:del w:id="310" w:author="Antony Stephen" w:date="2026-05-12T07:28:00Z" w16du:dateUtc="2026-05-12T12:28:00Z">
        <w:r w:rsidRPr="00E27AE5" w:rsidDel="00E27AE5">
          <w:rPr>
            <w:rPrChange w:id="311" w:author="Antony Stephen" w:date="2026-05-12T07:28:00Z" w16du:dateUtc="2026-05-12T12:28:00Z">
              <w:rPr>
                <w:rStyle w:val="Hyperlink"/>
              </w:rPr>
            </w:rPrChange>
          </w:rPr>
          <w:delText>13. Azure AI Foundry Capability Mapping</w:delText>
        </w:r>
        <w:r w:rsidDel="00E27AE5">
          <w:tab/>
          <w:delText>39</w:delText>
        </w:r>
      </w:del>
    </w:p>
    <w:p w14:paraId="47DEF635" w14:textId="32E280CB" w:rsidR="000B3950" w:rsidDel="00E27AE5" w:rsidRDefault="000B3950">
      <w:pPr>
        <w:pStyle w:val="TOC1"/>
        <w:rPr>
          <w:del w:id="312" w:author="Antony Stephen" w:date="2026-05-12T07:28:00Z" w16du:dateUtc="2026-05-12T12:28:00Z"/>
          <w:rFonts w:asciiTheme="minorHAnsi" w:hAnsiTheme="minorHAnsi"/>
          <w:kern w:val="2"/>
          <w:szCs w:val="24"/>
          <w14:ligatures w14:val="standardContextual"/>
        </w:rPr>
      </w:pPr>
      <w:del w:id="313" w:author="Antony Stephen" w:date="2026-05-12T07:28:00Z" w16du:dateUtc="2026-05-12T12:28:00Z">
        <w:r w:rsidRPr="00E27AE5" w:rsidDel="00E27AE5">
          <w:rPr>
            <w:rPrChange w:id="314" w:author="Antony Stephen" w:date="2026-05-12T07:28:00Z" w16du:dateUtc="2026-05-12T12:28:00Z">
              <w:rPr>
                <w:rStyle w:val="Hyperlink"/>
              </w:rPr>
            </w:rPrChange>
          </w:rPr>
          <w:delText>14. Security, Compliance and Governance</w:delText>
        </w:r>
        <w:r w:rsidDel="00E27AE5">
          <w:tab/>
          <w:delText>41</w:delText>
        </w:r>
      </w:del>
    </w:p>
    <w:p w14:paraId="4F981B88" w14:textId="1342E59E" w:rsidR="000B3950" w:rsidDel="00E27AE5" w:rsidRDefault="000B3950">
      <w:pPr>
        <w:pStyle w:val="TOC2"/>
        <w:rPr>
          <w:del w:id="315" w:author="Antony Stephen" w:date="2026-05-12T07:28:00Z" w16du:dateUtc="2026-05-12T12:28:00Z"/>
          <w:rFonts w:asciiTheme="minorHAnsi" w:hAnsiTheme="minorHAnsi"/>
          <w:noProof/>
          <w:kern w:val="2"/>
          <w:sz w:val="24"/>
          <w:szCs w:val="24"/>
          <w14:ligatures w14:val="standardContextual"/>
        </w:rPr>
      </w:pPr>
      <w:del w:id="316" w:author="Antony Stephen" w:date="2026-05-12T07:28:00Z" w16du:dateUtc="2026-05-12T12:28:00Z">
        <w:r w:rsidRPr="00E27AE5" w:rsidDel="00E27AE5">
          <w:rPr>
            <w:rPrChange w:id="317" w:author="Antony Stephen" w:date="2026-05-12T07:28:00Z" w16du:dateUtc="2026-05-12T12:28:00Z">
              <w:rPr>
                <w:rStyle w:val="Hyperlink"/>
                <w:noProof/>
              </w:rPr>
            </w:rPrChange>
          </w:rPr>
          <w:delText>14.1 Identity and Access</w:delText>
        </w:r>
        <w:r w:rsidDel="00E27AE5">
          <w:rPr>
            <w:noProof/>
          </w:rPr>
          <w:tab/>
          <w:delText>41</w:delText>
        </w:r>
      </w:del>
    </w:p>
    <w:p w14:paraId="196506CD" w14:textId="1D1C08E8" w:rsidR="000B3950" w:rsidDel="00E27AE5" w:rsidRDefault="000B3950">
      <w:pPr>
        <w:pStyle w:val="TOC2"/>
        <w:rPr>
          <w:del w:id="318" w:author="Antony Stephen" w:date="2026-05-12T07:28:00Z" w16du:dateUtc="2026-05-12T12:28:00Z"/>
          <w:rFonts w:asciiTheme="minorHAnsi" w:hAnsiTheme="minorHAnsi"/>
          <w:noProof/>
          <w:kern w:val="2"/>
          <w:sz w:val="24"/>
          <w:szCs w:val="24"/>
          <w14:ligatures w14:val="standardContextual"/>
        </w:rPr>
      </w:pPr>
      <w:del w:id="319" w:author="Antony Stephen" w:date="2026-05-12T07:28:00Z" w16du:dateUtc="2026-05-12T12:28:00Z">
        <w:r w:rsidRPr="00E27AE5" w:rsidDel="00E27AE5">
          <w:rPr>
            <w:rPrChange w:id="320" w:author="Antony Stephen" w:date="2026-05-12T07:28:00Z" w16du:dateUtc="2026-05-12T12:28:00Z">
              <w:rPr>
                <w:rStyle w:val="Hyperlink"/>
                <w:noProof/>
              </w:rPr>
            </w:rPrChange>
          </w:rPr>
          <w:delText>14.2 Network and Secrets</w:delText>
        </w:r>
        <w:r w:rsidDel="00E27AE5">
          <w:rPr>
            <w:noProof/>
          </w:rPr>
          <w:tab/>
          <w:delText>42</w:delText>
        </w:r>
      </w:del>
    </w:p>
    <w:p w14:paraId="53C2AA82" w14:textId="1DDAB220" w:rsidR="000B3950" w:rsidDel="00E27AE5" w:rsidRDefault="000B3950">
      <w:pPr>
        <w:pStyle w:val="TOC2"/>
        <w:rPr>
          <w:del w:id="321" w:author="Antony Stephen" w:date="2026-05-12T07:28:00Z" w16du:dateUtc="2026-05-12T12:28:00Z"/>
          <w:rFonts w:asciiTheme="minorHAnsi" w:hAnsiTheme="minorHAnsi"/>
          <w:noProof/>
          <w:kern w:val="2"/>
          <w:sz w:val="24"/>
          <w:szCs w:val="24"/>
          <w14:ligatures w14:val="standardContextual"/>
        </w:rPr>
      </w:pPr>
      <w:del w:id="322" w:author="Antony Stephen" w:date="2026-05-12T07:28:00Z" w16du:dateUtc="2026-05-12T12:28:00Z">
        <w:r w:rsidRPr="00E27AE5" w:rsidDel="00E27AE5">
          <w:rPr>
            <w:rPrChange w:id="323" w:author="Antony Stephen" w:date="2026-05-12T07:28:00Z" w16du:dateUtc="2026-05-12T12:28:00Z">
              <w:rPr>
                <w:rStyle w:val="Hyperlink"/>
                <w:noProof/>
              </w:rPr>
            </w:rPrChange>
          </w:rPr>
          <w:delText>14.3 Data Protection</w:delText>
        </w:r>
        <w:r w:rsidDel="00E27AE5">
          <w:rPr>
            <w:noProof/>
          </w:rPr>
          <w:tab/>
          <w:delText>42</w:delText>
        </w:r>
      </w:del>
    </w:p>
    <w:p w14:paraId="6E14145E" w14:textId="7BA573EA" w:rsidR="000B3950" w:rsidDel="00E27AE5" w:rsidRDefault="000B3950">
      <w:pPr>
        <w:pStyle w:val="TOC2"/>
        <w:rPr>
          <w:del w:id="324" w:author="Antony Stephen" w:date="2026-05-12T07:28:00Z" w16du:dateUtc="2026-05-12T12:28:00Z"/>
          <w:rFonts w:asciiTheme="minorHAnsi" w:hAnsiTheme="minorHAnsi"/>
          <w:noProof/>
          <w:kern w:val="2"/>
          <w:sz w:val="24"/>
          <w:szCs w:val="24"/>
          <w14:ligatures w14:val="standardContextual"/>
        </w:rPr>
      </w:pPr>
      <w:del w:id="325" w:author="Antony Stephen" w:date="2026-05-12T07:28:00Z" w16du:dateUtc="2026-05-12T12:28:00Z">
        <w:r w:rsidRPr="00E27AE5" w:rsidDel="00E27AE5">
          <w:rPr>
            <w:rPrChange w:id="326" w:author="Antony Stephen" w:date="2026-05-12T07:28:00Z" w16du:dateUtc="2026-05-12T12:28:00Z">
              <w:rPr>
                <w:rStyle w:val="Hyperlink"/>
                <w:noProof/>
              </w:rPr>
            </w:rPrChange>
          </w:rPr>
          <w:delText>14.4 Governance Controls</w:delText>
        </w:r>
        <w:r w:rsidDel="00E27AE5">
          <w:rPr>
            <w:noProof/>
          </w:rPr>
          <w:tab/>
          <w:delText>42</w:delText>
        </w:r>
      </w:del>
    </w:p>
    <w:p w14:paraId="135E3D82" w14:textId="7DBD1AA3" w:rsidR="000B3950" w:rsidDel="00E27AE5" w:rsidRDefault="000B3950">
      <w:pPr>
        <w:pStyle w:val="TOC1"/>
        <w:rPr>
          <w:del w:id="327" w:author="Antony Stephen" w:date="2026-05-12T07:28:00Z" w16du:dateUtc="2026-05-12T12:28:00Z"/>
          <w:rFonts w:asciiTheme="minorHAnsi" w:hAnsiTheme="minorHAnsi"/>
          <w:kern w:val="2"/>
          <w:szCs w:val="24"/>
          <w14:ligatures w14:val="standardContextual"/>
        </w:rPr>
      </w:pPr>
      <w:del w:id="328" w:author="Antony Stephen" w:date="2026-05-12T07:28:00Z" w16du:dateUtc="2026-05-12T12:28:00Z">
        <w:r w:rsidRPr="00E27AE5" w:rsidDel="00E27AE5">
          <w:rPr>
            <w:rPrChange w:id="329" w:author="Antony Stephen" w:date="2026-05-12T07:28:00Z" w16du:dateUtc="2026-05-12T12:28:00Z">
              <w:rPr>
                <w:rStyle w:val="Hyperlink"/>
              </w:rPr>
            </w:rPrChange>
          </w:rPr>
          <w:delText>15. Data and Observability</w:delText>
        </w:r>
        <w:r w:rsidDel="00E27AE5">
          <w:tab/>
          <w:delText>43</w:delText>
        </w:r>
      </w:del>
    </w:p>
    <w:p w14:paraId="216A524F" w14:textId="13A7147A" w:rsidR="000B3950" w:rsidDel="00E27AE5" w:rsidRDefault="000B3950">
      <w:pPr>
        <w:pStyle w:val="TOC2"/>
        <w:rPr>
          <w:del w:id="330" w:author="Antony Stephen" w:date="2026-05-12T07:28:00Z" w16du:dateUtc="2026-05-12T12:28:00Z"/>
          <w:rFonts w:asciiTheme="minorHAnsi" w:hAnsiTheme="minorHAnsi"/>
          <w:noProof/>
          <w:kern w:val="2"/>
          <w:sz w:val="24"/>
          <w:szCs w:val="24"/>
          <w14:ligatures w14:val="standardContextual"/>
        </w:rPr>
      </w:pPr>
      <w:del w:id="331" w:author="Antony Stephen" w:date="2026-05-12T07:28:00Z" w16du:dateUtc="2026-05-12T12:28:00Z">
        <w:r w:rsidRPr="00E27AE5" w:rsidDel="00E27AE5">
          <w:rPr>
            <w:rPrChange w:id="332" w:author="Antony Stephen" w:date="2026-05-12T07:28:00Z" w16du:dateUtc="2026-05-12T12:28:00Z">
              <w:rPr>
                <w:rStyle w:val="Hyperlink"/>
                <w:noProof/>
              </w:rPr>
            </w:rPrChange>
          </w:rPr>
          <w:delText>15.1 Three-Tier Memory</w:delText>
        </w:r>
        <w:r w:rsidDel="00E27AE5">
          <w:rPr>
            <w:noProof/>
          </w:rPr>
          <w:tab/>
          <w:delText>43</w:delText>
        </w:r>
      </w:del>
    </w:p>
    <w:p w14:paraId="06E46F61" w14:textId="703F5AF3" w:rsidR="000B3950" w:rsidDel="00E27AE5" w:rsidRDefault="000B3950">
      <w:pPr>
        <w:pStyle w:val="TOC2"/>
        <w:rPr>
          <w:del w:id="333" w:author="Antony Stephen" w:date="2026-05-12T07:28:00Z" w16du:dateUtc="2026-05-12T12:28:00Z"/>
          <w:rFonts w:asciiTheme="minorHAnsi" w:hAnsiTheme="minorHAnsi"/>
          <w:noProof/>
          <w:kern w:val="2"/>
          <w:sz w:val="24"/>
          <w:szCs w:val="24"/>
          <w14:ligatures w14:val="standardContextual"/>
        </w:rPr>
      </w:pPr>
      <w:del w:id="334" w:author="Antony Stephen" w:date="2026-05-12T07:28:00Z" w16du:dateUtc="2026-05-12T12:28:00Z">
        <w:r w:rsidRPr="00E27AE5" w:rsidDel="00E27AE5">
          <w:rPr>
            <w:rPrChange w:id="335" w:author="Antony Stephen" w:date="2026-05-12T07:28:00Z" w16du:dateUtc="2026-05-12T12:28:00Z">
              <w:rPr>
                <w:rStyle w:val="Hyperlink"/>
                <w:noProof/>
              </w:rPr>
            </w:rPrChange>
          </w:rPr>
          <w:delText>15.2 Observability Stack</w:delText>
        </w:r>
        <w:r w:rsidDel="00E27AE5">
          <w:rPr>
            <w:noProof/>
          </w:rPr>
          <w:tab/>
          <w:delText>43</w:delText>
        </w:r>
      </w:del>
    </w:p>
    <w:p w14:paraId="04918514" w14:textId="04338331" w:rsidR="000B3950" w:rsidDel="00E27AE5" w:rsidRDefault="000B3950">
      <w:pPr>
        <w:pStyle w:val="TOC1"/>
        <w:rPr>
          <w:del w:id="336" w:author="Antony Stephen" w:date="2026-05-12T07:28:00Z" w16du:dateUtc="2026-05-12T12:28:00Z"/>
          <w:rFonts w:asciiTheme="minorHAnsi" w:hAnsiTheme="minorHAnsi"/>
          <w:kern w:val="2"/>
          <w:szCs w:val="24"/>
          <w14:ligatures w14:val="standardContextual"/>
        </w:rPr>
      </w:pPr>
      <w:del w:id="337" w:author="Antony Stephen" w:date="2026-05-12T07:28:00Z" w16du:dateUtc="2026-05-12T12:28:00Z">
        <w:r w:rsidRPr="00E27AE5" w:rsidDel="00E27AE5">
          <w:rPr>
            <w:rPrChange w:id="338" w:author="Antony Stephen" w:date="2026-05-12T07:28:00Z" w16du:dateUtc="2026-05-12T12:28:00Z">
              <w:rPr>
                <w:rStyle w:val="Hyperlink"/>
              </w:rPr>
            </w:rPrChange>
          </w:rPr>
          <w:delText>16. Deployment and DevOps</w:delText>
        </w:r>
        <w:r w:rsidDel="00E27AE5">
          <w:tab/>
          <w:delText>44</w:delText>
        </w:r>
      </w:del>
    </w:p>
    <w:p w14:paraId="5DAB0384" w14:textId="77E24CEC" w:rsidR="000B3950" w:rsidDel="00E27AE5" w:rsidRDefault="000B3950">
      <w:pPr>
        <w:pStyle w:val="TOC2"/>
        <w:rPr>
          <w:del w:id="339" w:author="Antony Stephen" w:date="2026-05-12T07:28:00Z" w16du:dateUtc="2026-05-12T12:28:00Z"/>
          <w:rFonts w:asciiTheme="minorHAnsi" w:hAnsiTheme="minorHAnsi"/>
          <w:noProof/>
          <w:kern w:val="2"/>
          <w:sz w:val="24"/>
          <w:szCs w:val="24"/>
          <w14:ligatures w14:val="standardContextual"/>
        </w:rPr>
      </w:pPr>
      <w:del w:id="340" w:author="Antony Stephen" w:date="2026-05-12T07:28:00Z" w16du:dateUtc="2026-05-12T12:28:00Z">
        <w:r w:rsidRPr="00E27AE5" w:rsidDel="00E27AE5">
          <w:rPr>
            <w:rPrChange w:id="341" w:author="Antony Stephen" w:date="2026-05-12T07:28:00Z" w16du:dateUtc="2026-05-12T12:28:00Z">
              <w:rPr>
                <w:rStyle w:val="Hyperlink"/>
                <w:noProof/>
              </w:rPr>
            </w:rPrChange>
          </w:rPr>
          <w:delText>16.1 Runtime Topology</w:delText>
        </w:r>
        <w:r w:rsidDel="00E27AE5">
          <w:rPr>
            <w:noProof/>
          </w:rPr>
          <w:tab/>
          <w:delText>44</w:delText>
        </w:r>
      </w:del>
    </w:p>
    <w:p w14:paraId="04B2C216" w14:textId="049FF2CF" w:rsidR="000B3950" w:rsidDel="00E27AE5" w:rsidRDefault="000B3950">
      <w:pPr>
        <w:pStyle w:val="TOC2"/>
        <w:rPr>
          <w:del w:id="342" w:author="Antony Stephen" w:date="2026-05-12T07:28:00Z" w16du:dateUtc="2026-05-12T12:28:00Z"/>
          <w:rFonts w:asciiTheme="minorHAnsi" w:hAnsiTheme="minorHAnsi"/>
          <w:noProof/>
          <w:kern w:val="2"/>
          <w:sz w:val="24"/>
          <w:szCs w:val="24"/>
          <w14:ligatures w14:val="standardContextual"/>
        </w:rPr>
      </w:pPr>
      <w:del w:id="343" w:author="Antony Stephen" w:date="2026-05-12T07:28:00Z" w16du:dateUtc="2026-05-12T12:28:00Z">
        <w:r w:rsidRPr="00E27AE5" w:rsidDel="00E27AE5">
          <w:rPr>
            <w:rPrChange w:id="344" w:author="Antony Stephen" w:date="2026-05-12T07:28:00Z" w16du:dateUtc="2026-05-12T12:28:00Z">
              <w:rPr>
                <w:rStyle w:val="Hyperlink"/>
                <w:noProof/>
              </w:rPr>
            </w:rPrChange>
          </w:rPr>
          <w:delText>16.2 Developer Experience</w:delText>
        </w:r>
        <w:r w:rsidDel="00E27AE5">
          <w:rPr>
            <w:noProof/>
          </w:rPr>
          <w:tab/>
          <w:delText>44</w:delText>
        </w:r>
      </w:del>
    </w:p>
    <w:p w14:paraId="58CC8561" w14:textId="3E8A8284" w:rsidR="000B3950" w:rsidDel="00E27AE5" w:rsidRDefault="000B3950">
      <w:pPr>
        <w:pStyle w:val="TOC1"/>
        <w:rPr>
          <w:del w:id="345" w:author="Antony Stephen" w:date="2026-05-12T07:28:00Z" w16du:dateUtc="2026-05-12T12:28:00Z"/>
          <w:rFonts w:asciiTheme="minorHAnsi" w:hAnsiTheme="minorHAnsi"/>
          <w:kern w:val="2"/>
          <w:szCs w:val="24"/>
          <w14:ligatures w14:val="standardContextual"/>
        </w:rPr>
      </w:pPr>
      <w:del w:id="346" w:author="Antony Stephen" w:date="2026-05-12T07:28:00Z" w16du:dateUtc="2026-05-12T12:28:00Z">
        <w:r w:rsidRPr="00E27AE5" w:rsidDel="00E27AE5">
          <w:rPr>
            <w:rPrChange w:id="347" w:author="Antony Stephen" w:date="2026-05-12T07:28:00Z" w16du:dateUtc="2026-05-12T12:28:00Z">
              <w:rPr>
                <w:rStyle w:val="Hyperlink"/>
              </w:rPr>
            </w:rPrChange>
          </w:rPr>
          <w:delText>17. Key Architecture Features</w:delText>
        </w:r>
        <w:r w:rsidDel="00E27AE5">
          <w:tab/>
          <w:delText>45</w:delText>
        </w:r>
      </w:del>
    </w:p>
    <w:p w14:paraId="3925CDB4" w14:textId="2EF85EA5" w:rsidR="000B3950" w:rsidDel="00E27AE5" w:rsidRDefault="000B3950">
      <w:pPr>
        <w:pStyle w:val="TOC2"/>
        <w:rPr>
          <w:del w:id="348" w:author="Antony Stephen" w:date="2026-05-12T07:28:00Z" w16du:dateUtc="2026-05-12T12:28:00Z"/>
          <w:rFonts w:asciiTheme="minorHAnsi" w:hAnsiTheme="minorHAnsi"/>
          <w:noProof/>
          <w:kern w:val="2"/>
          <w:sz w:val="24"/>
          <w:szCs w:val="24"/>
          <w14:ligatures w14:val="standardContextual"/>
        </w:rPr>
      </w:pPr>
      <w:del w:id="349" w:author="Antony Stephen" w:date="2026-05-12T07:28:00Z" w16du:dateUtc="2026-05-12T12:28:00Z">
        <w:r w:rsidRPr="00E27AE5" w:rsidDel="00E27AE5">
          <w:rPr>
            <w:rPrChange w:id="350" w:author="Antony Stephen" w:date="2026-05-12T07:28:00Z" w16du:dateUtc="2026-05-12T12:28:00Z">
              <w:rPr>
                <w:rStyle w:val="Hyperlink"/>
                <w:noProof/>
              </w:rPr>
            </w:rPrChange>
          </w:rPr>
          <w:delText>17.1 Features 1–8 — Security and Orchestration Foundations</w:delText>
        </w:r>
        <w:r w:rsidDel="00E27AE5">
          <w:rPr>
            <w:noProof/>
          </w:rPr>
          <w:tab/>
          <w:delText>45</w:delText>
        </w:r>
      </w:del>
    </w:p>
    <w:p w14:paraId="7A5148B4" w14:textId="4739646A" w:rsidR="000B3950" w:rsidDel="00E27AE5" w:rsidRDefault="000B3950">
      <w:pPr>
        <w:pStyle w:val="TOC2"/>
        <w:rPr>
          <w:del w:id="351" w:author="Antony Stephen" w:date="2026-05-12T07:28:00Z" w16du:dateUtc="2026-05-12T12:28:00Z"/>
          <w:rFonts w:asciiTheme="minorHAnsi" w:hAnsiTheme="minorHAnsi"/>
          <w:noProof/>
          <w:kern w:val="2"/>
          <w:sz w:val="24"/>
          <w:szCs w:val="24"/>
          <w14:ligatures w14:val="standardContextual"/>
        </w:rPr>
      </w:pPr>
      <w:del w:id="352" w:author="Antony Stephen" w:date="2026-05-12T07:28:00Z" w16du:dateUtc="2026-05-12T12:28:00Z">
        <w:r w:rsidRPr="00E27AE5" w:rsidDel="00E27AE5">
          <w:rPr>
            <w:rPrChange w:id="353" w:author="Antony Stephen" w:date="2026-05-12T07:28:00Z" w16du:dateUtc="2026-05-12T12:28:00Z">
              <w:rPr>
                <w:rStyle w:val="Hyperlink"/>
                <w:noProof/>
              </w:rPr>
            </w:rPrChange>
          </w:rPr>
          <w:delText>17.2 Features 9–16 — Scale, Extensibility and Autonomy</w:delText>
        </w:r>
        <w:r w:rsidDel="00E27AE5">
          <w:rPr>
            <w:noProof/>
          </w:rPr>
          <w:tab/>
          <w:delText>46</w:delText>
        </w:r>
      </w:del>
    </w:p>
    <w:p w14:paraId="1B5F2B30" w14:textId="11D6FF7D" w:rsidR="000B3950" w:rsidDel="00E27AE5" w:rsidRDefault="000B3950">
      <w:pPr>
        <w:pStyle w:val="TOC1"/>
        <w:rPr>
          <w:del w:id="354" w:author="Antony Stephen" w:date="2026-05-12T07:28:00Z" w16du:dateUtc="2026-05-12T12:28:00Z"/>
          <w:rFonts w:asciiTheme="minorHAnsi" w:hAnsiTheme="minorHAnsi"/>
          <w:kern w:val="2"/>
          <w:szCs w:val="24"/>
          <w14:ligatures w14:val="standardContextual"/>
        </w:rPr>
      </w:pPr>
      <w:del w:id="355" w:author="Antony Stephen" w:date="2026-05-12T07:28:00Z" w16du:dateUtc="2026-05-12T12:28:00Z">
        <w:r w:rsidRPr="00E27AE5" w:rsidDel="00E27AE5">
          <w:rPr>
            <w:rPrChange w:id="356" w:author="Antony Stephen" w:date="2026-05-12T07:28:00Z" w16du:dateUtc="2026-05-12T12:28:00Z">
              <w:rPr>
                <w:rStyle w:val="Hyperlink"/>
              </w:rPr>
            </w:rPrChange>
          </w:rPr>
          <w:delText>18. Key Design Decisions</w:delText>
        </w:r>
        <w:r w:rsidDel="00E27AE5">
          <w:tab/>
          <w:delText>47</w:delText>
        </w:r>
      </w:del>
    </w:p>
    <w:p w14:paraId="2D08856A" w14:textId="2E4399EC" w:rsidR="000B3950" w:rsidDel="00E27AE5" w:rsidRDefault="000B3950">
      <w:pPr>
        <w:pStyle w:val="TOC1"/>
        <w:rPr>
          <w:del w:id="357" w:author="Antony Stephen" w:date="2026-05-12T07:28:00Z" w16du:dateUtc="2026-05-12T12:28:00Z"/>
          <w:rFonts w:asciiTheme="minorHAnsi" w:hAnsiTheme="minorHAnsi"/>
          <w:kern w:val="2"/>
          <w:szCs w:val="24"/>
          <w14:ligatures w14:val="standardContextual"/>
        </w:rPr>
      </w:pPr>
      <w:del w:id="358" w:author="Antony Stephen" w:date="2026-05-12T07:28:00Z" w16du:dateUtc="2026-05-12T12:28:00Z">
        <w:r w:rsidRPr="00E27AE5" w:rsidDel="00E27AE5">
          <w:rPr>
            <w:rPrChange w:id="359" w:author="Antony Stephen" w:date="2026-05-12T07:28:00Z" w16du:dateUtc="2026-05-12T12:28:00Z">
              <w:rPr>
                <w:rStyle w:val="Hyperlink"/>
              </w:rPr>
            </w:rPrChange>
          </w:rPr>
          <w:delText>19. Decision Matrix for UAP</w:delText>
        </w:r>
        <w:r w:rsidDel="00E27AE5">
          <w:tab/>
          <w:delText>49</w:delText>
        </w:r>
      </w:del>
    </w:p>
    <w:p w14:paraId="3AF2F718" w14:textId="1F5379BB" w:rsidR="000B3950" w:rsidDel="00E27AE5" w:rsidRDefault="000B3950">
      <w:pPr>
        <w:pStyle w:val="TOC1"/>
        <w:rPr>
          <w:del w:id="360" w:author="Antony Stephen" w:date="2026-05-12T07:28:00Z" w16du:dateUtc="2026-05-12T12:28:00Z"/>
          <w:rFonts w:asciiTheme="minorHAnsi" w:hAnsiTheme="minorHAnsi"/>
          <w:kern w:val="2"/>
          <w:szCs w:val="24"/>
          <w14:ligatures w14:val="standardContextual"/>
        </w:rPr>
      </w:pPr>
      <w:del w:id="361" w:author="Antony Stephen" w:date="2026-05-12T07:28:00Z" w16du:dateUtc="2026-05-12T12:28:00Z">
        <w:r w:rsidRPr="00E27AE5" w:rsidDel="00E27AE5">
          <w:rPr>
            <w:rPrChange w:id="362" w:author="Antony Stephen" w:date="2026-05-12T07:28:00Z" w16du:dateUtc="2026-05-12T12:28:00Z">
              <w:rPr>
                <w:rStyle w:val="Hyperlink"/>
              </w:rPr>
            </w:rPrChange>
          </w:rPr>
          <w:delText>20. Risks</w:delText>
        </w:r>
        <w:r w:rsidDel="00E27AE5">
          <w:tab/>
          <w:delText>50</w:delText>
        </w:r>
      </w:del>
    </w:p>
    <w:p w14:paraId="15FE276B" w14:textId="162AA664" w:rsidR="000B3950" w:rsidDel="00E27AE5" w:rsidRDefault="000B3950">
      <w:pPr>
        <w:pStyle w:val="TOC1"/>
        <w:rPr>
          <w:del w:id="363" w:author="Antony Stephen" w:date="2026-05-12T07:28:00Z" w16du:dateUtc="2026-05-12T12:28:00Z"/>
          <w:rFonts w:asciiTheme="minorHAnsi" w:hAnsiTheme="minorHAnsi"/>
          <w:kern w:val="2"/>
          <w:szCs w:val="24"/>
          <w14:ligatures w14:val="standardContextual"/>
        </w:rPr>
      </w:pPr>
      <w:del w:id="364" w:author="Antony Stephen" w:date="2026-05-12T07:28:00Z" w16du:dateUtc="2026-05-12T12:28:00Z">
        <w:r w:rsidRPr="00E27AE5" w:rsidDel="00E27AE5">
          <w:rPr>
            <w:rPrChange w:id="365" w:author="Antony Stephen" w:date="2026-05-12T07:28:00Z" w16du:dateUtc="2026-05-12T12:28:00Z">
              <w:rPr>
                <w:rStyle w:val="Hyperlink"/>
              </w:rPr>
            </w:rPrChange>
          </w:rPr>
          <w:delText>21. Technical Questions</w:delText>
        </w:r>
        <w:r w:rsidDel="00E27AE5">
          <w:tab/>
          <w:delText>52</w:delText>
        </w:r>
      </w:del>
    </w:p>
    <w:p w14:paraId="523AE33A" w14:textId="16A1F322" w:rsidR="000B3950" w:rsidDel="00E27AE5" w:rsidRDefault="000B3950">
      <w:pPr>
        <w:pStyle w:val="TOC1"/>
        <w:rPr>
          <w:del w:id="366" w:author="Antony Stephen" w:date="2026-05-12T07:28:00Z" w16du:dateUtc="2026-05-12T12:28:00Z"/>
          <w:rFonts w:asciiTheme="minorHAnsi" w:hAnsiTheme="minorHAnsi"/>
          <w:kern w:val="2"/>
          <w:szCs w:val="24"/>
          <w14:ligatures w14:val="standardContextual"/>
        </w:rPr>
      </w:pPr>
      <w:del w:id="367" w:author="Antony Stephen" w:date="2026-05-12T07:28:00Z" w16du:dateUtc="2026-05-12T12:28:00Z">
        <w:r w:rsidRPr="00E27AE5" w:rsidDel="00E27AE5">
          <w:rPr>
            <w:rPrChange w:id="368" w:author="Antony Stephen" w:date="2026-05-12T07:28:00Z" w16du:dateUtc="2026-05-12T12:28:00Z">
              <w:rPr>
                <w:rStyle w:val="Hyperlink"/>
              </w:rPr>
            </w:rPrChange>
          </w:rPr>
          <w:delText>22. Expected Impact and Benefits</w:delText>
        </w:r>
        <w:r w:rsidDel="00E27AE5">
          <w:tab/>
          <w:delText>53</w:delText>
        </w:r>
      </w:del>
    </w:p>
    <w:p w14:paraId="382BFA1E" w14:textId="7CF6094E" w:rsidR="000B3950" w:rsidDel="00E27AE5" w:rsidRDefault="000B3950">
      <w:pPr>
        <w:pStyle w:val="TOC1"/>
        <w:rPr>
          <w:del w:id="369" w:author="Antony Stephen" w:date="2026-05-12T07:28:00Z" w16du:dateUtc="2026-05-12T12:28:00Z"/>
          <w:rFonts w:asciiTheme="minorHAnsi" w:hAnsiTheme="minorHAnsi"/>
          <w:kern w:val="2"/>
          <w:szCs w:val="24"/>
          <w14:ligatures w14:val="standardContextual"/>
        </w:rPr>
      </w:pPr>
      <w:del w:id="370" w:author="Antony Stephen" w:date="2026-05-12T07:28:00Z" w16du:dateUtc="2026-05-12T12:28:00Z">
        <w:r w:rsidRPr="00E27AE5" w:rsidDel="00E27AE5">
          <w:rPr>
            <w:rPrChange w:id="371" w:author="Antony Stephen" w:date="2026-05-12T07:28:00Z" w16du:dateUtc="2026-05-12T12:28:00Z">
              <w:rPr>
                <w:rStyle w:val="Hyperlink"/>
              </w:rPr>
            </w:rPrChange>
          </w:rPr>
          <w:delText>23. Glossary</w:delText>
        </w:r>
        <w:r w:rsidDel="00E27AE5">
          <w:tab/>
          <w:delText>54</w:delText>
        </w:r>
      </w:del>
    </w:p>
    <w:p w14:paraId="0A2726C5" w14:textId="79A40F05" w:rsidR="000B3950" w:rsidDel="00E27AE5" w:rsidRDefault="000B3950">
      <w:pPr>
        <w:pStyle w:val="TOC1"/>
        <w:rPr>
          <w:del w:id="372" w:author="Antony Stephen" w:date="2026-05-12T07:28:00Z" w16du:dateUtc="2026-05-12T12:28:00Z"/>
          <w:rFonts w:asciiTheme="minorHAnsi" w:hAnsiTheme="minorHAnsi"/>
          <w:kern w:val="2"/>
          <w:szCs w:val="24"/>
          <w14:ligatures w14:val="standardContextual"/>
        </w:rPr>
      </w:pPr>
      <w:del w:id="373" w:author="Antony Stephen" w:date="2026-05-12T07:28:00Z" w16du:dateUtc="2026-05-12T12:28:00Z">
        <w:r w:rsidRPr="00E27AE5" w:rsidDel="00E27AE5">
          <w:rPr>
            <w:rPrChange w:id="374" w:author="Antony Stephen" w:date="2026-05-12T07:28:00Z" w16du:dateUtc="2026-05-12T12:28:00Z">
              <w:rPr>
                <w:rStyle w:val="Hyperlink"/>
              </w:rPr>
            </w:rPrChange>
          </w:rPr>
          <w:delText>24. Appendix</w:delText>
        </w:r>
        <w:r w:rsidDel="00E27AE5">
          <w:tab/>
          <w:delText>56</w:delText>
        </w:r>
      </w:del>
    </w:p>
    <w:p w14:paraId="1B070D30" w14:textId="60D58A34" w:rsidR="000B3950" w:rsidDel="00E27AE5" w:rsidRDefault="000B3950">
      <w:pPr>
        <w:pStyle w:val="TOC2"/>
        <w:rPr>
          <w:del w:id="375" w:author="Antony Stephen" w:date="2026-05-12T07:28:00Z" w16du:dateUtc="2026-05-12T12:28:00Z"/>
          <w:rFonts w:asciiTheme="minorHAnsi" w:hAnsiTheme="minorHAnsi"/>
          <w:noProof/>
          <w:kern w:val="2"/>
          <w:sz w:val="24"/>
          <w:szCs w:val="24"/>
          <w14:ligatures w14:val="standardContextual"/>
        </w:rPr>
      </w:pPr>
      <w:del w:id="376" w:author="Antony Stephen" w:date="2026-05-12T07:28:00Z" w16du:dateUtc="2026-05-12T12:28:00Z">
        <w:r w:rsidRPr="00E27AE5" w:rsidDel="00E27AE5">
          <w:rPr>
            <w:rPrChange w:id="377" w:author="Antony Stephen" w:date="2026-05-12T07:28:00Z" w16du:dateUtc="2026-05-12T12:28:00Z">
              <w:rPr>
                <w:rStyle w:val="Hyperlink"/>
                <w:noProof/>
              </w:rPr>
            </w:rPrChange>
          </w:rPr>
          <w:delText>24.1 Sequence Diagrams (Work in Progress)</w:delText>
        </w:r>
        <w:r w:rsidDel="00E27AE5">
          <w:rPr>
            <w:noProof/>
          </w:rPr>
          <w:tab/>
          <w:delText>56</w:delText>
        </w:r>
      </w:del>
    </w:p>
    <w:p w14:paraId="7891B80F" w14:textId="07D1C7F0" w:rsidR="000B3950" w:rsidDel="00E27AE5" w:rsidRDefault="000B3950">
      <w:pPr>
        <w:pStyle w:val="TOC2"/>
        <w:rPr>
          <w:del w:id="378" w:author="Antony Stephen" w:date="2026-05-12T07:28:00Z" w16du:dateUtc="2026-05-12T12:28:00Z"/>
          <w:rFonts w:asciiTheme="minorHAnsi" w:hAnsiTheme="minorHAnsi"/>
          <w:noProof/>
          <w:kern w:val="2"/>
          <w:sz w:val="24"/>
          <w:szCs w:val="24"/>
          <w14:ligatures w14:val="standardContextual"/>
        </w:rPr>
      </w:pPr>
      <w:del w:id="379" w:author="Antony Stephen" w:date="2026-05-12T07:28:00Z" w16du:dateUtc="2026-05-12T12:28:00Z">
        <w:r w:rsidRPr="00E27AE5" w:rsidDel="00E27AE5">
          <w:rPr>
            <w:rPrChange w:id="380" w:author="Antony Stephen" w:date="2026-05-12T07:28:00Z" w16du:dateUtc="2026-05-12T12:28:00Z">
              <w:rPr>
                <w:rStyle w:val="Hyperlink"/>
                <w:noProof/>
              </w:rPr>
            </w:rPrChange>
          </w:rPr>
          <w:delText>24.2 Reference Source Documents</w:delText>
        </w:r>
        <w:r w:rsidDel="00E27AE5">
          <w:rPr>
            <w:noProof/>
          </w:rPr>
          <w:tab/>
          <w:delText>56</w:delText>
        </w:r>
      </w:del>
    </w:p>
    <w:p w14:paraId="094F1E8C" w14:textId="2F6F7EA6" w:rsidR="000B3950" w:rsidDel="00E27AE5" w:rsidRDefault="000B3950">
      <w:pPr>
        <w:pStyle w:val="TOC2"/>
        <w:rPr>
          <w:del w:id="381" w:author="Antony Stephen" w:date="2026-05-12T07:28:00Z" w16du:dateUtc="2026-05-12T12:28:00Z"/>
          <w:rFonts w:asciiTheme="minorHAnsi" w:hAnsiTheme="minorHAnsi"/>
          <w:noProof/>
          <w:kern w:val="2"/>
          <w:sz w:val="24"/>
          <w:szCs w:val="24"/>
          <w14:ligatures w14:val="standardContextual"/>
        </w:rPr>
      </w:pPr>
      <w:del w:id="382" w:author="Antony Stephen" w:date="2026-05-12T07:28:00Z" w16du:dateUtc="2026-05-12T12:28:00Z">
        <w:r w:rsidRPr="00E27AE5" w:rsidDel="00E27AE5">
          <w:rPr>
            <w:rPrChange w:id="383" w:author="Antony Stephen" w:date="2026-05-12T07:28:00Z" w16du:dateUtc="2026-05-12T12:28:00Z">
              <w:rPr>
                <w:rStyle w:val="Hyperlink"/>
                <w:noProof/>
              </w:rPr>
            </w:rPrChange>
          </w:rPr>
          <w:delText>24.3 Referenced Technologies</w:delText>
        </w:r>
        <w:r w:rsidDel="00E27AE5">
          <w:rPr>
            <w:noProof/>
          </w:rPr>
          <w:tab/>
          <w:delText>56</w:delText>
        </w:r>
      </w:del>
    </w:p>
    <w:p w14:paraId="3B53A784" w14:textId="13CFDB26" w:rsidR="000B3950" w:rsidDel="00E27AE5" w:rsidRDefault="000B3950">
      <w:pPr>
        <w:pStyle w:val="TOC2"/>
        <w:rPr>
          <w:del w:id="384" w:author="Antony Stephen" w:date="2026-05-12T07:28:00Z" w16du:dateUtc="2026-05-12T12:28:00Z"/>
          <w:rFonts w:asciiTheme="minorHAnsi" w:hAnsiTheme="minorHAnsi"/>
          <w:noProof/>
          <w:kern w:val="2"/>
          <w:sz w:val="24"/>
          <w:szCs w:val="24"/>
          <w14:ligatures w14:val="standardContextual"/>
        </w:rPr>
      </w:pPr>
      <w:del w:id="385" w:author="Antony Stephen" w:date="2026-05-12T07:28:00Z" w16du:dateUtc="2026-05-12T12:28:00Z">
        <w:r w:rsidRPr="00E27AE5" w:rsidDel="00E27AE5">
          <w:rPr>
            <w:rPrChange w:id="386" w:author="Antony Stephen" w:date="2026-05-12T07:28:00Z" w16du:dateUtc="2026-05-12T12:28:00Z">
              <w:rPr>
                <w:rStyle w:val="Hyperlink"/>
                <w:noProof/>
              </w:rPr>
            </w:rPrChange>
          </w:rPr>
          <w:delText>24.4 180 Day Roadmap</w:delText>
        </w:r>
        <w:r w:rsidDel="00E27AE5">
          <w:rPr>
            <w:noProof/>
          </w:rPr>
          <w:tab/>
          <w:delText>56</w:delText>
        </w:r>
      </w:del>
    </w:p>
    <w:p w14:paraId="134E57CF" w14:textId="7B392C45" w:rsidR="000B3950" w:rsidDel="00E27AE5" w:rsidRDefault="000B3950">
      <w:pPr>
        <w:pStyle w:val="TOC2"/>
        <w:rPr>
          <w:del w:id="387" w:author="Antony Stephen" w:date="2026-05-12T07:28:00Z" w16du:dateUtc="2026-05-12T12:28:00Z"/>
          <w:rFonts w:asciiTheme="minorHAnsi" w:hAnsiTheme="minorHAnsi"/>
          <w:noProof/>
          <w:kern w:val="2"/>
          <w:sz w:val="24"/>
          <w:szCs w:val="24"/>
          <w14:ligatures w14:val="standardContextual"/>
        </w:rPr>
      </w:pPr>
      <w:del w:id="388" w:author="Antony Stephen" w:date="2026-05-12T07:28:00Z" w16du:dateUtc="2026-05-12T12:28:00Z">
        <w:r w:rsidRPr="00E27AE5" w:rsidDel="00E27AE5">
          <w:rPr>
            <w:rPrChange w:id="389" w:author="Antony Stephen" w:date="2026-05-12T07:28:00Z" w16du:dateUtc="2026-05-12T12:28:00Z">
              <w:rPr>
                <w:rStyle w:val="Hyperlink"/>
                <w:noProof/>
              </w:rPr>
            </w:rPrChange>
          </w:rPr>
          <w:delText>24.4.1 Group 1 — Core Platform</w:delText>
        </w:r>
        <w:r w:rsidDel="00E27AE5">
          <w:rPr>
            <w:noProof/>
          </w:rPr>
          <w:tab/>
          <w:delText>56</w:delText>
        </w:r>
      </w:del>
    </w:p>
    <w:p w14:paraId="3F8B6668" w14:textId="3E3AE568" w:rsidR="000B3950" w:rsidDel="00E27AE5" w:rsidRDefault="000B3950">
      <w:pPr>
        <w:pStyle w:val="TOC2"/>
        <w:rPr>
          <w:del w:id="390" w:author="Antony Stephen" w:date="2026-05-12T07:28:00Z" w16du:dateUtc="2026-05-12T12:28:00Z"/>
          <w:rFonts w:asciiTheme="minorHAnsi" w:hAnsiTheme="minorHAnsi"/>
          <w:noProof/>
          <w:kern w:val="2"/>
          <w:sz w:val="24"/>
          <w:szCs w:val="24"/>
          <w14:ligatures w14:val="standardContextual"/>
        </w:rPr>
      </w:pPr>
      <w:del w:id="391" w:author="Antony Stephen" w:date="2026-05-12T07:28:00Z" w16du:dateUtc="2026-05-12T12:28:00Z">
        <w:r w:rsidRPr="00E27AE5" w:rsidDel="00E27AE5">
          <w:rPr>
            <w:rPrChange w:id="392" w:author="Antony Stephen" w:date="2026-05-12T07:28:00Z" w16du:dateUtc="2026-05-12T12:28:00Z">
              <w:rPr>
                <w:rStyle w:val="Hyperlink"/>
                <w:noProof/>
              </w:rPr>
            </w:rPrChange>
          </w:rPr>
          <w:delText>24.4.2 Group 2 — Governance and Publisher</w:delText>
        </w:r>
        <w:r w:rsidDel="00E27AE5">
          <w:rPr>
            <w:noProof/>
          </w:rPr>
          <w:tab/>
          <w:delText>57</w:delText>
        </w:r>
      </w:del>
    </w:p>
    <w:p w14:paraId="07FFFA9C" w14:textId="61E48530" w:rsidR="0056311E" w:rsidRDefault="001120C6" w:rsidP="007B3759">
      <w:pPr>
        <w:pStyle w:val="TOC1"/>
        <w:rPr>
          <w:rFonts w:asciiTheme="minorHAnsi" w:hAnsiTheme="minorHAnsi"/>
          <w:kern w:val="2"/>
          <w:szCs w:val="24"/>
          <w14:ligatures w14:val="standardContextual"/>
        </w:rPr>
      </w:pPr>
      <w:r>
        <w:fldChar w:fldCharType="end"/>
      </w:r>
    </w:p>
    <w:p w14:paraId="052E6F88" w14:textId="64B86D2B" w:rsidR="0056311E" w:rsidRDefault="0056311E">
      <w:pPr>
        <w:pStyle w:val="TOC2"/>
        <w:rPr>
          <w:rFonts w:asciiTheme="minorHAnsi" w:hAnsiTheme="minorHAnsi"/>
          <w:noProof/>
          <w:kern w:val="2"/>
          <w:sz w:val="24"/>
          <w:szCs w:val="24"/>
          <w14:ligatures w14:val="standardContextual"/>
        </w:rPr>
      </w:pPr>
    </w:p>
    <w:p w14:paraId="5DAB6C7B" w14:textId="0CE7DBE4" w:rsidR="00D33E02" w:rsidRDefault="00D33E02"/>
    <w:p w14:paraId="0E95CEDE" w14:textId="77777777" w:rsidR="00D33E02" w:rsidRPr="0051046D" w:rsidRDefault="00D33E02">
      <w:pPr>
        <w:pStyle w:val="Heading1"/>
        <w:rPr>
          <w:lang w:val="fr-FR"/>
        </w:rPr>
      </w:pPr>
      <w:bookmarkStart w:id="393" w:name="_Toc229058663"/>
      <w:bookmarkStart w:id="394" w:name="_Toc229378433"/>
      <w:bookmarkStart w:id="395" w:name="_Toc229463334"/>
      <w:r>
        <w:lastRenderedPageBreak/>
        <w:t>1. Document Control</w:t>
      </w:r>
      <w:bookmarkEnd w:id="393"/>
      <w:bookmarkEnd w:id="394"/>
      <w:bookmarkEnd w:id="395"/>
    </w:p>
    <w:p w14:paraId="36FF4E22" w14:textId="5E59524D" w:rsidR="00D33E02" w:rsidRDefault="00D33E02">
      <w:pPr>
        <w:pStyle w:val="Heading2"/>
      </w:pPr>
      <w:bookmarkStart w:id="396" w:name="_Toc229463335"/>
      <w:r>
        <w:t xml:space="preserve">1.1 </w:t>
      </w:r>
      <w:bookmarkStart w:id="397" w:name="_Toc229058665"/>
      <w:bookmarkStart w:id="398" w:name="_Toc229378435"/>
      <w:r>
        <w:t>Revision History</w:t>
      </w:r>
      <w:bookmarkEnd w:id="396"/>
      <w:bookmarkEnd w:id="397"/>
      <w:bookmarkEnd w:id="398"/>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2200"/>
        <w:gridCol w:w="4160"/>
      </w:tblGrid>
      <w:tr w:rsidR="007D214F" w14:paraId="29EAD1EA"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B814A1E" w14:textId="77777777" w:rsidR="00D33E02" w:rsidRDefault="00D33E02">
            <w:r>
              <w:rPr>
                <w:rFonts w:ascii="Segoe UI Semibold" w:eastAsia="Segoe UI Semibold" w:hAnsi="Segoe UI Semibold" w:cs="Segoe UI Semibold"/>
                <w:b/>
                <w:bCs/>
                <w:color w:val="FFFFFF"/>
                <w:sz w:val="20"/>
                <w:szCs w:val="20"/>
              </w:rPr>
              <w:t>Version</w:t>
            </w:r>
          </w:p>
        </w:tc>
        <w:tc>
          <w:tcPr>
            <w:tcW w:w="1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91072FA" w14:textId="77777777" w:rsidR="00D33E02" w:rsidRDefault="00D33E02">
            <w:r>
              <w:rPr>
                <w:rFonts w:ascii="Segoe UI Semibold" w:eastAsia="Segoe UI Semibold" w:hAnsi="Segoe UI Semibold" w:cs="Segoe UI Semibold"/>
                <w:b/>
                <w:bCs/>
                <w:color w:val="FFFFFF"/>
                <w:sz w:val="20"/>
                <w:szCs w:val="20"/>
              </w:rPr>
              <w:t>Date</w:t>
            </w:r>
          </w:p>
        </w:tc>
        <w:tc>
          <w:tcPr>
            <w:tcW w:w="2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1C3E7DB" w14:textId="77777777" w:rsidR="00D33E02" w:rsidRDefault="00D33E02">
            <w:r>
              <w:rPr>
                <w:rFonts w:ascii="Segoe UI Semibold" w:eastAsia="Segoe UI Semibold" w:hAnsi="Segoe UI Semibold" w:cs="Segoe UI Semibold"/>
                <w:b/>
                <w:bCs/>
                <w:color w:val="FFFFFF"/>
                <w:sz w:val="20"/>
                <w:szCs w:val="20"/>
              </w:rPr>
              <w:t>Author</w:t>
            </w:r>
          </w:p>
        </w:tc>
        <w:tc>
          <w:tcPr>
            <w:tcW w:w="41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90AC0D6" w14:textId="77777777" w:rsidR="00D33E02" w:rsidRDefault="00D33E02">
            <w:r>
              <w:rPr>
                <w:rFonts w:ascii="Segoe UI Semibold" w:eastAsia="Segoe UI Semibold" w:hAnsi="Segoe UI Semibold" w:cs="Segoe UI Semibold"/>
                <w:b/>
                <w:bCs/>
                <w:color w:val="FFFFFF"/>
                <w:sz w:val="20"/>
                <w:szCs w:val="20"/>
              </w:rPr>
              <w:t>Change Summary</w:t>
            </w:r>
          </w:p>
        </w:tc>
      </w:tr>
      <w:tr w:rsidR="007D214F" w14:paraId="2D8ACD43"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F54A5A7" w14:textId="77777777" w:rsidR="00D33E02" w:rsidRDefault="00D33E02">
            <w:pPr>
              <w:spacing w:line="260" w:lineRule="auto"/>
            </w:pPr>
            <w:r>
              <w:rPr>
                <w:color w:val="1F1F1F"/>
                <w:sz w:val="20"/>
                <w:szCs w:val="20"/>
              </w:rPr>
              <w:t>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758FAFB" w14:textId="77777777" w:rsidR="00D33E02" w:rsidRDefault="00D33E02">
            <w:pPr>
              <w:spacing w:line="260" w:lineRule="auto"/>
            </w:pPr>
            <w:r>
              <w:rPr>
                <w:color w:val="1F1F1F"/>
                <w:sz w:val="20"/>
                <w:szCs w:val="20"/>
              </w:rPr>
              <w:t>Q1 2026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750DB51" w14:textId="77777777" w:rsidR="00D33E02" w:rsidRDefault="00D33E02">
            <w:pPr>
              <w:spacing w:line="260" w:lineRule="auto"/>
            </w:pPr>
            <w:r>
              <w:rPr>
                <w:color w:val="1F1F1F"/>
                <w:sz w:val="20"/>
                <w:szCs w:val="20"/>
              </w:rPr>
              <w:t>Applied AI</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51CD8C" w14:textId="77777777" w:rsidR="00D33E02" w:rsidRDefault="00D33E02">
            <w:pPr>
              <w:spacing w:line="260" w:lineRule="auto"/>
            </w:pPr>
            <w:r>
              <w:rPr>
                <w:color w:val="1F1F1F"/>
                <w:sz w:val="20"/>
                <w:szCs w:val="20"/>
              </w:rPr>
              <w:t>Initial UAP AI Marketplace draft</w:t>
            </w:r>
          </w:p>
        </w:tc>
      </w:tr>
      <w:tr w:rsidR="007D214F" w14:paraId="6CF49D40"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21320B8" w14:textId="77777777" w:rsidR="00D33E02" w:rsidRDefault="00D33E02">
            <w:pPr>
              <w:spacing w:line="260" w:lineRule="auto"/>
            </w:pPr>
            <w:r>
              <w:rPr>
                <w:color w:val="1F1F1F"/>
                <w:sz w:val="20"/>
                <w:szCs w:val="20"/>
              </w:rPr>
              <w:t>0.5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29934CE" w14:textId="77777777" w:rsidR="00D33E02" w:rsidRDefault="00D33E02">
            <w:pPr>
              <w:spacing w:line="260" w:lineRule="auto"/>
            </w:pPr>
            <w:r>
              <w:rPr>
                <w:color w:val="1F1F1F"/>
                <w:sz w:val="20"/>
                <w:szCs w:val="20"/>
              </w:rPr>
              <w:t>Q1 2026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755ED70" w14:textId="77777777" w:rsidR="00D33E02" w:rsidRDefault="00D33E02">
            <w:pPr>
              <w:spacing w:line="260" w:lineRule="auto"/>
            </w:pPr>
            <w:r>
              <w:rPr>
                <w:color w:val="1F1F1F"/>
                <w:sz w:val="20"/>
                <w:szCs w:val="20"/>
              </w:rPr>
              <w:t>Applied AI</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2360E35" w14:textId="77777777" w:rsidR="00D33E02" w:rsidRDefault="00D33E02">
            <w:pPr>
              <w:spacing w:line="260" w:lineRule="auto"/>
            </w:pPr>
            <w:r w:rsidRPr="6CDBB948">
              <w:rPr>
                <w:color w:val="1F1F1F"/>
                <w:sz w:val="20"/>
                <w:szCs w:val="20"/>
              </w:rPr>
              <w:t>Global Agentic Orchestrator design consolidated</w:t>
            </w:r>
          </w:p>
        </w:tc>
      </w:tr>
      <w:tr w:rsidR="007D214F" w14:paraId="3623D1DC" w14:textId="77777777">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1F9B574" w14:textId="77777777" w:rsidR="00D33E02" w:rsidRDefault="00D33E02">
            <w:pPr>
              <w:spacing w:line="260" w:lineRule="auto"/>
            </w:pPr>
            <w:r>
              <w:rPr>
                <w:color w:val="1F1F1F"/>
                <w:sz w:val="20"/>
                <w:szCs w:val="20"/>
              </w:rPr>
              <w:t>0.9</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2F8B5E" w14:textId="77777777" w:rsidR="00D33E02" w:rsidRDefault="00D33E02">
            <w:pPr>
              <w:spacing w:line="260" w:lineRule="auto"/>
            </w:pPr>
            <w:r>
              <w:rPr>
                <w:color w:val="1F1F1F"/>
                <w:sz w:val="20"/>
                <w:szCs w:val="20"/>
              </w:rPr>
              <w:t>Q1 2026</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58861B7" w14:textId="77777777" w:rsidR="00D33E02" w:rsidRDefault="00D33E02">
            <w:pPr>
              <w:spacing w:line="260" w:lineRule="auto"/>
            </w:pPr>
            <w:r>
              <w:rPr>
                <w:color w:val="1F1F1F"/>
                <w:sz w:val="20"/>
                <w:szCs w:val="20"/>
              </w:rPr>
              <w:t>Applied AI</w:t>
            </w:r>
          </w:p>
        </w:tc>
        <w:tc>
          <w:tcPr>
            <w:tcW w:w="4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6E8A985" w14:textId="77777777" w:rsidR="00D33E02" w:rsidRDefault="00D33E02">
            <w:pPr>
              <w:spacing w:line="260" w:lineRule="auto"/>
            </w:pPr>
            <w:r>
              <w:rPr>
                <w:color w:val="1F1F1F"/>
                <w:sz w:val="20"/>
                <w:szCs w:val="20"/>
              </w:rPr>
              <w:t>Foundry and LLM Gateway feature matrices integrated</w:t>
            </w:r>
          </w:p>
        </w:tc>
      </w:tr>
      <w:tr w:rsidR="007D214F" w14:paraId="3A466C1A"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ED06E6E" w14:textId="77777777" w:rsidR="00D33E02" w:rsidRDefault="00D33E02">
            <w:pPr>
              <w:spacing w:line="260" w:lineRule="auto"/>
            </w:pPr>
            <w:r>
              <w:rPr>
                <w:color w:val="1F1F1F"/>
                <w:sz w:val="20"/>
                <w:szCs w:val="20"/>
              </w:rPr>
              <w:t>1.0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B409FBB" w14:textId="1AA218AB" w:rsidR="00D33E02" w:rsidRDefault="00D33E02">
            <w:pPr>
              <w:spacing w:line="260" w:lineRule="auto"/>
            </w:pPr>
            <w:del w:id="399" w:author="Antony Stephen" w:date="2026-05-12T08:13:00Z" w16du:dateUtc="2026-05-12T13:13:00Z">
              <w:r>
                <w:rPr>
                  <w:color w:val="1F1F1F"/>
                  <w:sz w:val="20"/>
                  <w:szCs w:val="20"/>
                </w:rPr>
                <w:delText xml:space="preserve">Apr </w:delText>
              </w:r>
            </w:del>
            <w:del w:id="400" w:author="Antony Stephen" w:date="2026-05-12T08:14:00Z" w16du:dateUtc="2026-05-12T13:14:00Z">
              <w:r>
                <w:rPr>
                  <w:color w:val="1F1F1F"/>
                  <w:sz w:val="20"/>
                  <w:szCs w:val="20"/>
                </w:rPr>
                <w:delText>2026</w:delText>
              </w:r>
            </w:del>
            <w:ins w:id="401" w:author="Antony Stephen" w:date="2026-05-12T08:14:00Z" w16du:dateUtc="2026-05-12T13:14:00Z">
              <w:r w:rsidR="00862411">
                <w:rPr>
                  <w:color w:val="1F1F1F"/>
                  <w:sz w:val="20"/>
                  <w:szCs w:val="20"/>
                </w:rPr>
                <w:t>May 2026</w:t>
              </w:r>
            </w:ins>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39CDA34" w14:textId="72422184" w:rsidR="00D33E02" w:rsidRDefault="00D33E02">
            <w:pPr>
              <w:spacing w:line="260" w:lineRule="auto"/>
            </w:pPr>
            <w:r>
              <w:rPr>
                <w:color w:val="1F1F1F"/>
                <w:sz w:val="20"/>
                <w:szCs w:val="20"/>
              </w:rPr>
              <w:t>R</w:t>
            </w:r>
            <w:del w:id="402" w:author="Antony Stephen" w:date="2026-05-12T08:13:00Z" w16du:dateUtc="2026-05-12T13:13:00Z">
              <w:r w:rsidDel="00862411">
                <w:rPr>
                  <w:color w:val="1F1F1F"/>
                  <w:sz w:val="20"/>
                  <w:szCs w:val="20"/>
                </w:rPr>
                <w:delText>. Singh</w:delText>
              </w:r>
            </w:del>
            <w:ins w:id="403" w:author="Antony Stephen" w:date="2026-05-12T08:13:00Z" w16du:dateUtc="2026-05-12T13:13:00Z">
              <w:r w:rsidR="00862411">
                <w:rPr>
                  <w:color w:val="1F1F1F"/>
                  <w:sz w:val="20"/>
                  <w:szCs w:val="20"/>
                </w:rPr>
                <w:t>ajesh</w:t>
              </w:r>
              <w:r w:rsidR="00433D9A">
                <w:rPr>
                  <w:color w:val="1F1F1F"/>
                  <w:sz w:val="20"/>
                  <w:szCs w:val="20"/>
                </w:rPr>
                <w:t>, Antony, Monica and Ag</w:t>
              </w:r>
              <w:r w:rsidR="00862411">
                <w:rPr>
                  <w:color w:val="1F1F1F"/>
                  <w:sz w:val="20"/>
                  <w:szCs w:val="20"/>
                </w:rPr>
                <w:t>u</w:t>
              </w:r>
              <w:r w:rsidR="00433D9A">
                <w:rPr>
                  <w:color w:val="1F1F1F"/>
                  <w:sz w:val="20"/>
                  <w:szCs w:val="20"/>
                </w:rPr>
                <w:t>stin</w:t>
              </w:r>
            </w:ins>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9099E37" w14:textId="77777777" w:rsidR="00D33E02" w:rsidRDefault="00D33E02">
            <w:pPr>
              <w:spacing w:line="260" w:lineRule="auto"/>
            </w:pPr>
            <w:r w:rsidRPr="6CDBB948">
              <w:rPr>
                <w:color w:val="1F1F1F"/>
                <w:sz w:val="20"/>
                <w:szCs w:val="20"/>
              </w:rPr>
              <w:t>First Microsoft-format consolidated architecture document</w:t>
            </w:r>
          </w:p>
        </w:tc>
      </w:tr>
      <w:tr w:rsidR="000B3950" w14:paraId="1210FEDE" w14:textId="77777777">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37685DC" w14:textId="77777777" w:rsidR="000B3950" w:rsidRDefault="000B3950">
            <w:pPr>
              <w:spacing w:line="260" w:lineRule="auto"/>
              <w:rPr>
                <w:color w:val="1F1F1F"/>
                <w:sz w:val="20"/>
                <w:szCs w:val="20"/>
              </w:rPr>
            </w:pP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4F9FE58" w14:textId="77777777" w:rsidR="000B3950" w:rsidRDefault="000B3950">
            <w:pPr>
              <w:spacing w:line="260" w:lineRule="auto"/>
              <w:rPr>
                <w:color w:val="1F1F1F"/>
                <w:sz w:val="20"/>
                <w:szCs w:val="20"/>
              </w:rPr>
            </w:pP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59F635D" w14:textId="77777777" w:rsidR="000B3950" w:rsidRDefault="000B3950">
            <w:pPr>
              <w:spacing w:line="260" w:lineRule="auto"/>
              <w:rPr>
                <w:color w:val="1F1F1F"/>
                <w:sz w:val="20"/>
                <w:szCs w:val="20"/>
              </w:rPr>
            </w:pP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B3C81E" w14:textId="77777777" w:rsidR="000B3950" w:rsidRPr="6CDBB948" w:rsidRDefault="000B3950">
            <w:pPr>
              <w:spacing w:line="260" w:lineRule="auto"/>
              <w:rPr>
                <w:color w:val="1F1F1F"/>
                <w:sz w:val="20"/>
                <w:szCs w:val="20"/>
              </w:rPr>
            </w:pPr>
          </w:p>
        </w:tc>
      </w:tr>
    </w:tbl>
    <w:p w14:paraId="5DBCBE00" w14:textId="77777777" w:rsidR="00D33E02" w:rsidRDefault="00D33E02">
      <w:pPr>
        <w:pStyle w:val="Heading1"/>
      </w:pPr>
      <w:bookmarkStart w:id="404" w:name="_Toc229058667"/>
      <w:bookmarkStart w:id="405" w:name="_Toc229378437"/>
      <w:bookmarkStart w:id="406" w:name="_Toc229463336"/>
      <w:r>
        <w:lastRenderedPageBreak/>
        <w:t>2. Executive Summary</w:t>
      </w:r>
      <w:bookmarkEnd w:id="404"/>
      <w:bookmarkEnd w:id="405"/>
      <w:bookmarkEnd w:id="406"/>
    </w:p>
    <w:p w14:paraId="41BB3430" w14:textId="77777777" w:rsidR="00D33E02" w:rsidRDefault="00D33E02">
      <w:pPr>
        <w:spacing w:before="60" w:after="60" w:line="300" w:lineRule="auto"/>
      </w:pPr>
      <w:r w:rsidRPr="6CDBB948">
        <w:rPr>
          <w:color w:val="1F1F1F"/>
        </w:rPr>
        <w:t>The Unified AI Platform (UAP) consolidates AI marketplace, orchestration, governance and developer experience capabilities onto a single, Azure-native, enterprise-grade platform. UAP unifies three tiers — UAP (experience), Unified AI Services (UAIS — middleware) and Unified Data Platform (UDP — persistence and observability) — to deliver a cohesive surface for enterprise teams to discover, publish, compose and operate AI assets at scale.</w:t>
      </w:r>
    </w:p>
    <w:p w14:paraId="3E5B56B8" w14:textId="4B790CF4" w:rsidR="00D33E02" w:rsidRDefault="00D33E02">
      <w:pPr>
        <w:spacing w:before="60" w:after="60" w:line="300" w:lineRule="auto"/>
      </w:pPr>
      <w:r w:rsidRPr="6CDBB948">
        <w:rPr>
          <w:color w:val="1F1F1F"/>
        </w:rPr>
        <w:t>A Global Agentic Orchestrator sits above domain-specialized orchestrators to execute multi-step, multi-agent workflows — starting with Revenue Cycle Management (RCM). The platform is built on the Microsoft Agent Framework and LangGraph graph-execution engine, Azure Container Apps, MongoDB, Azure OpenAI via UAIS, MCP and A2A protocols, and a unified LLM / API Gateway fronted by Azure API Management.</w:t>
      </w:r>
    </w:p>
    <w:p w14:paraId="0764EA62" w14:textId="77777777" w:rsidR="00D33E02" w:rsidRDefault="00D33E02">
      <w:pPr>
        <w:spacing w:before="60" w:after="60" w:line="300" w:lineRule="auto"/>
      </w:pPr>
      <w:r w:rsidRPr="6CDBB948">
        <w:rPr>
          <w:color w:val="1F1F1F"/>
        </w:rPr>
        <w:t>The platform is designed to deliver measurable outcomes: onboarding new agents in hours rather than weeks, 40–50% agent reuse across projects, 20%+ productivity gains in claims processing and HIPAA-ready compliance by design. Scale targets include 100K+ daily encounters and billions of claims per year through auto-scaling Azure Container Apps, KEDA-driven Event Hub consumers and durable LangGraph checkpoints.</w:t>
      </w:r>
    </w:p>
    <w:p w14:paraId="4571819B" w14:textId="77777777" w:rsidR="00D33E02" w:rsidRDefault="00D33E02">
      <w:pPr>
        <w:pStyle w:val="Heading1"/>
      </w:pPr>
      <w:bookmarkStart w:id="407" w:name="_Toc229058668"/>
      <w:bookmarkStart w:id="408" w:name="_Toc229378438"/>
      <w:bookmarkStart w:id="409" w:name="_Toc229463337"/>
      <w:r>
        <w:lastRenderedPageBreak/>
        <w:t>3. Business Context and Drivers</w:t>
      </w:r>
      <w:bookmarkEnd w:id="407"/>
      <w:bookmarkEnd w:id="408"/>
      <w:bookmarkEnd w:id="409"/>
    </w:p>
    <w:p w14:paraId="0CD5CA6B" w14:textId="77777777" w:rsidR="00D33E02" w:rsidRDefault="00D33E02">
      <w:pPr>
        <w:pStyle w:val="Heading2"/>
      </w:pPr>
      <w:bookmarkStart w:id="410" w:name="_Toc229058669"/>
      <w:bookmarkStart w:id="411" w:name="_Toc229378439"/>
      <w:bookmarkStart w:id="412" w:name="_Toc229463338"/>
      <w:r>
        <w:t xml:space="preserve">3.1 </w:t>
      </w:r>
      <w:commentRangeStart w:id="413"/>
      <w:r>
        <w:t>Problem Statement</w:t>
      </w:r>
      <w:bookmarkEnd w:id="410"/>
      <w:bookmarkEnd w:id="411"/>
      <w:bookmarkEnd w:id="412"/>
      <w:commentRangeEnd w:id="413"/>
      <w:r w:rsidR="00BC4250">
        <w:rPr>
          <w:rStyle w:val="CommentReference"/>
          <w:sz w:val="32"/>
          <w:szCs w:val="26"/>
        </w:rPr>
        <w:commentReference w:id="413"/>
      </w:r>
    </w:p>
    <w:p w14:paraId="46847FFD" w14:textId="71202227" w:rsidR="009274DF" w:rsidRPr="009274DF" w:rsidRDefault="009274DF" w:rsidP="009274DF">
      <w:pPr>
        <w:pStyle w:val="ListParagraph"/>
        <w:numPr>
          <w:ilvl w:val="0"/>
          <w:numId w:val="2"/>
        </w:numPr>
        <w:spacing w:before="40" w:after="40" w:line="280" w:lineRule="auto"/>
        <w:rPr>
          <w:color w:val="1F1F1F"/>
        </w:rPr>
      </w:pPr>
      <w:r w:rsidRPr="009274DF">
        <w:rPr>
          <w:color w:val="1F1F1F"/>
        </w:rPr>
        <w:t>Healthcare revenue cycle management (RCM) is under unprecedented strain from manual inefficiencies, rising administrative costs, and slow post-care reimbursement cycles. Providers are losing time and money due to these broken processes</w:t>
      </w:r>
      <w:r w:rsidR="000C79ED">
        <w:rPr>
          <w:color w:val="1F1F1F"/>
        </w:rPr>
        <w:t xml:space="preserve">. </w:t>
      </w:r>
      <w:r w:rsidRPr="009274DF">
        <w:rPr>
          <w:color w:val="1F1F1F"/>
        </w:rPr>
        <w:t xml:space="preserve"> </w:t>
      </w:r>
      <w:r w:rsidR="000C79ED">
        <w:rPr>
          <w:color w:val="1F1F1F"/>
        </w:rPr>
        <w:t>F</w:t>
      </w:r>
      <w:r w:rsidRPr="009274DF">
        <w:rPr>
          <w:color w:val="1F1F1F"/>
        </w:rPr>
        <w:t xml:space="preserve">or example, </w:t>
      </w:r>
      <w:r w:rsidR="000A0FD7">
        <w:rPr>
          <w:color w:val="1F1F1F"/>
        </w:rPr>
        <w:t>Optum estimates</w:t>
      </w:r>
      <w:r w:rsidRPr="009274DF">
        <w:rPr>
          <w:color w:val="1F1F1F"/>
        </w:rPr>
        <w:t xml:space="preserve"> 85% of claim denials are preventable via predictive validation and two-thirds of health information professionals report persistent staffing shortages. At the same time, underpayments remain high (e.g. ~$130 billion of government underpayments in 2023), while the market for next-generation RCM solutions is booming ($156 billion TAM, ~15% CAGR). These forces create an urgent imperative to fundamentally reinvent RCM via integrated, AI-driven platforms that shift work from reactive, post-visit tasks to proactive, real-time processes at the point of care – a strategic move poised to reduce overhead, accelerate cash flow, and capture billions in value across the healthcare ecosystem.</w:t>
      </w:r>
    </w:p>
    <w:p w14:paraId="3EF05A60" w14:textId="77777777" w:rsidR="009274DF" w:rsidRPr="009274DF" w:rsidRDefault="009274DF" w:rsidP="009D0E95">
      <w:pPr>
        <w:pStyle w:val="ListParagraph"/>
        <w:numPr>
          <w:ilvl w:val="0"/>
          <w:numId w:val="0"/>
        </w:numPr>
        <w:spacing w:before="40" w:after="40" w:line="280" w:lineRule="auto"/>
        <w:rPr>
          <w:color w:val="1F1F1F"/>
        </w:rPr>
      </w:pPr>
    </w:p>
    <w:p w14:paraId="0B0C24DC" w14:textId="662B1933" w:rsidR="00D33E02" w:rsidRDefault="00D33E02">
      <w:pPr>
        <w:pStyle w:val="Heading2"/>
      </w:pPr>
      <w:bookmarkStart w:id="415" w:name="_Toc229058670"/>
      <w:bookmarkStart w:id="416" w:name="_Toc229378440"/>
      <w:bookmarkStart w:id="417" w:name="_Toc229463339"/>
      <w:r>
        <w:t xml:space="preserve">3.2 </w:t>
      </w:r>
      <w:r w:rsidR="00FC3D9C">
        <w:t xml:space="preserve">Business Value of an </w:t>
      </w:r>
      <w:commentRangeStart w:id="418"/>
      <w:r>
        <w:t>Enterprise AI Investment</w:t>
      </w:r>
      <w:bookmarkEnd w:id="415"/>
      <w:bookmarkEnd w:id="416"/>
      <w:bookmarkEnd w:id="417"/>
      <w:commentRangeEnd w:id="418"/>
      <w:r w:rsidR="00CB26CE">
        <w:rPr>
          <w:rStyle w:val="CommentReference"/>
          <w:sz w:val="32"/>
          <w:szCs w:val="26"/>
        </w:rPr>
        <w:commentReference w:id="418"/>
      </w:r>
    </w:p>
    <w:p w14:paraId="59F6F8CA" w14:textId="77777777" w:rsidR="000A2DF7" w:rsidRPr="00136393" w:rsidRDefault="000A2DF7" w:rsidP="00066E90">
      <w:pPr>
        <w:pStyle w:val="TableListBullet"/>
        <w:spacing w:after="60" w:line="281" w:lineRule="auto"/>
        <w:rPr>
          <w:color w:val="1F1F1F"/>
          <w:sz w:val="22"/>
          <w:szCs w:val="22"/>
        </w:rPr>
      </w:pPr>
      <w:r w:rsidRPr="00136393">
        <w:rPr>
          <w:color w:val="1F1F1F"/>
          <w:sz w:val="22"/>
          <w:szCs w:val="22"/>
        </w:rPr>
        <w:t>Optum has evolved an enterprise-wide AI strategy built on mature, scalable platforms and a commitment to responsible use. Instead of isolated projects, Optum’s approach centers on a Unified AI Platform that integrates data, models, and governance across the business. With thousands of AI engineers and over a thousand AI solutions already in production, Optum’s AI initiatives operate at one of the largest scales in healthcare. This unified platform strategy ensures that AI is developed once and deployed broadly, with consistent oversight, strong security and compliance, and clear business value.</w:t>
      </w:r>
    </w:p>
    <w:p w14:paraId="5387D99B" w14:textId="77777777" w:rsidR="00136393" w:rsidRPr="00136393" w:rsidRDefault="00136393" w:rsidP="00066E90">
      <w:pPr>
        <w:pStyle w:val="TableListBullet"/>
        <w:spacing w:after="60" w:line="281" w:lineRule="auto"/>
        <w:rPr>
          <w:color w:val="1F1F1F"/>
          <w:sz w:val="22"/>
          <w:szCs w:val="22"/>
        </w:rPr>
      </w:pPr>
    </w:p>
    <w:p w14:paraId="72B33C2A" w14:textId="425E7699" w:rsidR="000A2DF7" w:rsidRDefault="000A2DF7" w:rsidP="00066E90">
      <w:pPr>
        <w:pStyle w:val="TableListBullet"/>
        <w:spacing w:after="60" w:line="281" w:lineRule="auto"/>
        <w:rPr>
          <w:color w:val="1F1F1F"/>
          <w:sz w:val="22"/>
          <w:szCs w:val="22"/>
        </w:rPr>
      </w:pPr>
      <w:r w:rsidRPr="00136393">
        <w:rPr>
          <w:color w:val="1F1F1F"/>
          <w:sz w:val="22"/>
          <w:szCs w:val="22"/>
        </w:rPr>
        <w:t xml:space="preserve">Optum Real’s Unified AI Platform (UAP) embodies this strategy for provider-facing revenue cycle management. Optum Real UAP serves as a common AI foundation for real-time claims workflows – a modular, multi-layer platform that harmonizes clinical, claims, and operational data into a single source of truth. On top of this data foundation, orchestrated AI “agents” handle tasks like coverage prediction, medical coding, documentation and prior authorization in real time. Each AI component benefits from shared context and lifecycle management through the platform, allowing rapid iteration and continuous monitoring. Built-in governance and Responsible AI controls in UAP enforce standards on every model and decision, ensuring accuracy, fairness and traceability. By shifting manual processes into proactive, AI-driven workflows at the point of care, Optum Real reduces denials, administrative overhead, and delays </w:t>
      </w:r>
      <w:r w:rsidRPr="00136393">
        <w:rPr>
          <w:color w:val="1F1F1F"/>
          <w:sz w:val="22"/>
          <w:szCs w:val="22"/>
        </w:rPr>
        <w:lastRenderedPageBreak/>
        <w:t>– delivering a more transparent, efficient experience for patients, providers, and payers. Critically, this unified architecture creates reusable AI capabilities that can be extended across Optum’s business, accelerating innovation beyond just claims.</w:t>
      </w:r>
    </w:p>
    <w:p w14:paraId="7BC185F6" w14:textId="77777777" w:rsidR="00066E90" w:rsidRPr="00136393" w:rsidRDefault="00066E90" w:rsidP="00066E90">
      <w:pPr>
        <w:pStyle w:val="TableListBullet"/>
        <w:spacing w:after="60" w:line="281" w:lineRule="auto"/>
        <w:rPr>
          <w:color w:val="1F1F1F"/>
          <w:sz w:val="22"/>
          <w:szCs w:val="22"/>
        </w:rPr>
      </w:pPr>
    </w:p>
    <w:p w14:paraId="61180ED7" w14:textId="77777777" w:rsidR="000A2DF7" w:rsidRPr="00066E90" w:rsidRDefault="000A2DF7" w:rsidP="00066E90">
      <w:pPr>
        <w:pStyle w:val="TableListBullet"/>
        <w:spacing w:after="60" w:line="281" w:lineRule="auto"/>
        <w:rPr>
          <w:color w:val="1F1F1F"/>
          <w:sz w:val="22"/>
          <w:szCs w:val="22"/>
        </w:rPr>
      </w:pPr>
      <w:r w:rsidRPr="00066E90">
        <w:rPr>
          <w:color w:val="1F1F1F"/>
          <w:sz w:val="22"/>
          <w:szCs w:val="22"/>
        </w:rPr>
        <w:t>Microsoft’s role as a strategic platform partner underpins these capabilities. Optum leverages Microsoft’s cloud infrastructure and AI services to power the UAP at scale, relying on Azure’s secure, compliant environment and advanced AI toolchain. Together, Microsoft and Optum have co-engineered core platform components – from unified data architecture to AI orchestration frameworks – aligning Optum Real’s vision with enterprise-grade security, compliance, and Responsible AI foundations. This partnership enables Optum to rapidly scale AI with confidence, focusing on transformative outcomes while trusting the platform’s robust technical underpinnings and governance.</w:t>
      </w:r>
    </w:p>
    <w:p w14:paraId="6D31F68A" w14:textId="77777777" w:rsidR="000A2DF7" w:rsidRDefault="000A2DF7" w:rsidP="000A2DF7">
      <w:pPr>
        <w:spacing w:before="40" w:after="40" w:line="280" w:lineRule="auto"/>
      </w:pPr>
    </w:p>
    <w:p w14:paraId="1EB8D929" w14:textId="38BC14D1" w:rsidR="00D33E02" w:rsidRDefault="00D33E02">
      <w:pPr>
        <w:pStyle w:val="Heading2"/>
      </w:pPr>
      <w:bookmarkStart w:id="420" w:name="_Toc229058671"/>
      <w:bookmarkStart w:id="421" w:name="_Toc229378441"/>
      <w:bookmarkStart w:id="422" w:name="_Toc229463340"/>
      <w:r>
        <w:t xml:space="preserve">3.3 </w:t>
      </w:r>
      <w:bookmarkEnd w:id="420"/>
      <w:bookmarkEnd w:id="421"/>
      <w:r w:rsidR="004C4865">
        <w:t>B</w:t>
      </w:r>
      <w:r w:rsidR="005A24AE">
        <w:t xml:space="preserve">enefit </w:t>
      </w:r>
      <w:r w:rsidR="00C77C25">
        <w:t xml:space="preserve">of the UAP </w:t>
      </w:r>
      <w:r w:rsidR="005A24AE">
        <w:t>to Optum Real</w:t>
      </w:r>
      <w:bookmarkEnd w:id="422"/>
    </w:p>
    <w:p w14:paraId="4CF39E8D" w14:textId="7D597F76" w:rsidR="0015125C" w:rsidRDefault="00AF61C3" w:rsidP="0015125C">
      <w:pPr>
        <w:pStyle w:val="ListParagraph"/>
        <w:numPr>
          <w:ilvl w:val="0"/>
          <w:numId w:val="2"/>
        </w:numPr>
        <w:spacing w:before="40" w:after="40" w:line="280" w:lineRule="auto"/>
      </w:pPr>
      <w:r>
        <w:rPr>
          <w:color w:val="1F1F1F"/>
        </w:rPr>
        <w:t>Specifi</w:t>
      </w:r>
      <w:r w:rsidR="005329C6">
        <w:rPr>
          <w:color w:val="1F1F1F"/>
        </w:rPr>
        <w:t>c</w:t>
      </w:r>
      <w:r>
        <w:rPr>
          <w:color w:val="1F1F1F"/>
        </w:rPr>
        <w:t xml:space="preserve"> to </w:t>
      </w:r>
      <w:r w:rsidR="005329C6" w:rsidRPr="0065292E">
        <w:rPr>
          <w:color w:val="1F1F1F"/>
        </w:rPr>
        <w:t>revenue cycle management (RCM</w:t>
      </w:r>
      <w:r w:rsidR="005329C6">
        <w:rPr>
          <w:color w:val="1F1F1F"/>
        </w:rPr>
        <w:t xml:space="preserve">), </w:t>
      </w:r>
      <w:r w:rsidR="009D0E95" w:rsidRPr="0065292E">
        <w:rPr>
          <w:color w:val="1F1F1F"/>
        </w:rPr>
        <w:t>Optum Real</w:t>
      </w:r>
      <w:r w:rsidR="005329C6">
        <w:rPr>
          <w:color w:val="1F1F1F"/>
        </w:rPr>
        <w:t xml:space="preserve">’s </w:t>
      </w:r>
      <w:r w:rsidR="009D0E95" w:rsidRPr="0065292E">
        <w:rPr>
          <w:color w:val="1F1F1F"/>
        </w:rPr>
        <w:t xml:space="preserve">modular </w:t>
      </w:r>
      <w:r w:rsidR="003B03DC">
        <w:rPr>
          <w:color w:val="1F1F1F"/>
        </w:rPr>
        <w:t xml:space="preserve">UAP </w:t>
      </w:r>
      <w:r w:rsidR="009D0E95" w:rsidRPr="0065292E">
        <w:rPr>
          <w:color w:val="1F1F1F"/>
        </w:rPr>
        <w:t xml:space="preserve">for providers </w:t>
      </w:r>
      <w:r w:rsidR="005329C6">
        <w:rPr>
          <w:color w:val="1F1F1F"/>
        </w:rPr>
        <w:t>will</w:t>
      </w:r>
      <w:r w:rsidR="009D0E95" w:rsidRPr="0065292E">
        <w:rPr>
          <w:color w:val="1F1F1F"/>
        </w:rPr>
        <w:t xml:space="preserve"> automate the process to reduce unnecessary overhead in processes like prior authorization, clinical coding, claims submissions, denials and appeals management, and billing. </w:t>
      </w:r>
      <w:r w:rsidR="00855E8B">
        <w:rPr>
          <w:color w:val="1F1F1F"/>
        </w:rPr>
        <w:t>The</w:t>
      </w:r>
      <w:r w:rsidR="009D0E95" w:rsidRPr="0065292E">
        <w:rPr>
          <w:color w:val="1F1F1F"/>
        </w:rPr>
        <w:t xml:space="preserve"> unified data platform</w:t>
      </w:r>
      <w:r w:rsidR="00855E8B">
        <w:rPr>
          <w:color w:val="1F1F1F"/>
        </w:rPr>
        <w:t xml:space="preserve"> will enable</w:t>
      </w:r>
      <w:r w:rsidR="009D0E95" w:rsidRPr="0065292E">
        <w:rPr>
          <w:color w:val="1F1F1F"/>
        </w:rPr>
        <w:t xml:space="preserve"> secure clinical data integration, intelligent orchestration, natural language processing, </w:t>
      </w:r>
      <w:r w:rsidR="00032AE9" w:rsidRPr="009E7A69">
        <w:rPr>
          <w:color w:val="1F1F1F"/>
        </w:rPr>
        <w:t>specialized</w:t>
      </w:r>
      <w:r w:rsidR="009D0E95" w:rsidRPr="009E7A69">
        <w:rPr>
          <w:color w:val="1F1F1F"/>
        </w:rPr>
        <w:t xml:space="preserve"> AI</w:t>
      </w:r>
      <w:r w:rsidR="00032AE9" w:rsidRPr="009E7A69">
        <w:rPr>
          <w:color w:val="1F1F1F"/>
        </w:rPr>
        <w:t xml:space="preserve"> agents</w:t>
      </w:r>
      <w:r w:rsidR="009D0E95" w:rsidRPr="0065292E">
        <w:rPr>
          <w:color w:val="1F1F1F"/>
        </w:rPr>
        <w:t>, and a semantic layer to perform pre-care, point of care, and post care RCM activities in real-time – otherwise shifting RCM activities </w:t>
      </w:r>
      <w:r w:rsidR="009D0E95">
        <w:rPr>
          <w:color w:val="1F1F1F"/>
        </w:rPr>
        <w:t>“</w:t>
      </w:r>
      <w:r w:rsidR="009D0E95" w:rsidRPr="0065292E">
        <w:rPr>
          <w:color w:val="1F1F1F"/>
        </w:rPr>
        <w:t>left</w:t>
      </w:r>
      <w:r w:rsidR="009D0E95">
        <w:rPr>
          <w:color w:val="1F1F1F"/>
        </w:rPr>
        <w:t>”</w:t>
      </w:r>
      <w:r w:rsidR="009D0E95" w:rsidRPr="0065292E">
        <w:rPr>
          <w:color w:val="1F1F1F"/>
        </w:rPr>
        <w:t xml:space="preserve"> in the process so providers can be paid at the point of care, not 3+ months later. </w:t>
      </w:r>
      <w:r w:rsidR="009E7A69" w:rsidRPr="009E7A69">
        <w:rPr>
          <w:color w:val="1F1F1F"/>
        </w:rPr>
        <w:t>This platform architecture</w:t>
      </w:r>
      <w:r w:rsidR="0015125C" w:rsidRPr="009E7A69">
        <w:rPr>
          <w:color w:val="1F1F1F"/>
        </w:rPr>
        <w:t xml:space="preserve"> </w:t>
      </w:r>
      <w:r w:rsidR="0015125C" w:rsidRPr="6CDBB948">
        <w:t>promotes reuse across teams and aligns with top RCM automation priorities. The same platform pattern extends beyond RCM as additional domains adopt capability-based discovery, declarative plan templates and governed orchestration.</w:t>
      </w:r>
    </w:p>
    <w:p w14:paraId="1F1FC9FB" w14:textId="77777777" w:rsidR="0015125C" w:rsidRPr="0015125C" w:rsidRDefault="0015125C" w:rsidP="0015125C">
      <w:pPr>
        <w:spacing w:before="40" w:after="40" w:line="280" w:lineRule="auto"/>
        <w:rPr>
          <w:color w:val="1F1F1F"/>
        </w:rPr>
      </w:pPr>
    </w:p>
    <w:p w14:paraId="7339267B" w14:textId="5FA4BED4" w:rsidR="009D0E95" w:rsidRPr="0065292E" w:rsidRDefault="009E7A69" w:rsidP="009D0E95">
      <w:pPr>
        <w:pStyle w:val="ListParagraph"/>
        <w:numPr>
          <w:ilvl w:val="0"/>
          <w:numId w:val="2"/>
        </w:numPr>
        <w:spacing w:before="40" w:after="40" w:line="280" w:lineRule="auto"/>
        <w:rPr>
          <w:color w:val="1F1F1F"/>
        </w:rPr>
      </w:pPr>
      <w:r>
        <w:rPr>
          <w:color w:val="1F1F1F"/>
        </w:rPr>
        <w:t xml:space="preserve">At a business level, </w:t>
      </w:r>
      <w:r w:rsidR="009D0E95" w:rsidRPr="0065292E">
        <w:rPr>
          <w:color w:val="1F1F1F"/>
        </w:rPr>
        <w:t xml:space="preserve">Optum Real will resolve the mismatch of pre care estimates/inquiry claims and final claims to reduce or eliminate administrative denials processes and provide better price transparency to patients. To do so they </w:t>
      </w:r>
      <w:r w:rsidR="009D0E95">
        <w:rPr>
          <w:color w:val="1F1F1F"/>
        </w:rPr>
        <w:t>will</w:t>
      </w:r>
      <w:r w:rsidR="009D0E95" w:rsidRPr="0065292E">
        <w:rPr>
          <w:color w:val="1F1F1F"/>
        </w:rPr>
        <w:t xml:space="preserve"> reinvent how the patient’s medical need/chart and insurance plan/benefits/eligibility, provider’s payor contract and services performed, and payor claim submission expectations connect proactively. </w:t>
      </w:r>
      <w:r w:rsidR="009D0E95">
        <w:rPr>
          <w:color w:val="1F1F1F"/>
        </w:rPr>
        <w:t xml:space="preserve">They will </w:t>
      </w:r>
      <w:r w:rsidR="009D0E95" w:rsidRPr="0065292E">
        <w:rPr>
          <w:color w:val="1F1F1F"/>
        </w:rPr>
        <w:t xml:space="preserve">unify the data required, capture it in real time (through the EHR and ambient clinical documentation), use intelligence to interpret inputs and produce outputs automatically (prior authorization, coding alignment, and claim submissions), and flag any potential errors or misalignments that lead to denials early in the process. There are 4 prioritized platform capabilities for the first phase of </w:t>
      </w:r>
      <w:r w:rsidR="009D0E95" w:rsidRPr="0065292E">
        <w:rPr>
          <w:color w:val="1F1F1F"/>
        </w:rPr>
        <w:lastRenderedPageBreak/>
        <w:t>partnership: autonomous coding, chart intelligence, denials intelligence, and unified data platform. </w:t>
      </w:r>
    </w:p>
    <w:p w14:paraId="56152BF4" w14:textId="67AFB2B2" w:rsidR="00D33E02" w:rsidRDefault="00D33E02">
      <w:pPr>
        <w:pStyle w:val="Heading1"/>
      </w:pPr>
      <w:bookmarkStart w:id="423" w:name="_Toc229058672"/>
      <w:bookmarkStart w:id="424" w:name="_Toc229378443"/>
      <w:bookmarkStart w:id="425" w:name="_Toc229463341"/>
      <w:r w:rsidRPr="6CDBB948">
        <w:lastRenderedPageBreak/>
        <w:t xml:space="preserve">4. </w:t>
      </w:r>
      <w:bookmarkEnd w:id="423"/>
      <w:bookmarkEnd w:id="424"/>
      <w:r w:rsidRPr="6CDBB948">
        <w:t>Goals</w:t>
      </w:r>
      <w:bookmarkEnd w:id="425"/>
      <w:r w:rsidRPr="6CDBB948">
        <w:t xml:space="preserve"> </w:t>
      </w:r>
    </w:p>
    <w:p w14:paraId="4A5C0C32" w14:textId="65064283" w:rsidR="00D33E02" w:rsidRDefault="00D33E02">
      <w:pPr>
        <w:pStyle w:val="Heading2"/>
        <w:rPr>
          <w:del w:id="426" w:author="Antony Stephen" w:date="2026-05-12T07:29:00Z" w16du:dateUtc="2026-05-12T12:29:00Z"/>
        </w:rPr>
      </w:pPr>
      <w:bookmarkStart w:id="427" w:name="_Toc229058673"/>
      <w:bookmarkStart w:id="428" w:name="_Toc229378444"/>
      <w:bookmarkStart w:id="429" w:name="_Toc229463342"/>
      <w:del w:id="430" w:author="Antony Stephen" w:date="2026-05-12T07:29:00Z" w16du:dateUtc="2026-05-12T12:29:00Z">
        <w:r>
          <w:delText>4.1 Goals</w:delText>
        </w:r>
        <w:bookmarkEnd w:id="427"/>
        <w:bookmarkEnd w:id="428"/>
        <w:bookmarkEnd w:id="429"/>
      </w:del>
    </w:p>
    <w:p w14:paraId="3DD7E843" w14:textId="77777777" w:rsidR="00D33E02" w:rsidRDefault="00D33E02" w:rsidP="00C814E4">
      <w:pPr>
        <w:pStyle w:val="ListParagraph"/>
        <w:numPr>
          <w:ilvl w:val="0"/>
          <w:numId w:val="21"/>
        </w:numPr>
        <w:spacing w:before="40" w:after="40" w:line="280" w:lineRule="auto"/>
      </w:pPr>
      <w:r w:rsidRPr="6CDBB948">
        <w:rPr>
          <w:color w:val="1F1F1F"/>
        </w:rPr>
        <w:t>Provide a single, governed marketplace for AI assets: agents, MCP tools, models, skills and workflow templates.</w:t>
      </w:r>
    </w:p>
    <w:p w14:paraId="67B4006C" w14:textId="77777777" w:rsidR="00D33E02" w:rsidRDefault="00D33E02" w:rsidP="00C814E4">
      <w:pPr>
        <w:pStyle w:val="ListParagraph"/>
        <w:numPr>
          <w:ilvl w:val="0"/>
          <w:numId w:val="21"/>
        </w:numPr>
        <w:spacing w:before="40" w:after="40" w:line="280" w:lineRule="auto"/>
      </w:pPr>
      <w:r>
        <w:rPr>
          <w:color w:val="1F1F1F"/>
        </w:rPr>
        <w:t>Deliver a Global Agentic Orchestrator that composes multi-agent workflows with durable state, HITL and full provenance.</w:t>
      </w:r>
    </w:p>
    <w:p w14:paraId="0515DE7F" w14:textId="77777777" w:rsidR="00D33E02" w:rsidRDefault="00D33E02" w:rsidP="00C814E4">
      <w:pPr>
        <w:pStyle w:val="ListParagraph"/>
        <w:numPr>
          <w:ilvl w:val="0"/>
          <w:numId w:val="21"/>
        </w:numPr>
        <w:spacing w:before="40" w:after="40" w:line="280" w:lineRule="auto"/>
      </w:pPr>
      <w:r w:rsidRPr="6CDBB948">
        <w:rPr>
          <w:color w:val="1F1F1F"/>
        </w:rPr>
        <w:t>Normalize access to Azure AI Foundry, Azure OpenAI, MCP servers and A2A agents through a consistent UAIS contract.</w:t>
      </w:r>
    </w:p>
    <w:p w14:paraId="2F82CAD0" w14:textId="77777777" w:rsidR="00D33E02" w:rsidRDefault="00D33E02" w:rsidP="00C814E4">
      <w:pPr>
        <w:pStyle w:val="ListParagraph"/>
        <w:numPr>
          <w:ilvl w:val="0"/>
          <w:numId w:val="21"/>
        </w:numPr>
        <w:spacing w:before="40" w:after="40" w:line="280" w:lineRule="auto"/>
      </w:pPr>
      <w:r w:rsidRPr="6CDBB948">
        <w:rPr>
          <w:color w:val="1F1F1F"/>
        </w:rPr>
        <w:t>Enforce zero-trust security, HIPAA compliance and Responsible AI controls at publish time and at execute time.</w:t>
      </w:r>
    </w:p>
    <w:p w14:paraId="7B94A906" w14:textId="77777777" w:rsidR="00D33E02" w:rsidRDefault="00D33E02" w:rsidP="00C814E4">
      <w:pPr>
        <w:pStyle w:val="ListParagraph"/>
        <w:numPr>
          <w:ilvl w:val="0"/>
          <w:numId w:val="21"/>
        </w:numPr>
        <w:spacing w:before="40" w:after="40" w:line="280" w:lineRule="auto"/>
      </w:pPr>
      <w:r w:rsidRPr="6CDBB948">
        <w:rPr>
          <w:color w:val="1F1F1F"/>
        </w:rPr>
        <w:t>Enable automated onboarding, canary deployment, instant rollback and continuous evaluation.</w:t>
      </w:r>
    </w:p>
    <w:p w14:paraId="27BB0FED" w14:textId="77777777" w:rsidR="00D33E02" w:rsidRDefault="00D33E02" w:rsidP="18B52D42">
      <w:pPr>
        <w:pStyle w:val="ListParagraph"/>
        <w:spacing w:before="40" w:after="40" w:line="280" w:lineRule="auto"/>
      </w:pPr>
      <w:r>
        <w:rPr>
          <w:color w:val="1F1F1F"/>
        </w:rPr>
        <w:t>Scale to 100K+ daily encounters and billions of claims per year while absorbing burst traffic.</w:t>
      </w:r>
    </w:p>
    <w:p w14:paraId="78D81484" w14:textId="77777777" w:rsidR="00D33E02" w:rsidRDefault="00D33E02">
      <w:pPr>
        <w:pStyle w:val="Heading1"/>
      </w:pPr>
      <w:bookmarkStart w:id="431" w:name="_Toc229058675"/>
      <w:bookmarkStart w:id="432" w:name="_Toc229378446"/>
      <w:bookmarkStart w:id="433" w:name="_Toc229463343"/>
      <w:r>
        <w:lastRenderedPageBreak/>
        <w:t>5. Architecture Principles</w:t>
      </w:r>
      <w:bookmarkEnd w:id="431"/>
      <w:bookmarkEnd w:id="432"/>
      <w:bookmarkEnd w:id="433"/>
    </w:p>
    <w:p w14:paraId="6A69266C" w14:textId="77777777" w:rsidR="00552E26" w:rsidRPr="00552E26" w:rsidRDefault="00552E26" w:rsidP="00C814E4">
      <w:pPr>
        <w:numPr>
          <w:ilvl w:val="1"/>
          <w:numId w:val="23"/>
        </w:numPr>
      </w:pPr>
      <w:r w:rsidRPr="00552E26">
        <w:t>Azure-native, never locked-in — built on Azure managed services but composed over open agent protocols (MCP, A2A, OpenTelemetry GenAI) and pluggable model/framework adapters (Foundry, Semantic Kernel, LangGraph, Microsoft Agent Framework, BYOM), enabling federation across hosted, SaaS and on-premises endpoints without rewrites.</w:t>
      </w:r>
    </w:p>
    <w:p w14:paraId="5EF3E59C" w14:textId="26F5D7E3" w:rsidR="00552E26" w:rsidRPr="00552E26" w:rsidRDefault="00552E26" w:rsidP="00C814E4">
      <w:pPr>
        <w:numPr>
          <w:ilvl w:val="1"/>
          <w:numId w:val="23"/>
        </w:numPr>
      </w:pPr>
      <w:r w:rsidRPr="00552E26">
        <w:t xml:space="preserve">Zero-trust by default — Entra ID + Managed Identity for humans and </w:t>
      </w:r>
      <w:r w:rsidR="009445C5" w:rsidRPr="009445C5">
        <w:t xml:space="preserve">Microsoft </w:t>
      </w:r>
      <w:r w:rsidRPr="00552E26">
        <w:t xml:space="preserve">Entra Agent ID </w:t>
      </w:r>
      <w:r w:rsidR="009445C5" w:rsidRPr="009445C5">
        <w:t xml:space="preserve">(with Workload Identity Federation </w:t>
      </w:r>
      <w:r w:rsidRPr="00552E26">
        <w:t xml:space="preserve">/ SPIFFE </w:t>
      </w:r>
      <w:r w:rsidR="009445C5" w:rsidRPr="009445C5">
        <w:t>support where applicable)</w:t>
      </w:r>
      <w:r w:rsidRPr="00552E26">
        <w:t xml:space="preserve"> for every agent and tool, VNet isolation, mTLS, and least-privilege delegation envelopes across every hop;</w:t>
      </w:r>
    </w:p>
    <w:p w14:paraId="4DBC6C7C" w14:textId="77777777" w:rsidR="00552E26" w:rsidRPr="00552E26" w:rsidRDefault="00552E26" w:rsidP="00C814E4">
      <w:pPr>
        <w:numPr>
          <w:ilvl w:val="1"/>
          <w:numId w:val="23"/>
        </w:numPr>
      </w:pPr>
      <w:r w:rsidRPr="00552E26">
        <w:t>Governed at publish and execute — dual enforcement via Security Scanner + signed SLSA-style provenance attestation at publish, and Policy Engine + token/cost/latency budgets at execute; every artifact (agent, MCP server, model, prompt) is verifiable end-to-end.</w:t>
      </w:r>
    </w:p>
    <w:p w14:paraId="509AB094" w14:textId="77777777" w:rsidR="00552E26" w:rsidRPr="00552E26" w:rsidRDefault="00552E26" w:rsidP="00C814E4">
      <w:pPr>
        <w:numPr>
          <w:ilvl w:val="1"/>
          <w:numId w:val="23"/>
        </w:numPr>
      </w:pPr>
      <w:r w:rsidRPr="00552E26">
        <w:t>Declarative over imperative — plan templates, AgentCards and AgentCard-carried policies express intent and capabilities; the runtime binds dynamically via capability matching, enabling emergent multi-agent composition without hard-coded topologies.</w:t>
      </w:r>
    </w:p>
    <w:p w14:paraId="59750E4F" w14:textId="77777777" w:rsidR="00552E26" w:rsidRPr="00552E26" w:rsidRDefault="00552E26" w:rsidP="00C814E4">
      <w:pPr>
        <w:numPr>
          <w:ilvl w:val="1"/>
          <w:numId w:val="23"/>
        </w:numPr>
      </w:pPr>
      <w:r w:rsidRPr="00552E26">
        <w:t>Durable and replayable by design — every workflow and agent episode (prompts, tool calls, decisions) is persisted in MongoDB with checkpoints, accelerated by Redis for hot reads and archived to ADLS Gen 2 as long-term evidence, with deterministic replay against pinned model snapshots for debugging and audit.</w:t>
      </w:r>
    </w:p>
    <w:p w14:paraId="7AB2BFCB" w14:textId="56837740" w:rsidR="00552E26" w:rsidRPr="00552E26" w:rsidRDefault="00552E26" w:rsidP="00C814E4">
      <w:pPr>
        <w:numPr>
          <w:ilvl w:val="1"/>
          <w:numId w:val="23"/>
        </w:numPr>
      </w:pPr>
      <w:r w:rsidRPr="00552E26">
        <w:t xml:space="preserve">Observable end-to-end — OpenTelemetry propagation with per-episode trace IDs, Arize Phoenix for LLM semantics, </w:t>
      </w:r>
      <w:del w:id="434" w:author="Rajesh Singh (Applied AI)" w:date="2026-05-11T17:59:00Z" w16du:dateUtc="2026-05-11T22:59:00Z">
        <w:r w:rsidRPr="00552E26" w:rsidDel="006A66D3">
          <w:delText xml:space="preserve">Azure </w:delText>
        </w:r>
      </w:del>
      <w:ins w:id="435" w:author="Rajesh Singh (Applied AI)" w:date="2026-05-11T17:59:00Z" w16du:dateUtc="2026-05-11T22:59:00Z">
        <w:r w:rsidR="006A66D3">
          <w:t>Splunk</w:t>
        </w:r>
        <w:r w:rsidR="006A66D3" w:rsidRPr="00552E26">
          <w:t xml:space="preserve"> </w:t>
        </w:r>
      </w:ins>
      <w:r w:rsidRPr="00552E26">
        <w:t>Monitor for infrastructure, and per-episode cost/token telemetry surfaced alongside latency.</w:t>
      </w:r>
    </w:p>
    <w:p w14:paraId="3674B972" w14:textId="77777777" w:rsidR="00552E26" w:rsidRPr="00552E26" w:rsidRDefault="00552E26" w:rsidP="00C814E4">
      <w:pPr>
        <w:numPr>
          <w:ilvl w:val="1"/>
          <w:numId w:val="23"/>
        </w:numPr>
      </w:pPr>
      <w:r w:rsidRPr="00552E26">
        <w:t>Multi-tenant by construction — tenantId partition keys, per-tenant quotas, cost attribution, and rate limits in the LLM Gateway; isolation is a default, not a configuration.</w:t>
      </w:r>
    </w:p>
    <w:p w14:paraId="36FB1711" w14:textId="77777777" w:rsidR="00552E26" w:rsidRPr="00552E26" w:rsidRDefault="00552E26" w:rsidP="00C814E4">
      <w:pPr>
        <w:numPr>
          <w:ilvl w:val="1"/>
          <w:numId w:val="23"/>
        </w:numPr>
      </w:pPr>
      <w:r w:rsidRPr="00552E26">
        <w:t>Human-in-the-Loop is first-class — HITL is a step type, not a bolt-on; decisions are audited and reversible via saga compensation, and agent autonomy is graduated (observe → suggest → act-with-approval → autonomous) with promotion gated on eval evidence.</w:t>
      </w:r>
    </w:p>
    <w:p w14:paraId="59B0BA0C" w14:textId="09D83AA8" w:rsidR="00552E26" w:rsidRPr="00552E26" w:rsidRDefault="00552E26" w:rsidP="00C814E4">
      <w:pPr>
        <w:numPr>
          <w:ilvl w:val="1"/>
          <w:numId w:val="23"/>
        </w:numPr>
      </w:pPr>
      <w:r w:rsidRPr="00552E26">
        <w:t>Developer experience — typed SDKs, OpenAPI/AsyncAPI contracts, scaffolded golden-path templates (azd init agent / MCP / workflow), local emulators (Azurite, Functions Core Tools, mock LLM Gateway) and a one-command dev up deliver time-to-first-agent ≤ 15 minutes;</w:t>
      </w:r>
    </w:p>
    <w:p w14:paraId="6BDE3426" w14:textId="32CCB8A3" w:rsidR="00552E26" w:rsidRPr="00552E26" w:rsidRDefault="00552E26" w:rsidP="00C814E4">
      <w:pPr>
        <w:numPr>
          <w:ilvl w:val="1"/>
          <w:numId w:val="23"/>
        </w:numPr>
      </w:pPr>
      <w:r w:rsidRPr="00552E26">
        <w:t>Quality is gated — no agent, prompt, or model change ships without automated evals (golden datasets, LLM-as-judge, prompt-injection and jailbreak probes via Azure AI Content Safety + Foundry evaluators), backward-compatible API/AgentCard SemVer with N-2 support, and CI-validated documentation samples.</w:t>
      </w:r>
    </w:p>
    <w:p w14:paraId="4DE4C104" w14:textId="77777777" w:rsidR="00D33E02" w:rsidRDefault="00D33E02">
      <w:pPr>
        <w:pStyle w:val="Heading1"/>
      </w:pPr>
      <w:bookmarkStart w:id="436" w:name="_Toc229058676"/>
      <w:bookmarkStart w:id="437" w:name="_Toc229378447"/>
      <w:bookmarkStart w:id="438" w:name="_Toc229463344"/>
      <w:r>
        <w:lastRenderedPageBreak/>
        <w:t>6. Solution Overview</w:t>
      </w:r>
      <w:bookmarkEnd w:id="436"/>
      <w:bookmarkEnd w:id="437"/>
      <w:bookmarkEnd w:id="438"/>
    </w:p>
    <w:p w14:paraId="13AEA4AB" w14:textId="77777777" w:rsidR="00D33E02" w:rsidRDefault="00D33E02">
      <w:pPr>
        <w:spacing w:before="60" w:after="60" w:line="300" w:lineRule="auto"/>
      </w:pPr>
      <w:r w:rsidRPr="6CDBB948">
        <w:rPr>
          <w:color w:val="1F1F1F"/>
        </w:rPr>
        <w:t>UAP is organized into three tiers that separate experience, services and data concerns while sharing a common identity, telemetry and governance fabric.</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7D214F" w14:paraId="439C92E0"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DED522E" w14:textId="77777777" w:rsidR="00D33E02" w:rsidRDefault="00D33E02">
            <w:r>
              <w:rPr>
                <w:rFonts w:ascii="Segoe UI Semibold" w:eastAsia="Segoe UI Semibold" w:hAnsi="Segoe UI Semibold" w:cs="Segoe UI Semibold"/>
                <w:b/>
                <w:bCs/>
                <w:color w:val="FFFFFF"/>
                <w:sz w:val="20"/>
                <w:szCs w:val="20"/>
              </w:rPr>
              <w:t>Tier</w:t>
            </w:r>
          </w:p>
        </w:tc>
        <w:tc>
          <w:tcPr>
            <w:tcW w:w="4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9EC13BE" w14:textId="77777777" w:rsidR="00D33E02" w:rsidRDefault="00D33E02">
            <w:r>
              <w:rPr>
                <w:rFonts w:ascii="Segoe UI Semibold" w:eastAsia="Segoe UI Semibold" w:hAnsi="Segoe UI Semibold" w:cs="Segoe UI Semibold"/>
                <w:b/>
                <w:bCs/>
                <w:color w:val="FFFFFF"/>
                <w:sz w:val="20"/>
                <w:szCs w:val="20"/>
              </w:rPr>
              <w:t>Purpose</w:t>
            </w:r>
          </w:p>
        </w:tc>
        <w:tc>
          <w:tcPr>
            <w:tcW w:w="27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92CCE60" w14:textId="77777777" w:rsidR="00D33E02" w:rsidRDefault="00D33E02">
            <w:r>
              <w:rPr>
                <w:rFonts w:ascii="Segoe UI Semibold" w:eastAsia="Segoe UI Semibold" w:hAnsi="Segoe UI Semibold" w:cs="Segoe UI Semibold"/>
                <w:b/>
                <w:bCs/>
                <w:color w:val="FFFFFF"/>
                <w:sz w:val="20"/>
                <w:szCs w:val="20"/>
              </w:rPr>
              <w:t>Anchor Technologies</w:t>
            </w:r>
          </w:p>
        </w:tc>
      </w:tr>
      <w:tr w:rsidR="007D214F" w14:paraId="1442697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0256BA" w14:textId="77777777" w:rsidR="00D33E02" w:rsidRDefault="00D33E02">
            <w:pPr>
              <w:spacing w:line="260" w:lineRule="auto"/>
            </w:pPr>
            <w:r>
              <w:rPr>
                <w:color w:val="1F1F1F"/>
                <w:sz w:val="20"/>
                <w:szCs w:val="20"/>
              </w:rPr>
              <w:t>Unified AI Platform (UAP)</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2409BC" w14:textId="77777777" w:rsidR="00D33E02" w:rsidRDefault="00D33E02">
            <w:pPr>
              <w:spacing w:line="260" w:lineRule="auto"/>
            </w:pPr>
            <w:r w:rsidRPr="6CDBB948">
              <w:rPr>
                <w:color w:val="1F1F1F"/>
                <w:sz w:val="20"/>
                <w:szCs w:val="20"/>
              </w:rPr>
              <w:t>Overarching platform that unifies asset catalog, orchestration, governance and developer experience into a single surface for enterprise teams.</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598E8C5" w14:textId="77777777" w:rsidR="00D33E02" w:rsidRDefault="00D33E02">
            <w:pPr>
              <w:spacing w:line="260" w:lineRule="auto"/>
            </w:pPr>
            <w:r>
              <w:rPr>
                <w:color w:val="1F1F1F"/>
                <w:sz w:val="20"/>
                <w:szCs w:val="20"/>
              </w:rPr>
              <w:t>Next.js 15 UI, React Flow, Azure Container Apps, Azure Front Door</w:t>
            </w:r>
          </w:p>
        </w:tc>
      </w:tr>
      <w:tr w:rsidR="007D214F" w14:paraId="0D8BCE7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95BFDA" w14:textId="77777777" w:rsidR="00D33E02" w:rsidRDefault="00D33E02">
            <w:pPr>
              <w:spacing w:line="260" w:lineRule="auto"/>
            </w:pPr>
            <w:r>
              <w:rPr>
                <w:color w:val="1F1F1F"/>
                <w:sz w:val="20"/>
                <w:szCs w:val="20"/>
              </w:rPr>
              <w:t>Unified AI Services (UAIS)</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1D09EF9" w14:textId="77777777" w:rsidR="00D33E02" w:rsidRDefault="00D33E02">
            <w:pPr>
              <w:spacing w:line="260" w:lineRule="auto"/>
            </w:pPr>
            <w:r w:rsidRPr="6CDBB948">
              <w:rPr>
                <w:color w:val="1F1F1F"/>
                <w:sz w:val="20"/>
                <w:szCs w:val="20"/>
              </w:rPr>
              <w:t>Middleware layer that normalizes access to Azure AI Foundry, Azure OpenAI, MCP servers and A2A agents with consistent auth, retries, circuit breakers and telemetry.</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C2FC7A" w14:textId="4F2822AC" w:rsidR="00D33E02" w:rsidRDefault="00D33E02">
            <w:pPr>
              <w:spacing w:line="260" w:lineRule="auto"/>
            </w:pPr>
            <w:r>
              <w:rPr>
                <w:color w:val="1F1F1F"/>
                <w:sz w:val="20"/>
                <w:szCs w:val="20"/>
              </w:rPr>
              <w:t>Entra ID, Managed Identity,  LLM Gateway, MCP Gateway Proxy</w:t>
            </w:r>
          </w:p>
        </w:tc>
      </w:tr>
      <w:tr w:rsidR="007D214F" w14:paraId="25415730"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8522D3" w14:textId="77777777" w:rsidR="00D33E02" w:rsidRDefault="00D33E02">
            <w:pPr>
              <w:spacing w:line="260" w:lineRule="auto"/>
            </w:pPr>
            <w:r>
              <w:rPr>
                <w:color w:val="1F1F1F"/>
                <w:sz w:val="20"/>
                <w:szCs w:val="20"/>
              </w:rPr>
              <w:t>Unified Data Platform (UDP)</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8A54EE5" w14:textId="77777777" w:rsidR="00D33E02" w:rsidRDefault="00D33E02">
            <w:pPr>
              <w:spacing w:line="260" w:lineRule="auto"/>
            </w:pPr>
            <w:r w:rsidRPr="6CDBB948">
              <w:rPr>
                <w:color w:val="1F1F1F"/>
                <w:sz w:val="20"/>
                <w:szCs w:val="20"/>
              </w:rPr>
              <w:t>Persistence and observability backbone: catalog metadata, workflow state, execution history and audit logs, plus real-time metrics, distributed traces and alerts.</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0B62319" w14:textId="721F5FF7" w:rsidR="00D33E02" w:rsidRDefault="00D33E02">
            <w:pPr>
              <w:spacing w:line="260" w:lineRule="auto"/>
            </w:pPr>
            <w:r w:rsidRPr="6CDBB948">
              <w:rPr>
                <w:color w:val="1F1F1F"/>
                <w:sz w:val="20"/>
                <w:szCs w:val="20"/>
              </w:rPr>
              <w:t>MongoDB</w:t>
            </w:r>
            <w:r w:rsidR="00FB3AD9" w:rsidRPr="6CDBB948">
              <w:rPr>
                <w:color w:val="1F1F1F"/>
                <w:sz w:val="20"/>
                <w:szCs w:val="20"/>
              </w:rPr>
              <w:t>,</w:t>
            </w:r>
            <w:r w:rsidRPr="6CDBB948">
              <w:rPr>
                <w:color w:val="1F1F1F"/>
                <w:sz w:val="20"/>
                <w:szCs w:val="20"/>
              </w:rPr>
              <w:t xml:space="preserve"> </w:t>
            </w:r>
            <w:del w:id="439" w:author="Rajesh Singh (Applied AI)" w:date="2026-05-11T18:00:00Z" w16du:dateUtc="2026-05-11T23:00:00Z">
              <w:r w:rsidRPr="6CDBB948" w:rsidDel="006A66D3">
                <w:rPr>
                  <w:color w:val="1F1F1F"/>
                  <w:sz w:val="20"/>
                  <w:szCs w:val="20"/>
                </w:rPr>
                <w:delText>Application Insights, Azure</w:delText>
              </w:r>
            </w:del>
            <w:ins w:id="440" w:author="Rajesh Singh (Applied AI)" w:date="2026-05-11T18:00:00Z" w16du:dateUtc="2026-05-11T23:00:00Z">
              <w:r w:rsidR="006A66D3">
                <w:rPr>
                  <w:color w:val="1F1F1F"/>
                  <w:sz w:val="20"/>
                  <w:szCs w:val="20"/>
                </w:rPr>
                <w:t>Splunk</w:t>
              </w:r>
            </w:ins>
            <w:r w:rsidRPr="6CDBB948">
              <w:rPr>
                <w:color w:val="1F1F1F"/>
                <w:sz w:val="20"/>
                <w:szCs w:val="20"/>
              </w:rPr>
              <w:t xml:space="preserve"> Monitor, Redis, ADLS Gen 2</w:t>
            </w:r>
          </w:p>
        </w:tc>
      </w:tr>
    </w:tbl>
    <w:p w14:paraId="1DC7291F" w14:textId="77777777" w:rsidR="00D33E02" w:rsidRDefault="00D33E02">
      <w:pPr>
        <w:pStyle w:val="Heading1"/>
      </w:pPr>
      <w:bookmarkStart w:id="441" w:name="_Toc229058677"/>
      <w:bookmarkStart w:id="442" w:name="_Toc229378448"/>
      <w:bookmarkStart w:id="443" w:name="_Toc229463345"/>
      <w:r>
        <w:lastRenderedPageBreak/>
        <w:t>7. Logical Architecture</w:t>
      </w:r>
      <w:bookmarkEnd w:id="441"/>
      <w:bookmarkEnd w:id="442"/>
      <w:bookmarkEnd w:id="443"/>
    </w:p>
    <w:p w14:paraId="58BE5AFA" w14:textId="41A82800" w:rsidR="00D33E02" w:rsidRDefault="00D33E02" w:rsidP="00973444">
      <w:pPr>
        <w:pStyle w:val="Heading2"/>
      </w:pPr>
      <w:bookmarkStart w:id="444" w:name="_Toc229058678"/>
      <w:bookmarkStart w:id="445" w:name="_Toc229378449"/>
      <w:bookmarkStart w:id="446" w:name="_Toc229463346"/>
      <w:r>
        <w:t xml:space="preserve">7.1 </w:t>
      </w:r>
      <w:bookmarkEnd w:id="444"/>
      <w:r w:rsidR="00AD2473">
        <w:t xml:space="preserve">UAP Capability </w:t>
      </w:r>
      <w:r w:rsidR="00973444">
        <w:t>Architecture</w:t>
      </w:r>
      <w:bookmarkEnd w:id="445"/>
      <w:bookmarkEnd w:id="446"/>
    </w:p>
    <w:p w14:paraId="5266F064" w14:textId="04110F0E" w:rsidR="00A04FE2" w:rsidRDefault="00AC25B4" w:rsidP="00A04FE2">
      <w:r w:rsidRPr="00AC25B4">
        <w:t xml:space="preserve">The Unified AI Provider Platform (UAP) </w:t>
      </w:r>
      <w:r w:rsidR="00B33010">
        <w:t xml:space="preserve">capability </w:t>
      </w:r>
      <w:r w:rsidRPr="00AC25B4">
        <w:t xml:space="preserve">delivers a governed, reusable, and scalable foundation for applying AI to </w:t>
      </w:r>
      <w:r w:rsidR="63B3E216">
        <w:t xml:space="preserve">the </w:t>
      </w:r>
      <w:r w:rsidR="6F0320F5">
        <w:t>business of</w:t>
      </w:r>
      <w:r w:rsidRPr="00AC25B4">
        <w:t xml:space="preserve"> </w:t>
      </w:r>
      <w:r w:rsidR="6F0320F5">
        <w:t>R</w:t>
      </w:r>
      <w:r>
        <w:t xml:space="preserve">evenue </w:t>
      </w:r>
      <w:r w:rsidR="74430696">
        <w:t>C</w:t>
      </w:r>
      <w:r>
        <w:t xml:space="preserve">ycle </w:t>
      </w:r>
      <w:r w:rsidR="1DA88736">
        <w:t>M</w:t>
      </w:r>
      <w:r>
        <w:t>anagement (RCM).</w:t>
      </w:r>
      <w:r w:rsidRPr="00AC25B4">
        <w:t xml:space="preserve"> </w:t>
      </w:r>
      <w:r w:rsidR="00A04FE2">
        <w:t>UAP</w:t>
      </w:r>
      <w:r w:rsidR="00A04FE2" w:rsidRPr="00AC25B4">
        <w:t xml:space="preserve"> architecture defines a cohesive technical platform that unifies users, data, models, and workflows into a governed AI fabric for revenue cycle operations. It enables internal and external teams to build and improve models in a secure environment, register and evaluate them in a centralized asset library, compose them into multi</w:t>
      </w:r>
      <w:r w:rsidR="00A04FE2" w:rsidRPr="00AC25B4">
        <w:noBreakHyphen/>
        <w:t xml:space="preserve">agent workflows via the </w:t>
      </w:r>
      <w:r w:rsidR="00A04FE2">
        <w:t>Global</w:t>
      </w:r>
      <w:r w:rsidR="00A04FE2" w:rsidRPr="00AC25B4">
        <w:t xml:space="preserve"> Agent Orchestrator and Visual Agent Builder, and deploy them safely through one</w:t>
      </w:r>
      <w:r w:rsidR="00A04FE2" w:rsidRPr="00AC25B4">
        <w:noBreakHyphen/>
        <w:t>click CI/CD. By aligning everything with strong governance, security, and a shared data foundation, the platform is designed to reduce time</w:t>
      </w:r>
      <w:r w:rsidR="00A04FE2" w:rsidRPr="00AC25B4">
        <w:noBreakHyphen/>
        <w:t>to</w:t>
      </w:r>
      <w:r w:rsidR="00A04FE2" w:rsidRPr="00AC25B4">
        <w:noBreakHyphen/>
        <w:t xml:space="preserve">market, maximize reuse, and support reliable, compliant AI automation across the </w:t>
      </w:r>
      <w:r w:rsidR="47904B11">
        <w:t>provider's</w:t>
      </w:r>
      <w:r w:rsidR="00A04FE2" w:rsidRPr="00AC25B4">
        <w:t xml:space="preserve"> revenue cycle.</w:t>
      </w:r>
    </w:p>
    <w:p w14:paraId="24F74168" w14:textId="527C5ABD" w:rsidR="00AC25B4" w:rsidRDefault="00A04FE2" w:rsidP="00AC25B4">
      <w:r w:rsidRPr="00AC25B4">
        <w:t>The platform is structured in layered fashion: user personas at the top, a presentation and access layer, core UAP capabilities, and a unified data and integration layer at the bottom. This layered design ensures that diverse users can interact with AI capabilities through role</w:t>
      </w:r>
      <w:r w:rsidRPr="00AC25B4">
        <w:noBreakHyphen/>
        <w:t>appropriate interfaces while sharing common data, security, and governance services.</w:t>
      </w:r>
      <w:r>
        <w:t xml:space="preserve"> </w:t>
      </w:r>
      <w:r w:rsidR="00B33010">
        <w:t xml:space="preserve">The capability architecture </w:t>
      </w:r>
      <w:r w:rsidR="00682EE0">
        <w:t xml:space="preserve">and its detail are provided </w:t>
      </w:r>
      <w:r w:rsidR="00B33010">
        <w:t>below:</w:t>
      </w:r>
    </w:p>
    <w:p w14:paraId="676CD119" w14:textId="42DDF967" w:rsidR="27B5494F" w:rsidRDefault="27B5494F"/>
    <w:p w14:paraId="09D1B3DA" w14:textId="4D91395C" w:rsidR="00B33010" w:rsidRPr="00AC25B4" w:rsidRDefault="00A74620" w:rsidP="00AC25B4">
      <w:r w:rsidRPr="00A74620">
        <w:rPr>
          <w:noProof/>
        </w:rPr>
        <w:drawing>
          <wp:inline distT="0" distB="0" distL="0" distR="0" wp14:anchorId="57526393" wp14:editId="658807FD">
            <wp:extent cx="5376545" cy="3419475"/>
            <wp:effectExtent l="0" t="0" r="0" b="9525"/>
            <wp:docPr id="1835879583" name="Picture 1" descr="The image depicts a structured diagram of the Unified Al Provider Platform (UAP) architecture, illustrating its various layers, including user personas, governance, external auditors, and core capabilities, all connected to Azure services and tools for development, deployment, and monito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79583" name="Picture 1" descr="The image depicts a structured diagram of the Unified Al Provider Platform (UAP) architecture, illustrating its various layers, including user personas, governance, external auditors, and core capabilities, all connected to Azure services and tools for development, deployment, and monitoring.&#10;&#10;AI-generated content may be incorrect."/>
                    <pic:cNvPicPr/>
                  </pic:nvPicPr>
                  <pic:blipFill>
                    <a:blip r:embed="rId11"/>
                    <a:stretch>
                      <a:fillRect/>
                    </a:stretch>
                  </pic:blipFill>
                  <pic:spPr>
                    <a:xfrm>
                      <a:off x="0" y="0"/>
                      <a:ext cx="5380990" cy="3422302"/>
                    </a:xfrm>
                    <a:prstGeom prst="rect">
                      <a:avLst/>
                    </a:prstGeom>
                  </pic:spPr>
                </pic:pic>
              </a:graphicData>
            </a:graphic>
          </wp:inline>
        </w:drawing>
      </w:r>
    </w:p>
    <w:p w14:paraId="3C95007C" w14:textId="16277061" w:rsidR="00AC25B4" w:rsidRPr="00682EE0" w:rsidRDefault="00682EE0" w:rsidP="00AC25B4">
      <w:pPr>
        <w:rPr>
          <w:b/>
          <w:bCs/>
        </w:rPr>
      </w:pPr>
      <w:r w:rsidRPr="00682EE0">
        <w:rPr>
          <w:b/>
          <w:bCs/>
        </w:rPr>
        <w:lastRenderedPageBreak/>
        <w:t xml:space="preserve">Layer 1 - </w:t>
      </w:r>
      <w:r w:rsidR="00AC25B4" w:rsidRPr="00682EE0">
        <w:rPr>
          <w:b/>
          <w:bCs/>
        </w:rPr>
        <w:t>User Personas</w:t>
      </w:r>
    </w:p>
    <w:p w14:paraId="2E3ED66D" w14:textId="6AA99080" w:rsidR="00AC25B4" w:rsidRPr="00AC25B4" w:rsidRDefault="00AC25B4" w:rsidP="00AC25B4">
      <w:r w:rsidRPr="00AC25B4">
        <w:t>The user layer identifies the primary constituencies that consume or contribute to UAP. Internal technical teams include data scientists, ML engineers, platform engineers, data engineers, and DevOps/SRE, who build and operate the platform and its AI assets. Business and operations personas such as RCM managers, analysts, and agent builders design workflows, configure agents, and monitor performance. Governance and compliance teams oversee responsible AI, approvals, access control, and audits. Provider</w:t>
      </w:r>
      <w:r w:rsidR="49C2AB12">
        <w:t xml:space="preserve"> </w:t>
      </w:r>
      <w:r w:rsidRPr="00AC25B4">
        <w:t>side personas include provider admins, operational staff, domain and clinical experts, and IT/security staff, who integrate UAP outputs into daily operations and validate clinical and business correctness. External participants such as ecosystem partners, ISVs, and external auditors connect via governed interfaces to contribute models or validate compliance.</w:t>
      </w:r>
    </w:p>
    <w:p w14:paraId="3BB4F1DC" w14:textId="4A5201DF" w:rsidR="00AC25B4" w:rsidRPr="00E221CA" w:rsidRDefault="00E221CA" w:rsidP="00AC25B4">
      <w:pPr>
        <w:rPr>
          <w:b/>
          <w:bCs/>
        </w:rPr>
      </w:pPr>
      <w:r w:rsidRPr="00E221CA">
        <w:rPr>
          <w:b/>
          <w:bCs/>
        </w:rPr>
        <w:t xml:space="preserve">Layer 2 - </w:t>
      </w:r>
      <w:r w:rsidR="00AC25B4" w:rsidRPr="00E221CA">
        <w:rPr>
          <w:b/>
          <w:bCs/>
        </w:rPr>
        <w:t>Presentation and Access Layer</w:t>
      </w:r>
    </w:p>
    <w:p w14:paraId="0AF9115D" w14:textId="77777777" w:rsidR="00AC25B4" w:rsidRPr="00AC25B4" w:rsidRDefault="00AC25B4" w:rsidP="00AC25B4">
      <w:r w:rsidRPr="00AC25B4">
        <w:t>The presentation and access layer provides the primary entry points into the platform. A Visual Agent Builder UI enables drag</w:t>
      </w:r>
      <w:r w:rsidRPr="00AC25B4">
        <w:noBreakHyphen/>
        <w:t>and</w:t>
      </w:r>
      <w:r w:rsidRPr="00AC25B4">
        <w:noBreakHyphen/>
        <w:t>drop composition of workflows using steps such as eligibility checks, ML model invocations, denial review, and human approval. This interface supports branching logic and routing rules without requiring code, allowing domain experts to design and adjust agentic workflows directly. A web dashboard and CLI marketplace allow users to discover, search, and manage AI assets (models, agents, prompts) and to inspect their metadata, versions, and status.</w:t>
      </w:r>
    </w:p>
    <w:p w14:paraId="101BDAC1" w14:textId="77777777" w:rsidR="00AC25B4" w:rsidRPr="00AC25B4" w:rsidRDefault="00AC25B4" w:rsidP="00AC25B4">
      <w:r w:rsidRPr="00AC25B4">
        <w:t>A publisher portal serves as the on</w:t>
      </w:r>
      <w:r w:rsidRPr="00AC25B4">
        <w:noBreakHyphen/>
        <w:t>ramp for AI asset registration, enabling technical teams and partners to onboard new models and agents under governance. Dashboards and KPI reporting surfaces provide real</w:t>
      </w:r>
      <w:r w:rsidRPr="00AC25B4">
        <w:noBreakHyphen/>
        <w:t>time visibility into deployment status, workflow performance, model quality, and revenue outcomes for operations, product, and governance stakeholders. A playground or dev/test area lets users safely experiment with agents and tools before they are wired into production workflows. Cross</w:t>
      </w:r>
      <w:r w:rsidRPr="00AC25B4">
        <w:noBreakHyphen/>
        <w:t>cutting this layer are observability experiences for monitoring agents and evaluation results, a unified API gateway for consistent external access, and dedicated security/identity capabilities to enforce RBAC/ABAC, authentication, and authorization.</w:t>
      </w:r>
    </w:p>
    <w:p w14:paraId="17A3D9E9" w14:textId="426820D6" w:rsidR="00AC25B4" w:rsidRPr="008F7925" w:rsidRDefault="008F7925" w:rsidP="00AC25B4">
      <w:pPr>
        <w:rPr>
          <w:b/>
          <w:bCs/>
        </w:rPr>
      </w:pPr>
      <w:r w:rsidRPr="008F7925">
        <w:rPr>
          <w:b/>
          <w:bCs/>
        </w:rPr>
        <w:t xml:space="preserve">Layer 3 - </w:t>
      </w:r>
      <w:r w:rsidR="00AC25B4" w:rsidRPr="008F7925">
        <w:rPr>
          <w:b/>
          <w:bCs/>
        </w:rPr>
        <w:t>Core Capabilities – AI Asset Library</w:t>
      </w:r>
    </w:p>
    <w:p w14:paraId="7A61814B" w14:textId="77777777" w:rsidR="00AC25B4" w:rsidRPr="00AC25B4" w:rsidRDefault="00AC25B4" w:rsidP="00AC25B4">
      <w:r w:rsidRPr="00AC25B4">
        <w:t>Within the core platform layer, the AI Asset Library acts as the single source of truth for all AI assets. It maintains a central asset registry that stores metadata such as purpose, owner, lifecycle state, versions, and dependencies for models, prompts, and agents. Governance workflows enforce transitions such as draft, review, and approved before assets can be promoted to production. Model report cards summarize evaluation metrics, accuracy, bias checks, and known limitations to make model behavior transparent to users and reviewers.</w:t>
      </w:r>
    </w:p>
    <w:p w14:paraId="09AA120F" w14:textId="77777777" w:rsidR="00AC25B4" w:rsidRPr="00AC25B4" w:rsidRDefault="00AC25B4" w:rsidP="00AC25B4">
      <w:r w:rsidRPr="00AC25B4">
        <w:lastRenderedPageBreak/>
        <w:t>The library supports champion–challenger testing so new models can be evaluated against existing baselines under controlled traffic before broad rollout. MCP</w:t>
      </w:r>
      <w:r w:rsidRPr="00AC25B4">
        <w:noBreakHyphen/>
        <w:t>served models and tools are exposed in a standardized way so they can be invoked from agentic workflows without bespoke integration. Continuous monitoring capabilities track data drift, performance degradation, and operational metrics, triggering alerts and potential rollback or retraining workflows. Evaluation artifacts for ML and LLMs (e.g., metric suites, test sets, and observability results) are stored alongside models to provide an auditable history.</w:t>
      </w:r>
    </w:p>
    <w:p w14:paraId="5C838E02" w14:textId="2A4A3A16" w:rsidR="00AC25B4" w:rsidRPr="008F7925" w:rsidRDefault="008F7925" w:rsidP="00AC25B4">
      <w:pPr>
        <w:rPr>
          <w:b/>
          <w:bCs/>
        </w:rPr>
      </w:pPr>
      <w:r w:rsidRPr="008F7925">
        <w:rPr>
          <w:b/>
          <w:bCs/>
        </w:rPr>
        <w:t xml:space="preserve">Layer 3 - Core Capabilities </w:t>
      </w:r>
      <w:r w:rsidR="00AC25B4" w:rsidRPr="008F7925">
        <w:rPr>
          <w:b/>
          <w:bCs/>
        </w:rPr>
        <w:t>– Integrated Model Development Environment (IMDE)</w:t>
      </w:r>
    </w:p>
    <w:p w14:paraId="18D5EB08" w14:textId="77777777" w:rsidR="00AC25B4" w:rsidRPr="00AC25B4" w:rsidRDefault="00AC25B4" w:rsidP="00AC25B4">
      <w:r w:rsidRPr="00AC25B4">
        <w:t>The Integrated Model Dev Environment provides a secure, production</w:t>
      </w:r>
      <w:r w:rsidRPr="00AC25B4">
        <w:noBreakHyphen/>
        <w:t>like sandbox where internal and partner data science teams build and improve models. It connects securely to enterprise and RCM data while respecting data governance controls, enabling rapid experimentation with supervised ML, LLMs, multimodal models, and deep learning workloads. Managed Azure ML workspaces, notebooks, GPU/CPU clusters, and experiment tracking tools are available to streamline experimentation and collaboration.</w:t>
      </w:r>
    </w:p>
    <w:p w14:paraId="61A64275" w14:textId="77777777" w:rsidR="00AC25B4" w:rsidRPr="00AC25B4" w:rsidRDefault="00AC25B4" w:rsidP="00AC25B4">
      <w:r w:rsidRPr="00AC25B4">
        <w:t>Version control, experiment tracking, and model registry integration ensure that experiments, artifacts, and code are traceable and reproducible. Domain experts such as billing or coding specialists can collaborate within IMDE to review model behavior, annotate edge cases, and refine features. Once a model meets quality and governance criteria, users can use a one</w:t>
      </w:r>
      <w:r w:rsidRPr="00AC25B4">
        <w:noBreakHyphen/>
        <w:t>command publish path to promote it into the AI Asset Library, where it becomes available for orchestration and deployment. A continuous improvement loop pulls real production cases where models struggle back into IMDE for retraining and retuning.</w:t>
      </w:r>
    </w:p>
    <w:p w14:paraId="42507751" w14:textId="05EE1D36" w:rsidR="00AC25B4" w:rsidRPr="00AC25B4" w:rsidRDefault="008F7925" w:rsidP="00AC25B4">
      <w:r w:rsidRPr="008F7925">
        <w:rPr>
          <w:b/>
          <w:bCs/>
        </w:rPr>
        <w:t xml:space="preserve">Layer 3 - Core Capabilities </w:t>
      </w:r>
      <w:r w:rsidR="00AC25B4" w:rsidRPr="008F7925">
        <w:rPr>
          <w:b/>
          <w:bCs/>
        </w:rPr>
        <w:t xml:space="preserve">– </w:t>
      </w:r>
      <w:r>
        <w:rPr>
          <w:b/>
          <w:bCs/>
        </w:rPr>
        <w:t>Global</w:t>
      </w:r>
      <w:r w:rsidR="00AC25B4" w:rsidRPr="008F7925">
        <w:rPr>
          <w:b/>
          <w:bCs/>
        </w:rPr>
        <w:t xml:space="preserve"> Agent Orchestrator</w:t>
      </w:r>
    </w:p>
    <w:p w14:paraId="6BC6EE9B" w14:textId="05FEF12A" w:rsidR="00AC25B4" w:rsidRPr="00AC25B4" w:rsidRDefault="00AC25B4" w:rsidP="00AC25B4">
      <w:r w:rsidRPr="00AC25B4">
        <w:t xml:space="preserve">The </w:t>
      </w:r>
      <w:r w:rsidR="00FD457C">
        <w:t>Global</w:t>
      </w:r>
      <w:r w:rsidRPr="00AC25B4">
        <w:t xml:space="preserve"> Agent Orchestrator is the execution fabric for end</w:t>
      </w:r>
      <w:r w:rsidRPr="00AC25B4">
        <w:noBreakHyphen/>
        <w:t>to</w:t>
      </w:r>
      <w:r w:rsidRPr="00AC25B4">
        <w:noBreakHyphen/>
        <w:t>end agentic workflows across the revenue cycle. It uses a typed node framework to compose workflows from different node types: agents, MCP</w:t>
      </w:r>
      <w:r w:rsidRPr="00AC25B4">
        <w:noBreakHyphen/>
        <w:t>served models, tools, control</w:t>
      </w:r>
      <w:r w:rsidRPr="00AC25B4">
        <w:noBreakHyphen/>
        <w:t>flow constructs, human</w:t>
      </w:r>
      <w:r w:rsidRPr="00AC25B4">
        <w:noBreakHyphen/>
        <w:t>in</w:t>
      </w:r>
      <w:r w:rsidRPr="00AC25B4">
        <w:noBreakHyphen/>
        <w:t>the</w:t>
      </w:r>
      <w:r w:rsidRPr="00AC25B4">
        <w:noBreakHyphen/>
        <w:t>loop steps, and explicit governance checkpoints. All nodes operate on a unified claim or workflow context, ensuring consistent data and decisions as work progresses from registration through coding, billing, appeals, and denials.</w:t>
      </w:r>
    </w:p>
    <w:p w14:paraId="49BC9251" w14:textId="77777777" w:rsidR="00AC25B4" w:rsidRPr="00AC25B4" w:rsidRDefault="00AC25B4" w:rsidP="00AC25B4">
      <w:r w:rsidRPr="00AC25B4">
        <w:t>The orchestrator supports event</w:t>
      </w:r>
      <w:r w:rsidRPr="00AC25B4">
        <w:noBreakHyphen/>
        <w:t>driven coordination, where business events such as “denial received” or “authorization confirmed” trigger downstream actions or agent chains. Adaptive decision logic allows conditional routing, exception handling, retries, and compensation logic, making workflows resilient to real</w:t>
      </w:r>
      <w:r w:rsidRPr="00AC25B4">
        <w:noBreakHyphen/>
        <w:t xml:space="preserve">world variability. Human escalation nodes route cases to human reviewers when confidence is low, policy requires oversight, or exceptions occur. Governance and safety are embedded via PHI/PII policies, RBAC/ABAC enforcement, and structured audit logging of both human and agent actions. Observability hooks emit metrics, traces, and outcome data for every step, enabling performance tuning and compliance </w:t>
      </w:r>
      <w:r w:rsidRPr="00AC25B4">
        <w:lastRenderedPageBreak/>
        <w:t>reporting. A retrieval capability (e.g., RAG) is integrated so agents can access structured and unstructured knowledge bases through standardized search and vector retrieval services.</w:t>
      </w:r>
    </w:p>
    <w:p w14:paraId="6245F761" w14:textId="4F0BCCB5" w:rsidR="00AC25B4" w:rsidRPr="00AC25B4" w:rsidRDefault="00201396" w:rsidP="00AC25B4">
      <w:r w:rsidRPr="008F7925">
        <w:rPr>
          <w:b/>
          <w:bCs/>
        </w:rPr>
        <w:t xml:space="preserve">Layer 3 - Core Capabilities </w:t>
      </w:r>
      <w:r w:rsidR="00AC25B4" w:rsidRPr="00201396">
        <w:rPr>
          <w:b/>
          <w:bCs/>
        </w:rPr>
        <w:t>– One</w:t>
      </w:r>
      <w:r w:rsidR="00AC25B4" w:rsidRPr="00201396">
        <w:rPr>
          <w:b/>
          <w:bCs/>
        </w:rPr>
        <w:noBreakHyphen/>
        <w:t>Click CI/CD Deployment</w:t>
      </w:r>
    </w:p>
    <w:p w14:paraId="1F99C472" w14:textId="33BC67FB" w:rsidR="00AC25B4" w:rsidRPr="00AC25B4" w:rsidRDefault="00AC25B4" w:rsidP="00AC25B4">
      <w:r w:rsidRPr="00AC25B4">
        <w:t>The one</w:t>
      </w:r>
      <w:r w:rsidRPr="00AC25B4">
        <w:noBreakHyphen/>
        <w:t xml:space="preserve">click CI/CD deployment capability turns approved AI assets into production services with minimal friction. It orchestrates </w:t>
      </w:r>
      <w:r w:rsidR="000E514F">
        <w:t>CI/CD</w:t>
      </w:r>
      <w:r w:rsidRPr="00AC25B4">
        <w:t xml:space="preserve"> pipelines, container build and registry services, and managed inference endpoints so that models, agents, and workflows can be deployed as scalable services. The pipelines implement strategies such as bulk deployments, blue</w:t>
      </w:r>
      <w:r w:rsidRPr="00AC25B4">
        <w:noBreakHyphen/>
        <w:t>green releases, and canary rollouts, ensuring updates can be introduced without downtime for mission</w:t>
      </w:r>
      <w:r w:rsidRPr="00AC25B4">
        <w:noBreakHyphen/>
        <w:t>critical RCM workloads.</w:t>
      </w:r>
    </w:p>
    <w:p w14:paraId="691214F1" w14:textId="77777777" w:rsidR="00AC25B4" w:rsidRPr="00AC25B4" w:rsidRDefault="00AC25B4" w:rsidP="00AC25B4">
      <w:r w:rsidRPr="00AC25B4">
        <w:t>Deployment automation enforces standardized input–output contracts so that any asset conforms to the schemas expected by orchestrated workflows and external integrations. Preview or early</w:t>
      </w:r>
      <w:r w:rsidRPr="00AC25B4">
        <w:noBreakHyphen/>
        <w:t>access modes allow new models or agents to be exercised with limited traffic or sandboxed workflows before general availability. Continuous monitoring tracks latency, error rates, business KPIs, and safety metrics; anomalies can automatically trigger rollback to a previous stable version. Auto</w:t>
      </w:r>
      <w:r w:rsidRPr="00AC25B4">
        <w:noBreakHyphen/>
        <w:t>scale capabilities ensure that inference capacity can grow with peak claim volumes and shrink during off</w:t>
      </w:r>
      <w:r w:rsidRPr="00AC25B4">
        <w:noBreakHyphen/>
        <w:t>hours to control cost.</w:t>
      </w:r>
    </w:p>
    <w:p w14:paraId="75BA3EFC" w14:textId="04FB5EC6" w:rsidR="00AC25B4" w:rsidRPr="00AC25B4" w:rsidRDefault="000E514F" w:rsidP="00AC25B4">
      <w:r w:rsidRPr="008F7925">
        <w:rPr>
          <w:b/>
          <w:bCs/>
        </w:rPr>
        <w:t xml:space="preserve">Layer 3 - Core Capabilities </w:t>
      </w:r>
      <w:r>
        <w:rPr>
          <w:b/>
          <w:bCs/>
        </w:rPr>
        <w:t xml:space="preserve">- </w:t>
      </w:r>
      <w:r w:rsidR="00AC25B4" w:rsidRPr="000E514F">
        <w:rPr>
          <w:b/>
          <w:bCs/>
        </w:rPr>
        <w:t>Governance, Compliance, and Security</w:t>
      </w:r>
    </w:p>
    <w:p w14:paraId="33B5DD4B" w14:textId="77777777" w:rsidR="00AC25B4" w:rsidRPr="00AC25B4" w:rsidRDefault="00AC25B4" w:rsidP="00AC25B4">
      <w:r w:rsidRPr="00AC25B4">
        <w:t>Governance, compliance, and security are implemented as first</w:t>
      </w:r>
      <w:r w:rsidRPr="00AC25B4">
        <w:noBreakHyphen/>
        <w:t>class platform capabilities spanning all layers. The architecture enforces identity, authentication, and authorization through enterprise identity services and fine</w:t>
      </w:r>
      <w:r w:rsidRPr="00AC25B4">
        <w:noBreakHyphen/>
        <w:t>grained RBAC/ABAC policies. Secrets, keys, and certificates are managed centrally, while network isolation, private endpoints, and firewalling limit exposure of sensitive services. Threat protection, logging, and security analytics provide continuous monitoring for anomalous or malicious activity.</w:t>
      </w:r>
    </w:p>
    <w:p w14:paraId="62F74E07" w14:textId="77777777" w:rsidR="00AC25B4" w:rsidRPr="00AC25B4" w:rsidRDefault="00AC25B4" w:rsidP="00AC25B4">
      <w:r w:rsidRPr="00AC25B4">
        <w:t>On the AI side, the platform defines explicit governance workflows for model and agent approval, evaluation standards, and periodic reviews. Every deployment and configuration change is captured in audit logs. Agent and workflow executions are logged at a level that supports forensic analysis, root</w:t>
      </w:r>
      <w:r w:rsidRPr="00AC25B4">
        <w:noBreakHyphen/>
        <w:t>cause investigations, and regulatory audits. Policy frameworks and blueprints encode compliance requirements (e.g., HIPAA, SOC2, internal risk controls) as enforceable configuration and deployment rules, preventing non</w:t>
      </w:r>
      <w:r w:rsidRPr="00AC25B4">
        <w:noBreakHyphen/>
        <w:t>compliant assets from reaching production. Safety controls such as PHI masking, hallucination mitigation, content filters, and action guardrails can be configured at the agent level through the builder UI and enforced at runtime.</w:t>
      </w:r>
    </w:p>
    <w:p w14:paraId="44793CD5" w14:textId="21B53A61" w:rsidR="00AC25B4" w:rsidRPr="000E514F" w:rsidRDefault="000E514F" w:rsidP="00AC25B4">
      <w:pPr>
        <w:rPr>
          <w:b/>
          <w:bCs/>
        </w:rPr>
      </w:pPr>
      <w:r w:rsidRPr="000E514F">
        <w:rPr>
          <w:b/>
          <w:bCs/>
        </w:rPr>
        <w:t xml:space="preserve">Layer 4 - </w:t>
      </w:r>
      <w:r w:rsidR="00AC25B4" w:rsidRPr="000E514F">
        <w:rPr>
          <w:b/>
          <w:bCs/>
        </w:rPr>
        <w:t>Data and Integration Layer</w:t>
      </w:r>
    </w:p>
    <w:p w14:paraId="7A1F8C7F" w14:textId="408D6A70" w:rsidR="00AC25B4" w:rsidRPr="00AC25B4" w:rsidRDefault="00AC25B4" w:rsidP="00AC25B4"/>
    <w:p w14:paraId="275DCB2A" w14:textId="77777777" w:rsidR="00AC25B4" w:rsidRPr="00AC25B4" w:rsidRDefault="00AC25B4" w:rsidP="00AC25B4">
      <w:r w:rsidRPr="00AC25B4">
        <w:lastRenderedPageBreak/>
        <w:t>The data and integration layer provides the unified data backbone on which UAP operates. A Unified Data Platform aggregates and organizes RCM data from source systems into governed stores, including event streams for real</w:t>
      </w:r>
      <w:r w:rsidRPr="00AC25B4">
        <w:noBreakHyphen/>
        <w:t>time claim and workflow events, data lake storage for large</w:t>
      </w:r>
      <w:r w:rsidRPr="00AC25B4">
        <w:noBreakHyphen/>
        <w:t>scale raw and curated data, and relational databases for transactional and reference data. Caching layers provide short</w:t>
      </w:r>
      <w:r w:rsidRPr="00AC25B4">
        <w:noBreakHyphen/>
        <w:t>term memory for low</w:t>
      </w:r>
      <w:r w:rsidRPr="00AC25B4">
        <w:noBreakHyphen/>
        <w:t>latency retrieval, while NoSQL stores manage unstructured content such as prompts, documents, and vector embeddings.</w:t>
      </w:r>
    </w:p>
    <w:p w14:paraId="5447DACE" w14:textId="77777777" w:rsidR="00AC25B4" w:rsidRPr="00AC25B4" w:rsidRDefault="00AC25B4" w:rsidP="00AC25B4">
      <w:r w:rsidRPr="00AC25B4">
        <w:t>Model artifacts such as weights, configurations, prompts, and policies are stored in dedicated registries to support traceability and reproducibility. Standardized integration patterns (APIs, streaming, batch ingestion) connect UAP with upstream clinical and billing systems, payer connectivity, and downstream analytics platforms. Telemetry from agents, models, and workflows flows back into this layer to support monitoring, reporting, and feedback into IMDE for continuous learning.</w:t>
      </w:r>
    </w:p>
    <w:p w14:paraId="632CD4CD" w14:textId="77777777" w:rsidR="00973444" w:rsidRPr="00973444" w:rsidRDefault="00973444" w:rsidP="00973444"/>
    <w:p w14:paraId="62894F71" w14:textId="2E154328" w:rsidR="00D33E02" w:rsidRDefault="00D33E02">
      <w:pPr>
        <w:pStyle w:val="Heading2"/>
      </w:pPr>
      <w:bookmarkStart w:id="447" w:name="_Toc229058679"/>
      <w:bookmarkStart w:id="448" w:name="_Toc229378450"/>
      <w:bookmarkStart w:id="449" w:name="_Toc229463347"/>
      <w:r>
        <w:t xml:space="preserve">7.2 </w:t>
      </w:r>
      <w:bookmarkEnd w:id="447"/>
      <w:r w:rsidR="00C053E4">
        <w:t xml:space="preserve">Solution and Data Flow </w:t>
      </w:r>
      <w:r w:rsidR="00010714">
        <w:t>Architecture</w:t>
      </w:r>
      <w:bookmarkEnd w:id="448"/>
      <w:bookmarkEnd w:id="449"/>
    </w:p>
    <w:p w14:paraId="0C121610" w14:textId="4FFB93AE" w:rsidR="00EE70E1" w:rsidRDefault="00C9084A" w:rsidP="00EE70E1">
      <w:del w:id="450" w:author="Rajesh Singh (Applied AI)" w:date="2026-05-12T10:06:00Z" w16du:dateUtc="2026-05-12T15:06:00Z">
        <w:r w:rsidRPr="00C9084A" w:rsidDel="00ED5F09">
          <w:rPr>
            <w:noProof/>
          </w:rPr>
          <w:drawing>
            <wp:inline distT="0" distB="0" distL="0" distR="0" wp14:anchorId="1CEAB986" wp14:editId="7DB7CD36">
              <wp:extent cx="5943600" cy="3718560"/>
              <wp:effectExtent l="0" t="0" r="0" b="0"/>
              <wp:docPr id="505146587" name="Picture 1" descr="The image illustrates a diagram of the Unified Al Platform (UAP) workflow, showing various stages such as discovery, API calls, onboarding, orchestration, and data processing. It includes components like Azure Subscription, Unified Al Services (UAIS), API Gateways, Domain Agents, and the Unified Data Platform (UD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46587" name="Picture 1" descr="The image illustrates a diagram of the Unified Al Platform (UAP) workflow, showing various stages such as discovery, API calls, onboarding, orchestration, and data processing. It includes components like Azure Subscription, Unified Al Services (UAIS), API Gateways, Domain Agents, and the Unified Data Platform (UDP).&#10;&#10;AI-generated content may be incorrect."/>
                      <pic:cNvPicPr/>
                    </pic:nvPicPr>
                    <pic:blipFill>
                      <a:blip r:embed="rId12"/>
                      <a:stretch>
                        <a:fillRect/>
                      </a:stretch>
                    </pic:blipFill>
                    <pic:spPr>
                      <a:xfrm>
                        <a:off x="0" y="0"/>
                        <a:ext cx="5943600" cy="3718560"/>
                      </a:xfrm>
                      <a:prstGeom prst="rect">
                        <a:avLst/>
                      </a:prstGeom>
                    </pic:spPr>
                  </pic:pic>
                </a:graphicData>
              </a:graphic>
            </wp:inline>
          </w:drawing>
        </w:r>
      </w:del>
      <w:ins w:id="451" w:author="Rajesh Singh (Applied AI)" w:date="2026-05-12T10:06:00Z" w16du:dateUtc="2026-05-12T15:06:00Z">
        <w:r w:rsidR="00ED5F09" w:rsidRPr="00ED5F09">
          <w:drawing>
            <wp:inline distT="0" distB="0" distL="0" distR="0" wp14:anchorId="015D6BF5" wp14:editId="4E9E331B">
              <wp:extent cx="5943600" cy="3724910"/>
              <wp:effectExtent l="0" t="0" r="0" b="8890"/>
              <wp:docPr id="94070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02912" name=""/>
                      <pic:cNvPicPr/>
                    </pic:nvPicPr>
                    <pic:blipFill>
                      <a:blip r:embed="rId13"/>
                      <a:stretch>
                        <a:fillRect/>
                      </a:stretch>
                    </pic:blipFill>
                    <pic:spPr>
                      <a:xfrm>
                        <a:off x="0" y="0"/>
                        <a:ext cx="5943600" cy="3724910"/>
                      </a:xfrm>
                      <a:prstGeom prst="rect">
                        <a:avLst/>
                      </a:prstGeom>
                    </pic:spPr>
                  </pic:pic>
                </a:graphicData>
              </a:graphic>
            </wp:inline>
          </w:drawing>
        </w:r>
      </w:ins>
    </w:p>
    <w:p w14:paraId="21221F77" w14:textId="77777777" w:rsidR="00CC2061" w:rsidRDefault="00CC2061" w:rsidP="00EE70E1"/>
    <w:p w14:paraId="540585F3" w14:textId="77777777" w:rsidR="00CC2061" w:rsidRDefault="00CC2061" w:rsidP="00EE70E1"/>
    <w:p w14:paraId="2E09B6FC" w14:textId="2B6AD565" w:rsidR="00AB74A9" w:rsidRPr="00AB74A9" w:rsidRDefault="00AB74A9" w:rsidP="00AB74A9">
      <w:pPr>
        <w:rPr>
          <w:color w:val="1F1F1F"/>
        </w:rPr>
      </w:pPr>
      <w:r w:rsidRPr="00AB74A9">
        <w:rPr>
          <w:color w:val="1F1F1F"/>
        </w:rPr>
        <w:lastRenderedPageBreak/>
        <w:t>This diagram shows how Optum’s Unified AI Platform (UAP) on Azure moves requests from enterprise users through API gateways, orchestration, AI assets, and data platforms, while enforcing governance and monitoring across the whole flow.</w:t>
      </w:r>
    </w:p>
    <w:p w14:paraId="45BDB9F6" w14:textId="21B1FFB9" w:rsidR="00AB74A9" w:rsidRPr="00AB74A9" w:rsidRDefault="00AB74A9" w:rsidP="00AB74A9">
      <w:pPr>
        <w:rPr>
          <w:color w:val="1F1F1F"/>
        </w:rPr>
      </w:pPr>
      <w:r w:rsidRPr="00AB74A9">
        <w:rPr>
          <w:color w:val="1F1F1F"/>
        </w:rPr>
        <w:t xml:space="preserve">The </w:t>
      </w:r>
      <w:r>
        <w:rPr>
          <w:color w:val="1F1F1F"/>
        </w:rPr>
        <w:t xml:space="preserve">purpose of this </w:t>
      </w:r>
      <w:r w:rsidRPr="00AB74A9">
        <w:rPr>
          <w:color w:val="1F1F1F"/>
        </w:rPr>
        <w:t xml:space="preserve">diagram </w:t>
      </w:r>
      <w:r w:rsidR="0010199B">
        <w:rPr>
          <w:color w:val="1F1F1F"/>
        </w:rPr>
        <w:t xml:space="preserve">is to </w:t>
      </w:r>
      <w:r w:rsidRPr="00AB74A9">
        <w:rPr>
          <w:color w:val="1F1F1F"/>
        </w:rPr>
        <w:t>represents the end-to-end architecture of the Unified AI Platform (UAP) running in Azure, designed to support revenue cycle management (RCM) AI use cases. It connects enterprise users and domain agents to AI models, LangGraph orchestration, governance workflows, and unified data services in a single platform.</w:t>
      </w:r>
    </w:p>
    <w:p w14:paraId="1A93F919" w14:textId="77777777" w:rsidR="00AB74A9" w:rsidRPr="00AB74A9" w:rsidRDefault="00AB74A9" w:rsidP="00AB74A9">
      <w:pPr>
        <w:rPr>
          <w:color w:val="1F1F1F"/>
        </w:rPr>
      </w:pPr>
      <w:r w:rsidRPr="00AB74A9">
        <w:rPr>
          <w:color w:val="1F1F1F"/>
        </w:rPr>
        <w:t> </w:t>
      </w:r>
    </w:p>
    <w:p w14:paraId="39C7E8AF" w14:textId="77777777" w:rsidR="00AB74A9" w:rsidRPr="00AB1D37" w:rsidRDefault="00AB74A9" w:rsidP="00AB74A9">
      <w:pPr>
        <w:rPr>
          <w:b/>
          <w:bCs/>
          <w:color w:val="1F1F1F"/>
        </w:rPr>
      </w:pPr>
      <w:r w:rsidRPr="00AB1D37">
        <w:rPr>
          <w:b/>
          <w:bCs/>
          <w:color w:val="1F1F1F"/>
        </w:rPr>
        <w:t>Main zones in the diagram</w:t>
      </w:r>
    </w:p>
    <w:p w14:paraId="453648AE" w14:textId="2E900DA5" w:rsidR="00AB74A9" w:rsidRPr="00AB74A9" w:rsidRDefault="00AB74A9" w:rsidP="00AB74A9">
      <w:pPr>
        <w:rPr>
          <w:color w:val="1F1F1F"/>
        </w:rPr>
      </w:pPr>
      <w:r w:rsidRPr="00AB74A9">
        <w:rPr>
          <w:color w:val="1F1F1F"/>
        </w:rPr>
        <w:t xml:space="preserve">- </w:t>
      </w:r>
      <w:r w:rsidRPr="003B7084">
        <w:rPr>
          <w:b/>
          <w:bCs/>
          <w:color w:val="1F1F1F"/>
        </w:rPr>
        <w:t>Enterprise zone</w:t>
      </w:r>
      <w:r w:rsidRPr="00AB74A9">
        <w:rPr>
          <w:color w:val="1F1F1F"/>
        </w:rPr>
        <w:t xml:space="preserve"> (left): Contains enterprise users</w:t>
      </w:r>
      <w:r w:rsidR="0061084A">
        <w:rPr>
          <w:color w:val="1F1F1F"/>
        </w:rPr>
        <w:t>,</w:t>
      </w:r>
      <w:r w:rsidRPr="00AB74A9">
        <w:rPr>
          <w:color w:val="1F1F1F"/>
        </w:rPr>
        <w:t xml:space="preserve"> publishers (asset authors), and requester workflows that initiate and consume AI capabilities through </w:t>
      </w:r>
      <w:r w:rsidR="00A035E9">
        <w:rPr>
          <w:color w:val="1F1F1F"/>
        </w:rPr>
        <w:t>App/</w:t>
      </w:r>
      <w:r w:rsidRPr="00AB74A9">
        <w:rPr>
          <w:color w:val="1F1F1F"/>
        </w:rPr>
        <w:t>API gateways.</w:t>
      </w:r>
    </w:p>
    <w:p w14:paraId="4E8F2383" w14:textId="77777777" w:rsidR="00AB74A9" w:rsidRPr="00AB74A9" w:rsidRDefault="00AB74A9" w:rsidP="00AB74A9">
      <w:pPr>
        <w:rPr>
          <w:color w:val="1F1F1F"/>
        </w:rPr>
      </w:pPr>
      <w:r w:rsidRPr="00AB74A9">
        <w:rPr>
          <w:color w:val="1F1F1F"/>
        </w:rPr>
        <w:t xml:space="preserve">- </w:t>
      </w:r>
      <w:r w:rsidRPr="003B7084">
        <w:rPr>
          <w:b/>
          <w:bCs/>
          <w:color w:val="1F1F1F"/>
        </w:rPr>
        <w:t>Domain subscription zone</w:t>
      </w:r>
      <w:r w:rsidRPr="00AB74A9">
        <w:rPr>
          <w:color w:val="1F1F1F"/>
        </w:rPr>
        <w:t xml:space="preserve"> (lower left): Hosts domain agents such as custom, claims, clinical, and denial agents, along with domain data and memory including RAG stores, short-term memory, and domain ontologies.</w:t>
      </w:r>
    </w:p>
    <w:p w14:paraId="64522C6F" w14:textId="495C7FB9" w:rsidR="00AB74A9" w:rsidRPr="00AB74A9" w:rsidRDefault="00AB74A9" w:rsidP="00AB74A9">
      <w:pPr>
        <w:rPr>
          <w:color w:val="1F1F1F"/>
        </w:rPr>
      </w:pPr>
      <w:r w:rsidRPr="00AB74A9">
        <w:rPr>
          <w:color w:val="1F1F1F"/>
        </w:rPr>
        <w:t xml:space="preserve">- </w:t>
      </w:r>
      <w:r w:rsidRPr="003B7084">
        <w:rPr>
          <w:b/>
          <w:bCs/>
          <w:color w:val="1F1F1F"/>
        </w:rPr>
        <w:t>UAP Azure subscription</w:t>
      </w:r>
      <w:r w:rsidRPr="00AB74A9">
        <w:rPr>
          <w:color w:val="1F1F1F"/>
        </w:rPr>
        <w:t xml:space="preserve"> (center): Contains API</w:t>
      </w:r>
      <w:r w:rsidR="0027478B">
        <w:rPr>
          <w:color w:val="1F1F1F"/>
        </w:rPr>
        <w:t>s</w:t>
      </w:r>
      <w:r w:rsidRPr="00AB74A9">
        <w:rPr>
          <w:color w:val="1F1F1F"/>
        </w:rPr>
        <w:t>, ingestion, orchestration, model marketplace, AI assets, sandboxes, and governance components such as policy and workflow registries.</w:t>
      </w:r>
    </w:p>
    <w:p w14:paraId="3F7F81FB" w14:textId="77777777" w:rsidR="00AB74A9" w:rsidRPr="00AB74A9" w:rsidRDefault="00AB74A9" w:rsidP="00AB74A9">
      <w:pPr>
        <w:rPr>
          <w:color w:val="1F1F1F"/>
        </w:rPr>
      </w:pPr>
      <w:r w:rsidRPr="00AB74A9">
        <w:rPr>
          <w:color w:val="1F1F1F"/>
        </w:rPr>
        <w:t xml:space="preserve">- </w:t>
      </w:r>
      <w:r w:rsidRPr="003B7084">
        <w:rPr>
          <w:b/>
          <w:bCs/>
          <w:color w:val="1F1F1F"/>
        </w:rPr>
        <w:t>Unified Data Platform</w:t>
      </w:r>
      <w:r w:rsidRPr="00AB74A9">
        <w:rPr>
          <w:color w:val="1F1F1F"/>
        </w:rPr>
        <w:t xml:space="preserve"> (bottom): Provides shared services such as AI registry, SQL audit history, Databricks, ADLS Gen2, Azure Redis, and run history, which persist and serve platform data.</w:t>
      </w:r>
    </w:p>
    <w:p w14:paraId="19AA43FE" w14:textId="77777777" w:rsidR="00AB74A9" w:rsidRPr="00AB74A9" w:rsidRDefault="00AB74A9" w:rsidP="00AB74A9">
      <w:pPr>
        <w:rPr>
          <w:color w:val="1F1F1F"/>
        </w:rPr>
      </w:pPr>
      <w:r w:rsidRPr="00AB74A9">
        <w:rPr>
          <w:color w:val="1F1F1F"/>
        </w:rPr>
        <w:t xml:space="preserve">- </w:t>
      </w:r>
      <w:r w:rsidRPr="003B7084">
        <w:rPr>
          <w:b/>
          <w:bCs/>
          <w:color w:val="1F1F1F"/>
        </w:rPr>
        <w:t>Unified AI Services</w:t>
      </w:r>
      <w:r w:rsidRPr="00AB74A9">
        <w:rPr>
          <w:color w:val="1F1F1F"/>
        </w:rPr>
        <w:t xml:space="preserve"> (right): Integrates with Azure OpenAI, Azure Content Safety, and Arize for LLM telemetry through an LLM gateway.</w:t>
      </w:r>
    </w:p>
    <w:p w14:paraId="33FF1787" w14:textId="77777777" w:rsidR="00AB74A9" w:rsidRPr="00AB74A9" w:rsidRDefault="00AB74A9" w:rsidP="00AB74A9">
      <w:pPr>
        <w:rPr>
          <w:color w:val="1F1F1F"/>
        </w:rPr>
      </w:pPr>
      <w:r w:rsidRPr="00AB74A9">
        <w:rPr>
          <w:color w:val="1F1F1F"/>
        </w:rPr>
        <w:t> </w:t>
      </w:r>
    </w:p>
    <w:p w14:paraId="5C366EFB" w14:textId="77777777" w:rsidR="00AB74A9" w:rsidRPr="0033167A" w:rsidRDefault="00AB74A9" w:rsidP="00AB74A9">
      <w:pPr>
        <w:rPr>
          <w:b/>
          <w:bCs/>
          <w:color w:val="1F1F1F"/>
        </w:rPr>
      </w:pPr>
      <w:r w:rsidRPr="0033167A">
        <w:rPr>
          <w:b/>
          <w:bCs/>
          <w:color w:val="1F1F1F"/>
        </w:rPr>
        <w:t>Data and request flow</w:t>
      </w:r>
    </w:p>
    <w:p w14:paraId="2F4C8454" w14:textId="752CEA63" w:rsidR="00AB74A9" w:rsidRPr="00AB74A9" w:rsidRDefault="00AB74A9" w:rsidP="00AB74A9">
      <w:pPr>
        <w:rPr>
          <w:color w:val="1F1F1F"/>
        </w:rPr>
      </w:pPr>
      <w:r w:rsidRPr="00AB74A9">
        <w:rPr>
          <w:color w:val="1F1F1F"/>
        </w:rPr>
        <w:t>1</w:t>
      </w:r>
      <w:r w:rsidR="009E6956">
        <w:rPr>
          <w:color w:val="1F1F1F"/>
        </w:rPr>
        <w:t>,2 and 3</w:t>
      </w:r>
      <w:r w:rsidR="00B95660">
        <w:rPr>
          <w:color w:val="1F1F1F"/>
        </w:rPr>
        <w:t>:</w:t>
      </w:r>
      <w:r w:rsidRPr="00AB74A9">
        <w:rPr>
          <w:color w:val="1F1F1F"/>
        </w:rPr>
        <w:t xml:space="preserve"> Discovery and request: Enterprise users discover AI capabilities through a marketplace portal and send requests through API gateway. </w:t>
      </w:r>
      <w:r w:rsidR="00542A7B">
        <w:rPr>
          <w:color w:val="1F1F1F"/>
        </w:rPr>
        <w:t xml:space="preserve">This helps to identify right AI asset </w:t>
      </w:r>
      <w:r w:rsidR="002524BA">
        <w:rPr>
          <w:color w:val="1F1F1F"/>
        </w:rPr>
        <w:t xml:space="preserve">and capabilities that can be utilized by AI Engineer or domain expert to build the </w:t>
      </w:r>
      <w:r w:rsidR="0033167A">
        <w:rPr>
          <w:color w:val="1F1F1F"/>
        </w:rPr>
        <w:t>solution.</w:t>
      </w:r>
    </w:p>
    <w:p w14:paraId="257D48A2" w14:textId="7D1B26F4" w:rsidR="00AB74A9" w:rsidRPr="00AB74A9" w:rsidRDefault="00971544" w:rsidP="00AB74A9">
      <w:pPr>
        <w:rPr>
          <w:color w:val="1F1F1F"/>
        </w:rPr>
      </w:pPr>
      <w:r>
        <w:rPr>
          <w:color w:val="1F1F1F"/>
        </w:rPr>
        <w:t>4-8</w:t>
      </w:r>
      <w:r w:rsidR="00B95660">
        <w:rPr>
          <w:color w:val="1F1F1F"/>
        </w:rPr>
        <w:t>:</w:t>
      </w:r>
      <w:r w:rsidR="00AB74A9" w:rsidRPr="00AB74A9">
        <w:rPr>
          <w:color w:val="1F1F1F"/>
        </w:rPr>
        <w:t xml:space="preserve"> Ingestion and AI asset management: </w:t>
      </w:r>
      <w:r w:rsidR="004A625B" w:rsidRPr="00AB74A9">
        <w:rPr>
          <w:color w:val="1F1F1F"/>
        </w:rPr>
        <w:t xml:space="preserve">Publishers onboard and publish </w:t>
      </w:r>
      <w:r w:rsidR="00B633AF">
        <w:rPr>
          <w:color w:val="1F1F1F"/>
        </w:rPr>
        <w:t xml:space="preserve">existing </w:t>
      </w:r>
      <w:r w:rsidR="004A625B" w:rsidRPr="00AB74A9">
        <w:rPr>
          <w:color w:val="1F1F1F"/>
        </w:rPr>
        <w:t>AI assets through platform APIs that feed into ingestion services.</w:t>
      </w:r>
      <w:r w:rsidR="004A625B">
        <w:rPr>
          <w:color w:val="1F1F1F"/>
        </w:rPr>
        <w:t xml:space="preserve"> </w:t>
      </w:r>
      <w:r w:rsidR="00AB74A9" w:rsidRPr="00AB74A9">
        <w:rPr>
          <w:color w:val="1F1F1F"/>
        </w:rPr>
        <w:t>The ingestion layer registers assets into managed platform components so that models, tools, and other AI assets can be onboarded, governed, and reused.</w:t>
      </w:r>
      <w:r w:rsidR="00B633AF">
        <w:rPr>
          <w:color w:val="1F1F1F"/>
        </w:rPr>
        <w:t xml:space="preserve"> The existing </w:t>
      </w:r>
    </w:p>
    <w:p w14:paraId="5F595399" w14:textId="5520C5C6" w:rsidR="00141A81" w:rsidRDefault="00E04C7F" w:rsidP="00AB74A9">
      <w:pPr>
        <w:rPr>
          <w:color w:val="1F1F1F"/>
        </w:rPr>
      </w:pPr>
      <w:r>
        <w:rPr>
          <w:color w:val="1F1F1F"/>
        </w:rPr>
        <w:t>9</w:t>
      </w:r>
      <w:r w:rsidR="003804A3">
        <w:rPr>
          <w:color w:val="1F1F1F"/>
        </w:rPr>
        <w:t>-12</w:t>
      </w:r>
      <w:r w:rsidR="005112A4">
        <w:rPr>
          <w:color w:val="1F1F1F"/>
        </w:rPr>
        <w:t xml:space="preserve">: Orchestration layer is invoked by requestor(provider) workflow that publish the request and picked up by Langraph based orchestrator to </w:t>
      </w:r>
      <w:r w:rsidR="00E15C69">
        <w:rPr>
          <w:color w:val="1F1F1F"/>
        </w:rPr>
        <w:t xml:space="preserve">identify the </w:t>
      </w:r>
      <w:r w:rsidR="003804A3">
        <w:rPr>
          <w:color w:val="1F1F1F"/>
        </w:rPr>
        <w:t>inten</w:t>
      </w:r>
    </w:p>
    <w:p w14:paraId="52583895" w14:textId="0552D2FC" w:rsidR="00AB74A9" w:rsidRPr="00AB74A9" w:rsidRDefault="00F73726" w:rsidP="00AB74A9">
      <w:pPr>
        <w:rPr>
          <w:color w:val="1F1F1F"/>
        </w:rPr>
      </w:pPr>
      <w:r>
        <w:rPr>
          <w:color w:val="1F1F1F"/>
        </w:rPr>
        <w:lastRenderedPageBreak/>
        <w:t>13-</w:t>
      </w:r>
      <w:r w:rsidR="00101E92">
        <w:rPr>
          <w:color w:val="1F1F1F"/>
        </w:rPr>
        <w:t>15</w:t>
      </w:r>
      <w:r w:rsidR="00AB74A9" w:rsidRPr="00AB74A9">
        <w:rPr>
          <w:color w:val="1F1F1F"/>
        </w:rPr>
        <w:t>. Orchestra</w:t>
      </w:r>
      <w:r w:rsidR="008549A0">
        <w:rPr>
          <w:color w:val="1F1F1F"/>
        </w:rPr>
        <w:t xml:space="preserve">tor </w:t>
      </w:r>
      <w:r w:rsidR="00243C27">
        <w:rPr>
          <w:color w:val="1F1F1F"/>
        </w:rPr>
        <w:t xml:space="preserve">after identify intent, </w:t>
      </w:r>
      <w:r w:rsidR="00111C07">
        <w:rPr>
          <w:color w:val="1F1F1F"/>
        </w:rPr>
        <w:t xml:space="preserve">identify </w:t>
      </w:r>
      <w:r w:rsidR="00886929">
        <w:rPr>
          <w:color w:val="1F1F1F"/>
        </w:rPr>
        <w:t xml:space="preserve">and apply policies on the request, pick orchestration template and </w:t>
      </w:r>
      <w:r w:rsidR="00142516">
        <w:rPr>
          <w:color w:val="1F1F1F"/>
        </w:rPr>
        <w:t>execute the domain agents</w:t>
      </w:r>
      <w:r w:rsidR="00AB74A9" w:rsidRPr="00AB74A9">
        <w:rPr>
          <w:color w:val="1F1F1F"/>
        </w:rPr>
        <w:t>.</w:t>
      </w:r>
    </w:p>
    <w:p w14:paraId="1D7F7BC8" w14:textId="076ACB08" w:rsidR="00AB74A9" w:rsidRPr="00AB74A9" w:rsidRDefault="001F6E91" w:rsidP="00AB74A9">
      <w:pPr>
        <w:rPr>
          <w:color w:val="1F1F1F"/>
        </w:rPr>
      </w:pPr>
      <w:r>
        <w:rPr>
          <w:color w:val="1F1F1F"/>
        </w:rPr>
        <w:t>16</w:t>
      </w:r>
      <w:r w:rsidR="00AB74A9" w:rsidRPr="00AB74A9">
        <w:rPr>
          <w:color w:val="1F1F1F"/>
        </w:rPr>
        <w:t>. Domain agent execution: After policy checks, orchestrated workflows call domain agents such as claims, clinical, denial, or custom agents using domain-specific data and memory as context.</w:t>
      </w:r>
    </w:p>
    <w:p w14:paraId="44C4D684" w14:textId="77777777" w:rsidR="009502AC" w:rsidRDefault="009502AC" w:rsidP="00AB74A9">
      <w:pPr>
        <w:rPr>
          <w:color w:val="1F1F1F"/>
        </w:rPr>
      </w:pPr>
    </w:p>
    <w:p w14:paraId="4A69E9EA" w14:textId="0A1FA8EB" w:rsidR="009502AC" w:rsidRPr="009502AC" w:rsidRDefault="009502AC" w:rsidP="00AB74A9">
      <w:pPr>
        <w:rPr>
          <w:b/>
          <w:bCs/>
          <w:color w:val="1F1F1F"/>
        </w:rPr>
      </w:pPr>
      <w:r w:rsidRPr="009502AC">
        <w:rPr>
          <w:b/>
          <w:bCs/>
          <w:color w:val="1F1F1F"/>
        </w:rPr>
        <w:t>Observability</w:t>
      </w:r>
    </w:p>
    <w:p w14:paraId="3EBC5E5B" w14:textId="5145B293" w:rsidR="00AB74A9" w:rsidRPr="00AB74A9" w:rsidRDefault="00AB74A9" w:rsidP="00AB74A9">
      <w:pPr>
        <w:rPr>
          <w:color w:val="1F1F1F"/>
        </w:rPr>
      </w:pPr>
      <w:r w:rsidRPr="00AB74A9">
        <w:rPr>
          <w:color w:val="1F1F1F"/>
        </w:rPr>
        <w:t>LLM and monitoring integration: LLM calls route through gateway services to Azure OpenAI and Azure Content Safety, while telemetry and monitoring support evaluation and continuous improvement.</w:t>
      </w:r>
    </w:p>
    <w:p w14:paraId="5B7C9376" w14:textId="77777777" w:rsidR="00AB74A9" w:rsidRPr="00AB74A9" w:rsidRDefault="00AB74A9" w:rsidP="00AB74A9">
      <w:pPr>
        <w:rPr>
          <w:color w:val="1F1F1F"/>
        </w:rPr>
      </w:pPr>
      <w:r w:rsidRPr="00AB74A9">
        <w:rPr>
          <w:color w:val="1F1F1F"/>
        </w:rPr>
        <w:t> </w:t>
      </w:r>
    </w:p>
    <w:p w14:paraId="5531FDDE" w14:textId="77777777" w:rsidR="00AB74A9" w:rsidRPr="009502AC" w:rsidRDefault="00AB74A9" w:rsidP="00AB74A9">
      <w:pPr>
        <w:rPr>
          <w:b/>
          <w:bCs/>
          <w:color w:val="1F1F1F"/>
        </w:rPr>
      </w:pPr>
      <w:r w:rsidRPr="009502AC">
        <w:rPr>
          <w:b/>
          <w:bCs/>
          <w:color w:val="1F1F1F"/>
        </w:rPr>
        <w:t>Governance and lifecycle</w:t>
      </w:r>
    </w:p>
    <w:p w14:paraId="79E50BFB" w14:textId="77777777" w:rsidR="00AB74A9" w:rsidRPr="00AB74A9" w:rsidRDefault="00AB74A9" w:rsidP="00AB74A9">
      <w:pPr>
        <w:rPr>
          <w:color w:val="1F1F1F"/>
        </w:rPr>
      </w:pPr>
      <w:r w:rsidRPr="00AB74A9">
        <w:rPr>
          <w:color w:val="1F1F1F"/>
        </w:rPr>
        <w:t>The architecture emphasizes governance, approvals, and auditability before and during execution, which aligns with UAP’s stated focus on compliance, monitoring, and controlled deployment of models and workflows. It also reflects a lifecycle from asset onboarding and marketplace publication to orchestration, execution, storage, and feedback, supporting continuous improvement across AI models and agentic workflows.</w:t>
      </w:r>
    </w:p>
    <w:p w14:paraId="63099052" w14:textId="77777777" w:rsidR="00AB74A9" w:rsidRPr="00AB74A9" w:rsidRDefault="00AB74A9" w:rsidP="00AB74A9">
      <w:pPr>
        <w:rPr>
          <w:color w:val="1F1F1F"/>
        </w:rPr>
      </w:pPr>
      <w:r w:rsidRPr="00AB74A9">
        <w:rPr>
          <w:color w:val="1F1F1F"/>
        </w:rPr>
        <w:t> </w:t>
      </w:r>
    </w:p>
    <w:p w14:paraId="143BFE90" w14:textId="77777777" w:rsidR="00CC2061" w:rsidRPr="00EE70E1" w:rsidRDefault="00CC2061" w:rsidP="00EE70E1"/>
    <w:p w14:paraId="4BBF278C" w14:textId="3662C733" w:rsidR="00276183" w:rsidRDefault="00276183">
      <w:pPr>
        <w:pStyle w:val="Heading1"/>
      </w:pPr>
      <w:bookmarkStart w:id="452" w:name="_Toc229058680"/>
      <w:bookmarkStart w:id="453" w:name="_Toc229378451"/>
      <w:bookmarkStart w:id="454" w:name="_Toc229463348"/>
      <w:r>
        <w:lastRenderedPageBreak/>
        <w:t>8</w:t>
      </w:r>
      <w:r w:rsidR="00A04FE2">
        <w:t>. Physical</w:t>
      </w:r>
      <w:r w:rsidR="001F5823">
        <w:t xml:space="preserve"> Architecture</w:t>
      </w:r>
      <w:bookmarkEnd w:id="452"/>
      <w:bookmarkEnd w:id="453"/>
      <w:bookmarkEnd w:id="454"/>
    </w:p>
    <w:p w14:paraId="337CCC0D" w14:textId="3854846D" w:rsidR="005B2D57" w:rsidRPr="005B2D57" w:rsidRDefault="005B2D57" w:rsidP="005B2D57">
      <w:r w:rsidRPr="005B2D57">
        <w:t xml:space="preserve">This </w:t>
      </w:r>
      <w:r>
        <w:t>diagram</w:t>
      </w:r>
      <w:r w:rsidRPr="005B2D57">
        <w:t xml:space="preserve"> describes the high</w:t>
      </w:r>
      <w:r w:rsidRPr="005B2D57">
        <w:noBreakHyphen/>
        <w:t xml:space="preserve">level architecture of the Unified AI Provider Platform (UAP) as deployed on Microsoft Azure using </w:t>
      </w:r>
      <w:r w:rsidRPr="005B2D57">
        <w:rPr>
          <w:b/>
          <w:bCs/>
        </w:rPr>
        <w:t>Azure Container Apps</w:t>
      </w:r>
      <w:r w:rsidRPr="005B2D57">
        <w:t xml:space="preserve"> for the application layer. The focus is on how traffic enters the platform, how containerized services are organized inside the UAP subscription and virtual network, and how the platform connects to shared AI, monitoring, and data services.</w:t>
      </w:r>
      <w:ins w:id="455" w:author="Rajesh Singh (Applied AI)" w:date="2026-05-11T18:01:00Z" w16du:dateUtc="2026-05-11T23:01:00Z">
        <w:r w:rsidR="00D0282F" w:rsidDel="00D0282F">
          <w:t xml:space="preserve"> </w:t>
        </w:r>
      </w:ins>
      <w:del w:id="456" w:author="Rajesh Singh (Applied AI)" w:date="2026-05-11T18:01:00Z" w16du:dateUtc="2026-05-11T23:01:00Z">
        <w:r w:rsidDel="00D0282F">
          <w:fldChar w:fldCharType="begin"/>
        </w:r>
        <w:r w:rsidDel="00D0282F">
          <w:delInstrText>HYPERLINK "https://ppl-ai-file-upload.s3.amazonaws.com/web/direct-files/collection_29aacd80-615a-4b9a-9eaa-8a857dc51737/e60a831c-8604-4a97-8951-c4ef96811f8d/Unified-AI-Provider-Platform-UAP-Product-Requirements-Do2.pdf" \t "_blank"</w:delInstrText>
        </w:r>
        <w:r w:rsidDel="00D0282F">
          <w:fldChar w:fldCharType="separate"/>
        </w:r>
        <w:r w:rsidDel="00D0282F">
          <w:rPr>
            <w:rStyle w:val="Hyperlink"/>
          </w:rPr>
          <w:delText>https://ppl-ai-file-upload.s3.amazonaws.com/web/direct-files/collection_29aacd80-615a-4b9a-9eaa-8a857dc51737/e60a831c-8604-4a97-8951-c4ef96811f8d/Unified-AI-Provider-Platform-UAP-Product-Requirements-Do2.pdf</w:delText>
        </w:r>
        <w:r w:rsidDel="00D0282F">
          <w:fldChar w:fldCharType="end"/>
        </w:r>
      </w:del>
    </w:p>
    <w:p w14:paraId="55ACD96D" w14:textId="054E34DE" w:rsidR="005B2D57" w:rsidRPr="005B2D57" w:rsidRDefault="00F40CAE" w:rsidP="005B2D57">
      <w:r w:rsidRPr="00F40CAE">
        <w:rPr>
          <w:noProof/>
        </w:rPr>
        <w:drawing>
          <wp:inline distT="0" distB="0" distL="0" distR="0" wp14:anchorId="244EEEDC" wp14:editId="4B0C1415">
            <wp:extent cx="5943600" cy="2519680"/>
            <wp:effectExtent l="0" t="0" r="0" b="0"/>
            <wp:docPr id="227145969" name="Picture 1" descr="The image illustrates a complex network architecture, including various services and components such as UAP Subscription, Azure, JFrog, Cognitive Search, and others, all connected through various protocols like TLS/443 and UD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45969" name="Picture 1" descr="The image illustrates a complex network architecture, including various services and components such as UAP Subscription, Azure, JFrog, Cognitive Search, and others, all connected through various protocols like TLS/443 and UDP.&#10;&#10;AI-generated content may be incorrect."/>
                    <pic:cNvPicPr/>
                  </pic:nvPicPr>
                  <pic:blipFill>
                    <a:blip r:embed="rId14"/>
                    <a:stretch>
                      <a:fillRect/>
                    </a:stretch>
                  </pic:blipFill>
                  <pic:spPr>
                    <a:xfrm>
                      <a:off x="0" y="0"/>
                      <a:ext cx="5943600" cy="2519680"/>
                    </a:xfrm>
                    <a:prstGeom prst="rect">
                      <a:avLst/>
                    </a:prstGeom>
                  </pic:spPr>
                </pic:pic>
              </a:graphicData>
            </a:graphic>
          </wp:inline>
        </w:drawing>
      </w:r>
    </w:p>
    <w:p w14:paraId="631E081B" w14:textId="2C1EB845" w:rsidR="005B2D57" w:rsidRPr="00C814E4" w:rsidRDefault="00C814E4" w:rsidP="00C814E4">
      <w:pPr>
        <w:pStyle w:val="Heading2"/>
      </w:pPr>
      <w:bookmarkStart w:id="457" w:name="_Toc229058681"/>
      <w:bookmarkStart w:id="458" w:name="_Toc229378452"/>
      <w:bookmarkStart w:id="459" w:name="_Toc229463349"/>
      <w:r>
        <w:t>8.1</w:t>
      </w:r>
      <w:r w:rsidR="005B2D57" w:rsidRPr="00C814E4">
        <w:t xml:space="preserve"> Entry and Security Layer</w:t>
      </w:r>
      <w:bookmarkEnd w:id="457"/>
      <w:bookmarkEnd w:id="458"/>
      <w:bookmarkEnd w:id="459"/>
    </w:p>
    <w:p w14:paraId="1229E807" w14:textId="77777777" w:rsidR="005B2D57" w:rsidRPr="005B2D57" w:rsidRDefault="005B2D57" w:rsidP="005B2D57">
      <w:r w:rsidRPr="005B2D57">
        <w:t>External access to UAP is controlled through a set of network and security components:</w:t>
      </w:r>
    </w:p>
    <w:p w14:paraId="6CB6FD74" w14:textId="77777777" w:rsidR="005B2D57" w:rsidRPr="005B2D57" w:rsidRDefault="005B2D57" w:rsidP="00C814E4">
      <w:pPr>
        <w:numPr>
          <w:ilvl w:val="0"/>
          <w:numId w:val="27"/>
        </w:numPr>
      </w:pPr>
      <w:r w:rsidRPr="005B2D57">
        <w:rPr>
          <w:b/>
          <w:bCs/>
        </w:rPr>
        <w:t>Cloudflare / Web Application Firewall (WAF)</w:t>
      </w:r>
      <w:r w:rsidRPr="005B2D57">
        <w:t xml:space="preserve"> serves as the primary public entry point for end</w:t>
      </w:r>
      <w:r w:rsidRPr="005B2D57">
        <w:noBreakHyphen/>
        <w:t>user and partner traffic, providing DDoS protection, TLS termination, and application</w:t>
      </w:r>
      <w:r w:rsidRPr="005B2D57">
        <w:noBreakHyphen/>
        <w:t>level security filtering.</w:t>
      </w:r>
    </w:p>
    <w:p w14:paraId="43262BB9" w14:textId="77777777" w:rsidR="005B2D57" w:rsidRPr="005B2D57" w:rsidRDefault="005B2D57" w:rsidP="00C814E4">
      <w:pPr>
        <w:numPr>
          <w:ilvl w:val="0"/>
          <w:numId w:val="27"/>
        </w:numPr>
      </w:pPr>
      <w:r w:rsidRPr="005B2D57">
        <w:t xml:space="preserve">An internal </w:t>
      </w:r>
      <w:r w:rsidRPr="005B2D57">
        <w:rPr>
          <w:b/>
          <w:bCs/>
        </w:rPr>
        <w:t>API Gateway</w:t>
      </w:r>
      <w:r w:rsidRPr="005B2D57">
        <w:t xml:space="preserve"> and an </w:t>
      </w:r>
      <w:r w:rsidRPr="005B2D57">
        <w:rPr>
          <w:b/>
          <w:bCs/>
        </w:rPr>
        <w:t>HCP AI Gateway</w:t>
      </w:r>
      <w:r w:rsidRPr="005B2D57">
        <w:t xml:space="preserve"> handle system</w:t>
      </w:r>
      <w:r w:rsidRPr="005B2D57">
        <w:noBreakHyphen/>
        <w:t>to</w:t>
      </w:r>
      <w:r w:rsidRPr="005B2D57">
        <w:noBreakHyphen/>
        <w:t>system integrations and specialized healthcare partner traffic paths.</w:t>
      </w:r>
    </w:p>
    <w:p w14:paraId="2A68374B" w14:textId="77777777" w:rsidR="005B2D57" w:rsidRPr="005B2D57" w:rsidRDefault="005B2D57" w:rsidP="00C814E4">
      <w:pPr>
        <w:numPr>
          <w:ilvl w:val="0"/>
          <w:numId w:val="27"/>
        </w:numPr>
      </w:pPr>
      <w:r w:rsidRPr="005B2D57">
        <w:t xml:space="preserve">All external connections use </w:t>
      </w:r>
      <w:r w:rsidRPr="005B2D57">
        <w:rPr>
          <w:b/>
          <w:bCs/>
        </w:rPr>
        <w:t>TLS over port 443</w:t>
      </w:r>
      <w:r w:rsidRPr="005B2D57">
        <w:t>, and only traffic that passes WAF and gateway policies is forwarded into Azure.</w:t>
      </w:r>
    </w:p>
    <w:p w14:paraId="7B1DFEFA" w14:textId="0404881D" w:rsidR="005B2D57" w:rsidRPr="005B2D57" w:rsidRDefault="005B2D57" w:rsidP="005B2D57">
      <w:r w:rsidRPr="005B2D57">
        <w:t xml:space="preserve">Once in Azure, requests are routed to an </w:t>
      </w:r>
      <w:r w:rsidRPr="005B2D57">
        <w:rPr>
          <w:b/>
          <w:bCs/>
        </w:rPr>
        <w:t>internal load balancer or Application Gateway</w:t>
      </w:r>
      <w:r w:rsidRPr="005B2D57">
        <w:t xml:space="preserve"> in the UAP virtual network, which directs traffic to internal services based on path, host, and routing rules.</w:t>
      </w:r>
      <w:ins w:id="460" w:author="Rajesh Singh (Applied AI)" w:date="2026-05-11T14:56:00Z" w16du:dateUtc="2026-05-11T19:56:00Z">
        <w:r w:rsidR="00064493" w:rsidDel="00064493">
          <w:t xml:space="preserve"> </w:t>
        </w:r>
      </w:ins>
      <w:del w:id="461" w:author="Rajesh Singh (Applied AI)" w:date="2026-05-11T14:56:00Z" w16du:dateUtc="2026-05-11T19:56:00Z">
        <w:r w:rsidDel="00064493">
          <w:fldChar w:fldCharType="begin"/>
        </w:r>
        <w:r w:rsidDel="00064493">
          <w:delInstrText>HYPERLINK "https://ppl-ai-file-upload.s3.amazonaws.com/web/direct-files/collection_29aacd80-615a-4b9a-9eaa-8a857dc51737/e60a831c-8604-4a97-8951-c4ef96811f8d/Unified-AI-Provider-Platform-UAP-Product-Requirements-Do2.pdf" \t "_blank"</w:delInstrText>
        </w:r>
        <w:r w:rsidDel="00064493">
          <w:fldChar w:fldCharType="separate"/>
        </w:r>
        <w:r w:rsidDel="00064493">
          <w:rPr>
            <w:rStyle w:val="Hyperlink"/>
          </w:rPr>
          <w:delText>https://ppl-ai-file-upload.s3.amazonaws.com/web/direct-files/collection_29aacd80-615a-4b9a-9eaa-8a857dc51737/e60a831c-8604-4a97-8951-c4ef96811f8d/Unified-AI-Provider-Platform-UAP-Product-Requirements-Do2.pdf</w:delText>
        </w:r>
        <w:r w:rsidDel="00064493">
          <w:fldChar w:fldCharType="end"/>
        </w:r>
      </w:del>
    </w:p>
    <w:p w14:paraId="48CBA8A4" w14:textId="77777777" w:rsidR="005B2D57" w:rsidRPr="005B2D57" w:rsidRDefault="009A7617" w:rsidP="005B2D57">
      <w:r>
        <w:pict w14:anchorId="5A25DF87">
          <v:rect id="_x0000_i1025" style="width:0;height:1.5pt" o:hralign="center" o:hrstd="t" o:hr="t" fillcolor="#a0a0a0" stroked="f"/>
        </w:pict>
      </w:r>
    </w:p>
    <w:p w14:paraId="4811841A" w14:textId="303FF392" w:rsidR="005B2D57" w:rsidRPr="00C814E4" w:rsidRDefault="00C814E4" w:rsidP="00C814E4">
      <w:pPr>
        <w:pStyle w:val="Heading2"/>
      </w:pPr>
      <w:bookmarkStart w:id="462" w:name="_Toc229058682"/>
      <w:bookmarkStart w:id="463" w:name="_Toc229378453"/>
      <w:bookmarkStart w:id="464" w:name="_Toc229463350"/>
      <w:r>
        <w:lastRenderedPageBreak/>
        <w:t>8.2</w:t>
      </w:r>
      <w:r w:rsidR="005B2D57" w:rsidRPr="00C814E4">
        <w:t>. UAP Container Apps Environment</w:t>
      </w:r>
      <w:bookmarkEnd w:id="462"/>
      <w:bookmarkEnd w:id="463"/>
      <w:bookmarkEnd w:id="464"/>
    </w:p>
    <w:p w14:paraId="6305C231" w14:textId="77777777" w:rsidR="005B2D57" w:rsidRPr="005B2D57" w:rsidRDefault="005B2D57" w:rsidP="005B2D57">
      <w:r w:rsidRPr="005B2D57">
        <w:t xml:space="preserve">Inside the UAP subscription there is a dedicated </w:t>
      </w:r>
      <w:r w:rsidRPr="005B2D57">
        <w:rPr>
          <w:b/>
          <w:bCs/>
        </w:rPr>
        <w:t>Azure Container Apps environment</w:t>
      </w:r>
      <w:r w:rsidRPr="005B2D57">
        <w:t xml:space="preserve"> deployed into a private subnet of the UAP virtual network:</w:t>
      </w:r>
    </w:p>
    <w:p w14:paraId="6EF7CF74" w14:textId="77777777" w:rsidR="005B2D57" w:rsidRPr="005B2D57" w:rsidRDefault="005B2D57" w:rsidP="00C814E4">
      <w:pPr>
        <w:numPr>
          <w:ilvl w:val="0"/>
          <w:numId w:val="28"/>
        </w:numPr>
      </w:pPr>
      <w:r w:rsidRPr="005B2D57">
        <w:t>The environment is fully private; container apps have no public IP addresses.</w:t>
      </w:r>
    </w:p>
    <w:p w14:paraId="33DE866F" w14:textId="77777777" w:rsidR="005B2D57" w:rsidRPr="005B2D57" w:rsidRDefault="005B2D57" w:rsidP="00C814E4">
      <w:pPr>
        <w:numPr>
          <w:ilvl w:val="0"/>
          <w:numId w:val="28"/>
        </w:numPr>
      </w:pPr>
      <w:r w:rsidRPr="005B2D57">
        <w:t>Ingress from the internal load balancer is configured so that only specific container apps accept HTTP traffic.</w:t>
      </w:r>
    </w:p>
    <w:p w14:paraId="7AD81C60" w14:textId="77777777" w:rsidR="005B2D57" w:rsidRPr="005B2D57" w:rsidRDefault="005B2D57" w:rsidP="005B2D57">
      <w:r w:rsidRPr="005B2D57">
        <w:t xml:space="preserve">Within this environment, each logical capability of UAP is implemented as a separate </w:t>
      </w:r>
      <w:r w:rsidRPr="005B2D57">
        <w:rPr>
          <w:b/>
          <w:bCs/>
        </w:rPr>
        <w:t>Container App</w:t>
      </w:r>
      <w:r w:rsidRPr="005B2D57">
        <w:t>, allowing independent deployment and scaling:</w:t>
      </w:r>
    </w:p>
    <w:p w14:paraId="4FC576BA" w14:textId="77777777" w:rsidR="005B2D57" w:rsidRPr="005B2D57" w:rsidRDefault="005B2D57" w:rsidP="00C814E4">
      <w:pPr>
        <w:numPr>
          <w:ilvl w:val="0"/>
          <w:numId w:val="29"/>
        </w:numPr>
      </w:pPr>
      <w:r w:rsidRPr="005B2D57">
        <w:t>Marketplace Portal</w:t>
      </w:r>
    </w:p>
    <w:p w14:paraId="65688E1E" w14:textId="77777777" w:rsidR="005B2D57" w:rsidRPr="005B2D57" w:rsidRDefault="005B2D57" w:rsidP="00C814E4">
      <w:pPr>
        <w:numPr>
          <w:ilvl w:val="0"/>
          <w:numId w:val="29"/>
        </w:numPr>
      </w:pPr>
      <w:r w:rsidRPr="005B2D57">
        <w:t>Eval Agent</w:t>
      </w:r>
    </w:p>
    <w:p w14:paraId="7720F8DA" w14:textId="77777777" w:rsidR="005B2D57" w:rsidRPr="005B2D57" w:rsidRDefault="005B2D57" w:rsidP="00C814E4">
      <w:pPr>
        <w:numPr>
          <w:ilvl w:val="0"/>
          <w:numId w:val="29"/>
        </w:numPr>
      </w:pPr>
      <w:r w:rsidRPr="005B2D57">
        <w:t>Onboarding Agent</w:t>
      </w:r>
    </w:p>
    <w:p w14:paraId="46F7A8DF" w14:textId="77777777" w:rsidR="005B2D57" w:rsidRPr="005B2D57" w:rsidRDefault="005B2D57" w:rsidP="00C814E4">
      <w:pPr>
        <w:numPr>
          <w:ilvl w:val="0"/>
          <w:numId w:val="29"/>
        </w:numPr>
      </w:pPr>
      <w:r w:rsidRPr="005B2D57">
        <w:t>AI Asset service</w:t>
      </w:r>
    </w:p>
    <w:p w14:paraId="26165F96" w14:textId="77777777" w:rsidR="005B2D57" w:rsidRPr="005B2D57" w:rsidRDefault="005B2D57" w:rsidP="00C814E4">
      <w:pPr>
        <w:numPr>
          <w:ilvl w:val="0"/>
          <w:numId w:val="29"/>
        </w:numPr>
      </w:pPr>
      <w:r w:rsidRPr="005B2D57">
        <w:t>Publisher API</w:t>
      </w:r>
    </w:p>
    <w:p w14:paraId="435DB889" w14:textId="77777777" w:rsidR="005B2D57" w:rsidRPr="005B2D57" w:rsidRDefault="005B2D57" w:rsidP="00C814E4">
      <w:pPr>
        <w:numPr>
          <w:ilvl w:val="0"/>
          <w:numId w:val="29"/>
        </w:numPr>
      </w:pPr>
      <w:r w:rsidRPr="005B2D57">
        <w:t>Orchestration Template service</w:t>
      </w:r>
    </w:p>
    <w:p w14:paraId="7D7D3EB3" w14:textId="77777777" w:rsidR="005B2D57" w:rsidRPr="005B2D57" w:rsidRDefault="005B2D57" w:rsidP="00C814E4">
      <w:pPr>
        <w:numPr>
          <w:ilvl w:val="0"/>
          <w:numId w:val="29"/>
        </w:numPr>
      </w:pPr>
      <w:r w:rsidRPr="005B2D57">
        <w:t>Sandbox service</w:t>
      </w:r>
    </w:p>
    <w:p w14:paraId="48DB5E8D" w14:textId="77777777" w:rsidR="005B2D57" w:rsidRPr="005B2D57" w:rsidRDefault="005B2D57" w:rsidP="00C814E4">
      <w:pPr>
        <w:numPr>
          <w:ilvl w:val="0"/>
          <w:numId w:val="29"/>
        </w:numPr>
      </w:pPr>
      <w:r w:rsidRPr="005B2D57">
        <w:t>Ingestion API</w:t>
      </w:r>
    </w:p>
    <w:p w14:paraId="22C71513" w14:textId="77777777" w:rsidR="005B2D57" w:rsidRPr="005B2D57" w:rsidRDefault="005B2D57" w:rsidP="00C814E4">
      <w:pPr>
        <w:numPr>
          <w:ilvl w:val="0"/>
          <w:numId w:val="29"/>
        </w:numPr>
      </w:pPr>
      <w:r w:rsidRPr="005B2D57">
        <w:t>Policy Registry</w:t>
      </w:r>
    </w:p>
    <w:p w14:paraId="4A80492D" w14:textId="77777777" w:rsidR="005B2D57" w:rsidRPr="005B2D57" w:rsidRDefault="005B2D57" w:rsidP="00C814E4">
      <w:pPr>
        <w:numPr>
          <w:ilvl w:val="0"/>
          <w:numId w:val="29"/>
        </w:numPr>
      </w:pPr>
      <w:r w:rsidRPr="005B2D57">
        <w:t>Human</w:t>
      </w:r>
      <w:r w:rsidRPr="005B2D57">
        <w:noBreakHyphen/>
        <w:t>in</w:t>
      </w:r>
      <w:r w:rsidRPr="005B2D57">
        <w:noBreakHyphen/>
        <w:t>the</w:t>
      </w:r>
      <w:r w:rsidRPr="005B2D57">
        <w:noBreakHyphen/>
        <w:t>Loop (HITL) service</w:t>
      </w:r>
    </w:p>
    <w:p w14:paraId="368423EE" w14:textId="77777777" w:rsidR="005B2D57" w:rsidRPr="005B2D57" w:rsidRDefault="005B2D57" w:rsidP="00C814E4">
      <w:pPr>
        <w:numPr>
          <w:ilvl w:val="0"/>
          <w:numId w:val="29"/>
        </w:numPr>
      </w:pPr>
      <w:r w:rsidRPr="005B2D57">
        <w:t>UDP MCP adapter</w:t>
      </w:r>
    </w:p>
    <w:p w14:paraId="06634079" w14:textId="77777777" w:rsidR="005B2D57" w:rsidRPr="005B2D57" w:rsidRDefault="005B2D57" w:rsidP="00C814E4">
      <w:pPr>
        <w:numPr>
          <w:ilvl w:val="0"/>
          <w:numId w:val="29"/>
        </w:numPr>
      </w:pPr>
      <w:r w:rsidRPr="005B2D57">
        <w:t>Model Router</w:t>
      </w:r>
    </w:p>
    <w:p w14:paraId="28AD21B9" w14:textId="6B01B341" w:rsidR="005B2D57" w:rsidRPr="005B2D57" w:rsidRDefault="005B2D57" w:rsidP="005B2D57">
      <w:r w:rsidRPr="005B2D57">
        <w:t>Service</w:t>
      </w:r>
      <w:r w:rsidRPr="005B2D57">
        <w:noBreakHyphen/>
        <w:t>to</w:t>
      </w:r>
      <w:r w:rsidRPr="005B2D57">
        <w:noBreakHyphen/>
        <w:t>service communication between these container apps occurs over the internal VNet using secure calls and service discovery features of Container Apps. Each app scales automatically based on HTTP traffic, events, or custom metrics, aligning with the platform’s requirement for rapid, low</w:t>
      </w:r>
      <w:r w:rsidRPr="005B2D57">
        <w:noBreakHyphen/>
        <w:t>touch scaling.</w:t>
      </w:r>
      <w:ins w:id="465" w:author="Rajesh Singh (Applied AI)" w:date="2026-05-11T14:57:00Z" w16du:dateUtc="2026-05-11T19:57:00Z">
        <w:r w:rsidR="001C49A4" w:rsidDel="001C49A4">
          <w:t xml:space="preserve"> </w:t>
        </w:r>
      </w:ins>
      <w:del w:id="466" w:author="Rajesh Singh (Applied AI)" w:date="2026-05-11T14:57:00Z" w16du:dateUtc="2026-05-11T19:57:00Z">
        <w:r w:rsidDel="001C49A4">
          <w:fldChar w:fldCharType="begin"/>
        </w:r>
        <w:r w:rsidDel="001C49A4">
          <w:delInstrText>HYPERLINK "https://ppl-ai-file-upload.s3.amazonaws.com/web/direct-files/collection_29aacd80-615a-4b9a-9eaa-8a857dc51737/e60a831c-8604-4a97-8951-c4ef96811f8d/Unified-AI-Provider-Platform-UAP-Product-Requirements-Do2.pdf" \t "_blank"</w:delInstrText>
        </w:r>
        <w:r w:rsidDel="001C49A4">
          <w:fldChar w:fldCharType="separate"/>
        </w:r>
        <w:r w:rsidDel="001C49A4">
          <w:rPr>
            <w:rStyle w:val="Hyperlink"/>
          </w:rPr>
          <w:delText>https://ppl-ai-file-upload.s3.amazonaws.com/web/direct-files/collection_29aacd80-615a-4b9a-9eaa-8a857dc51737/e60a831c-8604-4a97-8951-c4ef96811f8d/Unified-AI-Provider-Platform-UAP-Product-Requirements-Do2.pdf</w:delText>
        </w:r>
        <w:r w:rsidDel="001C49A4">
          <w:fldChar w:fldCharType="end"/>
        </w:r>
      </w:del>
    </w:p>
    <w:p w14:paraId="14F37FCA" w14:textId="77777777" w:rsidR="005B2D57" w:rsidRPr="005B2D57" w:rsidRDefault="009A7617" w:rsidP="005B2D57">
      <w:r>
        <w:pict w14:anchorId="79FD22E5">
          <v:rect id="_x0000_i1026" style="width:0;height:1.5pt" o:hralign="center" o:hrstd="t" o:hr="t" fillcolor="#a0a0a0" stroked="f"/>
        </w:pict>
      </w:r>
    </w:p>
    <w:p w14:paraId="5C7A2A18" w14:textId="0BA03716" w:rsidR="005B2D57" w:rsidRPr="00AF1BE0" w:rsidRDefault="000D58C7" w:rsidP="00AF1BE0">
      <w:pPr>
        <w:pStyle w:val="Heading2"/>
      </w:pPr>
      <w:bookmarkStart w:id="467" w:name="_Toc229378454"/>
      <w:bookmarkStart w:id="468" w:name="_Toc229463351"/>
      <w:r>
        <w:t>8.3</w:t>
      </w:r>
      <w:r w:rsidR="005B2D57" w:rsidRPr="00AF1BE0">
        <w:t xml:space="preserve"> Shared Platform Services within the UAP Subscription</w:t>
      </w:r>
      <w:bookmarkEnd w:id="467"/>
      <w:bookmarkEnd w:id="468"/>
    </w:p>
    <w:p w14:paraId="55ADC005" w14:textId="77777777" w:rsidR="005B2D57" w:rsidRPr="005B2D57" w:rsidRDefault="005B2D57" w:rsidP="005B2D57">
      <w:r w:rsidRPr="005B2D57">
        <w:t>In addition to Container Apps, the UAP subscription hosts shared platform services that support all microservices:</w:t>
      </w:r>
    </w:p>
    <w:p w14:paraId="05AC6FD7" w14:textId="77777777" w:rsidR="005B2D57" w:rsidRPr="005B2D57" w:rsidRDefault="005B2D57" w:rsidP="00C814E4">
      <w:pPr>
        <w:numPr>
          <w:ilvl w:val="0"/>
          <w:numId w:val="30"/>
        </w:numPr>
      </w:pPr>
      <w:r w:rsidRPr="005B2D57">
        <w:rPr>
          <w:b/>
          <w:bCs/>
        </w:rPr>
        <w:lastRenderedPageBreak/>
        <w:t>Redis Cache</w:t>
      </w:r>
      <w:r w:rsidRPr="005B2D57">
        <w:t xml:space="preserve"> for low</w:t>
      </w:r>
      <w:r w:rsidRPr="005B2D57">
        <w:noBreakHyphen/>
        <w:t>latency storage of ephemeral state, session information, or cached results.</w:t>
      </w:r>
    </w:p>
    <w:p w14:paraId="434B2D6C" w14:textId="77777777" w:rsidR="005B2D57" w:rsidRPr="005B2D57" w:rsidRDefault="005B2D57" w:rsidP="00C814E4">
      <w:pPr>
        <w:numPr>
          <w:ilvl w:val="0"/>
          <w:numId w:val="30"/>
        </w:numPr>
      </w:pPr>
      <w:r w:rsidRPr="005B2D57">
        <w:rPr>
          <w:b/>
          <w:bCs/>
        </w:rPr>
        <w:t>UAP Event Hub Namespace</w:t>
      </w:r>
      <w:r w:rsidRPr="005B2D57">
        <w:t xml:space="preserve"> for asynchronous messaging, telemetry, and event</w:t>
      </w:r>
      <w:r w:rsidRPr="005B2D57">
        <w:noBreakHyphen/>
        <w:t>driven orchestration between agents and workflows.</w:t>
      </w:r>
    </w:p>
    <w:p w14:paraId="361A696B" w14:textId="77777777" w:rsidR="005B2D57" w:rsidRPr="005B2D57" w:rsidRDefault="005B2D57" w:rsidP="00C814E4">
      <w:pPr>
        <w:numPr>
          <w:ilvl w:val="0"/>
          <w:numId w:val="30"/>
        </w:numPr>
      </w:pPr>
      <w:r w:rsidRPr="005B2D57">
        <w:rPr>
          <w:b/>
          <w:bCs/>
        </w:rPr>
        <w:t>Policies and Templates</w:t>
      </w:r>
      <w:r w:rsidRPr="005B2D57">
        <w:t xml:space="preserve"> store for reusable workflow and configuration assets referenced by container apps such as the Policy Registry and Orchestration Template service.</w:t>
      </w:r>
    </w:p>
    <w:p w14:paraId="2E4AF7E7" w14:textId="77777777" w:rsidR="005B2D57" w:rsidRPr="005B2D57" w:rsidRDefault="005B2D57" w:rsidP="00C814E4">
      <w:pPr>
        <w:numPr>
          <w:ilvl w:val="0"/>
          <w:numId w:val="30"/>
        </w:numPr>
      </w:pPr>
      <w:r w:rsidRPr="005B2D57">
        <w:rPr>
          <w:b/>
          <w:bCs/>
        </w:rPr>
        <w:t>UAP Key Vault</w:t>
      </w:r>
      <w:r w:rsidRPr="005B2D57">
        <w:t xml:space="preserve"> in a private subnet for secure storage of secrets, keys, and certificates, accessed using managed identities from the container apps.</w:t>
      </w:r>
    </w:p>
    <w:p w14:paraId="0D151E15" w14:textId="27E762C7" w:rsidR="005B2D57" w:rsidRPr="005B2D57" w:rsidRDefault="005B2D57" w:rsidP="005B2D57">
      <w:r w:rsidRPr="005B2D57">
        <w:t>These shared services provide the “glue” that connects the various container apps into a coherent, governed platform, consistent with the governance and one</w:t>
      </w:r>
      <w:r w:rsidRPr="005B2D57">
        <w:noBreakHyphen/>
        <w:t>click deployment requirements in the UAP product definition.</w:t>
      </w:r>
      <w:ins w:id="469" w:author="Rajesh Singh (Applied AI)" w:date="2026-05-11T14:57:00Z" w16du:dateUtc="2026-05-11T19:57:00Z">
        <w:r w:rsidR="001C49A4" w:rsidDel="001C49A4">
          <w:t xml:space="preserve"> </w:t>
        </w:r>
      </w:ins>
      <w:del w:id="470" w:author="Rajesh Singh (Applied AI)" w:date="2026-05-11T14:57:00Z" w16du:dateUtc="2026-05-11T19:57:00Z">
        <w:r w:rsidDel="001C49A4">
          <w:fldChar w:fldCharType="begin"/>
        </w:r>
        <w:r w:rsidDel="001C49A4">
          <w:delInstrText>HYPERLINK "https://ppl-ai-file-upload.s3.amazonaws.com/web/direct-files/collection_29aacd80-615a-4b9a-9eaa-8a857dc51737/e60a831c-8604-4a97-8951-c4ef96811f8d/Unified-AI-Provider-Platform-UAP-Product-Requirements-Do2.pdf" \t "_blank"</w:delInstrText>
        </w:r>
        <w:r w:rsidDel="001C49A4">
          <w:fldChar w:fldCharType="separate"/>
        </w:r>
        <w:r w:rsidDel="001C49A4">
          <w:rPr>
            <w:rStyle w:val="Hyperlink"/>
          </w:rPr>
          <w:delText>https://ppl-ai-file-upload.s3.amazonaws.com/web/direct-files/collection_29aacd80-615a-4b9a-9eaa-8a857dc51737/e60a831c-8604-4a97-8951-c4ef96811f8d/Unified-AI-Provider-Platform-UAP-Product-Requirements-Do2.pdf</w:delText>
        </w:r>
        <w:r w:rsidDel="001C49A4">
          <w:fldChar w:fldCharType="end"/>
        </w:r>
      </w:del>
    </w:p>
    <w:p w14:paraId="7E2FB1D7" w14:textId="77777777" w:rsidR="005B2D57" w:rsidRPr="005B2D57" w:rsidRDefault="009A7617" w:rsidP="005B2D57">
      <w:r>
        <w:pict w14:anchorId="7F3097C2">
          <v:rect id="_x0000_i1027" style="width:0;height:1.5pt" o:hralign="center" o:hrstd="t" o:hr="t" fillcolor="#a0a0a0" stroked="f"/>
        </w:pict>
      </w:r>
    </w:p>
    <w:p w14:paraId="06C67760" w14:textId="485C848C" w:rsidR="005B2D57" w:rsidRPr="00A67410" w:rsidRDefault="00A67410" w:rsidP="00A67410">
      <w:pPr>
        <w:pStyle w:val="Heading2"/>
      </w:pPr>
      <w:bookmarkStart w:id="471" w:name="_Toc229378455"/>
      <w:bookmarkStart w:id="472" w:name="_Toc229463352"/>
      <w:r>
        <w:t>8.4</w:t>
      </w:r>
      <w:r w:rsidR="005B2D57" w:rsidRPr="00A67410">
        <w:t>. External AI and Monitoring Services (UAIS and Enterprise Shared Services)</w:t>
      </w:r>
      <w:bookmarkEnd w:id="471"/>
      <w:bookmarkEnd w:id="472"/>
    </w:p>
    <w:p w14:paraId="06DE5181" w14:textId="77777777" w:rsidR="005B2D57" w:rsidRPr="005B2D57" w:rsidRDefault="005B2D57" w:rsidP="005B2D57">
      <w:r w:rsidRPr="005B2D57">
        <w:t xml:space="preserve">To execute AI workloads, UAP integrates with a separate </w:t>
      </w:r>
      <w:r w:rsidRPr="005B2D57">
        <w:rPr>
          <w:b/>
          <w:bCs/>
        </w:rPr>
        <w:t>UAIS subscription</w:t>
      </w:r>
      <w:r w:rsidRPr="005B2D57">
        <w:t>:</w:t>
      </w:r>
    </w:p>
    <w:p w14:paraId="19E97B1C" w14:textId="77777777" w:rsidR="005B2D57" w:rsidRPr="005B2D57" w:rsidRDefault="005B2D57" w:rsidP="00C814E4">
      <w:pPr>
        <w:numPr>
          <w:ilvl w:val="0"/>
          <w:numId w:val="31"/>
        </w:numPr>
      </w:pPr>
      <w:r w:rsidRPr="005B2D57">
        <w:rPr>
          <w:b/>
          <w:bCs/>
        </w:rPr>
        <w:t>LLM Gateway</w:t>
      </w:r>
      <w:r w:rsidRPr="005B2D57">
        <w:t xml:space="preserve"> and </w:t>
      </w:r>
      <w:r w:rsidRPr="005B2D57">
        <w:rPr>
          <w:b/>
          <w:bCs/>
        </w:rPr>
        <w:t>HCP AI Gateway</w:t>
      </w:r>
      <w:r w:rsidRPr="005B2D57">
        <w:t xml:space="preserve"> expose internal endpoints that unify access to multiple model backends.</w:t>
      </w:r>
    </w:p>
    <w:p w14:paraId="2D24B252" w14:textId="77777777" w:rsidR="005B2D57" w:rsidRPr="005B2D57" w:rsidRDefault="005B2D57" w:rsidP="00C814E4">
      <w:pPr>
        <w:numPr>
          <w:ilvl w:val="0"/>
          <w:numId w:val="31"/>
        </w:numPr>
      </w:pPr>
      <w:r w:rsidRPr="005B2D57">
        <w:rPr>
          <w:b/>
          <w:bCs/>
        </w:rPr>
        <w:t>Azure OpenAI</w:t>
      </w:r>
      <w:r w:rsidRPr="005B2D57">
        <w:t xml:space="preserve">, </w:t>
      </w:r>
      <w:r w:rsidRPr="005B2D57">
        <w:rPr>
          <w:b/>
          <w:bCs/>
        </w:rPr>
        <w:t>Cognitive Search</w:t>
      </w:r>
      <w:r w:rsidRPr="005B2D57">
        <w:t xml:space="preserve">, </w:t>
      </w:r>
      <w:r w:rsidRPr="005B2D57">
        <w:rPr>
          <w:b/>
          <w:bCs/>
        </w:rPr>
        <w:t>Azure Machine Learning</w:t>
      </w:r>
      <w:r w:rsidRPr="005B2D57">
        <w:t xml:space="preserve">, </w:t>
      </w:r>
      <w:r w:rsidRPr="005B2D57">
        <w:rPr>
          <w:b/>
          <w:bCs/>
        </w:rPr>
        <w:t>Content Safety</w:t>
      </w:r>
      <w:r w:rsidRPr="005B2D57">
        <w:t>, and “other hosted models” run in this subscription, typically exposed through private endpoints or VNet</w:t>
      </w:r>
      <w:r w:rsidRPr="005B2D57">
        <w:noBreakHyphen/>
        <w:t>integrated services.</w:t>
      </w:r>
    </w:p>
    <w:p w14:paraId="73D9C2C3" w14:textId="4412F4FC" w:rsidR="005B2D57" w:rsidRPr="005B2D57" w:rsidRDefault="005B2D57" w:rsidP="005B2D57">
      <w:r w:rsidRPr="005B2D57">
        <w:t>The UAP container apps call these services over TLS through the UAIS gateways, allowing agents and orchestrations to select and invoke different models while maintaining centralized governance and observability.</w:t>
      </w:r>
      <w:ins w:id="473" w:author="Rajesh Singh (Applied AI)" w:date="2026-05-11T14:57:00Z" w16du:dateUtc="2026-05-11T19:57:00Z">
        <w:r w:rsidR="001C49A4" w:rsidDel="001C49A4">
          <w:t xml:space="preserve"> </w:t>
        </w:r>
      </w:ins>
      <w:del w:id="474" w:author="Rajesh Singh (Applied AI)" w:date="2026-05-11T14:57:00Z" w16du:dateUtc="2026-05-11T19:57:00Z">
        <w:r w:rsidDel="001C49A4">
          <w:fldChar w:fldCharType="begin"/>
        </w:r>
        <w:r w:rsidDel="001C49A4">
          <w:delInstrText>HYPERLINK "https://ppl-ai-file-upload.s3.amazonaws.com/web/direct-files/collection_29aacd80-615a-4b9a-9eaa-8a857dc51737/e60a831c-8604-4a97-8951-c4ef96811f8d/Unified-AI-Provider-Platform-UAP-Product-Requirements-Do2.pdf" \t "_blank"</w:delInstrText>
        </w:r>
        <w:r w:rsidDel="001C49A4">
          <w:fldChar w:fldCharType="separate"/>
        </w:r>
        <w:r w:rsidDel="001C49A4">
          <w:rPr>
            <w:rStyle w:val="Hyperlink"/>
          </w:rPr>
          <w:delText>https://ppl-ai-file-upload.s3.amazonaws.com/web/direct-files/collection_29aacd80-615a-4b9a-9eaa-8a857dc51737/e60a831c-8604-4a97-8951-c4ef96811f8d/Unified-AI-Provider-Platform-UAP-Product-Requirements-Do2.pdf</w:delText>
        </w:r>
        <w:r w:rsidDel="001C49A4">
          <w:fldChar w:fldCharType="end"/>
        </w:r>
      </w:del>
    </w:p>
    <w:p w14:paraId="04119DEB" w14:textId="77777777" w:rsidR="005B2D57" w:rsidRPr="005B2D57" w:rsidRDefault="005B2D57" w:rsidP="005B2D57">
      <w:r w:rsidRPr="005B2D57">
        <w:t xml:space="preserve">Above the UAIS subscription, an </w:t>
      </w:r>
      <w:r w:rsidRPr="005B2D57">
        <w:rPr>
          <w:b/>
          <w:bCs/>
        </w:rPr>
        <w:t>enterprise shared</w:t>
      </w:r>
      <w:r w:rsidRPr="005B2D57">
        <w:rPr>
          <w:b/>
          <w:bCs/>
        </w:rPr>
        <w:noBreakHyphen/>
        <w:t>services block</w:t>
      </w:r>
      <w:r w:rsidRPr="005B2D57">
        <w:t xml:space="preserve"> provides:</w:t>
      </w:r>
    </w:p>
    <w:p w14:paraId="32E3E337" w14:textId="77777777" w:rsidR="005B2D57" w:rsidRPr="005B2D57" w:rsidRDefault="005B2D57" w:rsidP="00C814E4">
      <w:pPr>
        <w:numPr>
          <w:ilvl w:val="0"/>
          <w:numId w:val="32"/>
        </w:numPr>
      </w:pPr>
      <w:r w:rsidRPr="005B2D57">
        <w:rPr>
          <w:b/>
          <w:bCs/>
        </w:rPr>
        <w:t>Arize</w:t>
      </w:r>
      <w:r w:rsidRPr="005B2D57">
        <w:t xml:space="preserve"> for model performance and drift monitoring.</w:t>
      </w:r>
    </w:p>
    <w:p w14:paraId="6B907A36" w14:textId="77777777" w:rsidR="005B2D57" w:rsidRPr="005B2D57" w:rsidRDefault="005B2D57" w:rsidP="00C814E4">
      <w:pPr>
        <w:numPr>
          <w:ilvl w:val="0"/>
          <w:numId w:val="32"/>
        </w:numPr>
      </w:pPr>
      <w:r w:rsidRPr="005B2D57">
        <w:rPr>
          <w:b/>
          <w:bCs/>
        </w:rPr>
        <w:t>Splunk</w:t>
      </w:r>
      <w:r w:rsidRPr="005B2D57">
        <w:t xml:space="preserve"> for log and event aggregation.</w:t>
      </w:r>
    </w:p>
    <w:p w14:paraId="20AD6387" w14:textId="77777777" w:rsidR="005B2D57" w:rsidRPr="005B2D57" w:rsidRDefault="005B2D57" w:rsidP="00C814E4">
      <w:pPr>
        <w:numPr>
          <w:ilvl w:val="0"/>
          <w:numId w:val="32"/>
        </w:numPr>
      </w:pPr>
      <w:r w:rsidRPr="005B2D57">
        <w:rPr>
          <w:b/>
          <w:bCs/>
        </w:rPr>
        <w:t>Enterprise JFrog (or similar)</w:t>
      </w:r>
      <w:r w:rsidRPr="005B2D57">
        <w:t xml:space="preserve"> for artifact and container image management.</w:t>
      </w:r>
    </w:p>
    <w:p w14:paraId="36CFF9E6" w14:textId="77777777" w:rsidR="005B2D57" w:rsidRPr="005B2D57" w:rsidRDefault="005B2D57" w:rsidP="00C814E4">
      <w:pPr>
        <w:numPr>
          <w:ilvl w:val="0"/>
          <w:numId w:val="32"/>
        </w:numPr>
      </w:pPr>
      <w:r w:rsidRPr="005B2D57">
        <w:t>An enterprise identity platform (such as Azure AD/Entra ID) for authentication and authorization.</w:t>
      </w:r>
    </w:p>
    <w:p w14:paraId="63B2CDCF" w14:textId="56B32E42" w:rsidR="005B2D57" w:rsidRPr="005B2D57" w:rsidRDefault="005B2D57" w:rsidP="005B2D57">
      <w:r w:rsidRPr="005B2D57">
        <w:t>UAP container apps and gateways emit telemetry, logs, and metrics into these shared services to support monitoring, auditing, and lifecycle management.</w:t>
      </w:r>
      <w:ins w:id="475" w:author="Rajesh Singh (Applied AI)" w:date="2026-05-11T14:57:00Z" w16du:dateUtc="2026-05-11T19:57:00Z">
        <w:r w:rsidR="001C49A4" w:rsidDel="001C49A4">
          <w:t xml:space="preserve"> </w:t>
        </w:r>
      </w:ins>
      <w:del w:id="476" w:author="Rajesh Singh (Applied AI)" w:date="2026-05-11T14:57:00Z" w16du:dateUtc="2026-05-11T19:57:00Z">
        <w:r w:rsidDel="001C49A4">
          <w:fldChar w:fldCharType="begin"/>
        </w:r>
        <w:r w:rsidDel="001C49A4">
          <w:delInstrText>HYPERLINK "https://ppl-ai-file-upload.s3.amazonaws.com/web/direct-files/collection_29aacd80-615a-4b9a-9eaa-8a857dc51737/e60a831c-8604-4a97-8951-c4ef96811f8d/Unified-AI-Provider-Platform-UAP-Product-Requirements-Do2.pdf" \t "_blank"</w:delInstrText>
        </w:r>
        <w:r w:rsidDel="001C49A4">
          <w:fldChar w:fldCharType="separate"/>
        </w:r>
        <w:r w:rsidDel="001C49A4">
          <w:rPr>
            <w:rStyle w:val="Hyperlink"/>
          </w:rPr>
          <w:delText>https://ppl-ai-file-upload.s3.amazonaws.com/web/direct-files/collection_29aacd80-615a-4b9a-9eaa-8a857dc51737/e60a831c-8604-4a97-8951-c4ef96811f8d/Unified-AI-Provider-Platform-UAP-Product-Requirements-Do2.pdf</w:delText>
        </w:r>
        <w:r w:rsidDel="001C49A4">
          <w:fldChar w:fldCharType="end"/>
        </w:r>
      </w:del>
    </w:p>
    <w:p w14:paraId="5D8E758F" w14:textId="77777777" w:rsidR="005B2D57" w:rsidRPr="005B2D57" w:rsidRDefault="009A7617" w:rsidP="005B2D57">
      <w:r>
        <w:lastRenderedPageBreak/>
        <w:pict w14:anchorId="063AF553">
          <v:rect id="_x0000_i1028" style="width:0;height:1.5pt" o:hralign="center" o:hrstd="t" o:hr="t" fillcolor="#a0a0a0" stroked="f"/>
        </w:pict>
      </w:r>
    </w:p>
    <w:p w14:paraId="3D40D65A" w14:textId="70DAC7B1" w:rsidR="005B2D57" w:rsidRPr="00A67410" w:rsidRDefault="00A67410" w:rsidP="005B2D57">
      <w:pPr>
        <w:rPr>
          <w:rFonts w:eastAsiaTheme="majorEastAsia" w:cstheme="majorBidi"/>
          <w:bCs/>
          <w:color w:val="008AC8"/>
          <w:sz w:val="32"/>
          <w:szCs w:val="26"/>
        </w:rPr>
      </w:pPr>
      <w:r>
        <w:rPr>
          <w:rFonts w:eastAsiaTheme="majorEastAsia" w:cstheme="majorBidi"/>
          <w:bCs/>
          <w:color w:val="008AC8"/>
          <w:sz w:val="32"/>
          <w:szCs w:val="26"/>
        </w:rPr>
        <w:t>8.5</w:t>
      </w:r>
      <w:r w:rsidR="005B2D57" w:rsidRPr="00A67410">
        <w:rPr>
          <w:rFonts w:eastAsiaTheme="majorEastAsia" w:cstheme="majorBidi"/>
          <w:bCs/>
          <w:color w:val="008AC8"/>
          <w:sz w:val="32"/>
          <w:szCs w:val="26"/>
        </w:rPr>
        <w:t>. Data Layer (UDP Subscription)</w:t>
      </w:r>
    </w:p>
    <w:p w14:paraId="7B6C07A5" w14:textId="77777777" w:rsidR="005B2D57" w:rsidRPr="005B2D57" w:rsidRDefault="005B2D57" w:rsidP="005B2D57">
      <w:r w:rsidRPr="005B2D57">
        <w:t xml:space="preserve">Persistent data is hosted in a dedicated </w:t>
      </w:r>
      <w:r w:rsidRPr="005B2D57">
        <w:rPr>
          <w:b/>
          <w:bCs/>
        </w:rPr>
        <w:t>UDP subscription</w:t>
      </w:r>
      <w:r w:rsidRPr="005B2D57">
        <w:t xml:space="preserve"> that holds:</w:t>
      </w:r>
    </w:p>
    <w:p w14:paraId="7A6E33AF" w14:textId="77777777" w:rsidR="005B2D57" w:rsidRPr="005B2D57" w:rsidRDefault="005B2D57" w:rsidP="00C814E4">
      <w:pPr>
        <w:numPr>
          <w:ilvl w:val="0"/>
          <w:numId w:val="33"/>
        </w:numPr>
      </w:pPr>
      <w:r w:rsidRPr="005B2D57">
        <w:rPr>
          <w:b/>
          <w:bCs/>
        </w:rPr>
        <w:t>UDP Datalake</w:t>
      </w:r>
      <w:r w:rsidRPr="005B2D57">
        <w:t xml:space="preserve"> implemented using Azure Data Lake Storage for large</w:t>
      </w:r>
      <w:r w:rsidRPr="005B2D57">
        <w:noBreakHyphen/>
        <w:t>scale analytical and historical data.</w:t>
      </w:r>
    </w:p>
    <w:p w14:paraId="70C1AC65" w14:textId="77777777" w:rsidR="005B2D57" w:rsidRPr="005B2D57" w:rsidRDefault="005B2D57" w:rsidP="00C814E4">
      <w:pPr>
        <w:numPr>
          <w:ilvl w:val="0"/>
          <w:numId w:val="33"/>
        </w:numPr>
      </w:pPr>
      <w:r w:rsidRPr="005B2D57">
        <w:t xml:space="preserve">General </w:t>
      </w:r>
      <w:r w:rsidRPr="005B2D57">
        <w:rPr>
          <w:b/>
          <w:bCs/>
        </w:rPr>
        <w:t>Storage</w:t>
      </w:r>
      <w:r w:rsidRPr="005B2D57">
        <w:t xml:space="preserve"> accounts for operational artifacts, files, and intermediate outputs.</w:t>
      </w:r>
    </w:p>
    <w:p w14:paraId="50FF8737" w14:textId="77777777" w:rsidR="005B2D57" w:rsidRPr="005B2D57" w:rsidRDefault="005B2D57" w:rsidP="00C814E4">
      <w:pPr>
        <w:numPr>
          <w:ilvl w:val="0"/>
          <w:numId w:val="33"/>
        </w:numPr>
      </w:pPr>
      <w:r w:rsidRPr="005B2D57">
        <w:rPr>
          <w:b/>
          <w:bCs/>
        </w:rPr>
        <w:t>HCP MongoDB Atlas</w:t>
      </w:r>
      <w:r w:rsidRPr="005B2D57">
        <w:t xml:space="preserve"> or similar document database for configuration, metadata, or operational datasets.</w:t>
      </w:r>
    </w:p>
    <w:p w14:paraId="75F331CD" w14:textId="722AFC3B" w:rsidR="005B2D57" w:rsidRPr="005B2D57" w:rsidRDefault="005B2D57" w:rsidP="005B2D57">
      <w:r w:rsidRPr="005B2D57">
        <w:t>The UAP container apps access these data stores over secure, VNet</w:t>
      </w:r>
      <w:r w:rsidRPr="005B2D57">
        <w:noBreakHyphen/>
        <w:t>integrated endpoints. This separation of concerns (application, AI services, and data) helps enforce security and governance boundaries, especially for PHI/PII and regulatory requirements.</w:t>
      </w:r>
      <w:ins w:id="477" w:author="Rajesh Singh (Applied AI)" w:date="2026-05-11T14:57:00Z" w16du:dateUtc="2026-05-11T19:57:00Z">
        <w:r w:rsidR="001C49A4" w:rsidDel="001C49A4">
          <w:t xml:space="preserve"> </w:t>
        </w:r>
      </w:ins>
      <w:del w:id="478" w:author="Rajesh Singh (Applied AI)" w:date="2026-05-11T14:57:00Z" w16du:dateUtc="2026-05-11T19:57:00Z">
        <w:r w:rsidDel="001C49A4">
          <w:fldChar w:fldCharType="begin"/>
        </w:r>
        <w:r w:rsidDel="001C49A4">
          <w:delInstrText>HYPERLINK "https://ppl-ai-file-upload.s3.amazonaws.com/web/direct-files/collection_29aacd80-615a-4b9a-9eaa-8a857dc51737/e60a831c-8604-4a97-8951-c4ef96811f8d/Unified-AI-Provider-Platform-UAP-Product-Requirements-Do2.pdf" \t "_blank"</w:delInstrText>
        </w:r>
        <w:r w:rsidDel="001C49A4">
          <w:fldChar w:fldCharType="separate"/>
        </w:r>
        <w:r w:rsidDel="001C49A4">
          <w:rPr>
            <w:rStyle w:val="Hyperlink"/>
          </w:rPr>
          <w:delText>https://ppl-ai-file-upload.s3.amazonaws.com/web/direct-files/collection_29aacd80-615a-4b9a-9eaa-8a857dc51737/e60a831c-8604-4a97-8951-c4ef96811f8d/Unified-AI-Provider-Platform-UAP-Product-Requirements-Do2.pdf</w:delText>
        </w:r>
        <w:r w:rsidDel="001C49A4">
          <w:fldChar w:fldCharType="end"/>
        </w:r>
      </w:del>
    </w:p>
    <w:p w14:paraId="0DCA8A19" w14:textId="77777777" w:rsidR="005B2D57" w:rsidRPr="005B2D57" w:rsidRDefault="009A7617" w:rsidP="005B2D57">
      <w:r>
        <w:pict w14:anchorId="1EE230C5">
          <v:rect id="_x0000_i1029" style="width:0;height:1.5pt" o:hralign="center" o:hrstd="t" o:hr="t" fillcolor="#a0a0a0" stroked="f"/>
        </w:pict>
      </w:r>
    </w:p>
    <w:p w14:paraId="2E20A80A" w14:textId="3316060D" w:rsidR="005B2D57" w:rsidRPr="00A67410" w:rsidRDefault="00A67410" w:rsidP="005B2D57">
      <w:pPr>
        <w:rPr>
          <w:rFonts w:eastAsiaTheme="majorEastAsia" w:cstheme="majorBidi"/>
          <w:bCs/>
          <w:color w:val="008AC8"/>
          <w:sz w:val="32"/>
          <w:szCs w:val="26"/>
        </w:rPr>
      </w:pPr>
      <w:r>
        <w:rPr>
          <w:rFonts w:eastAsiaTheme="majorEastAsia" w:cstheme="majorBidi"/>
          <w:bCs/>
          <w:color w:val="008AC8"/>
          <w:sz w:val="32"/>
          <w:szCs w:val="26"/>
        </w:rPr>
        <w:t>8.6</w:t>
      </w:r>
      <w:r w:rsidR="005B2D57" w:rsidRPr="00A67410">
        <w:rPr>
          <w:rFonts w:eastAsiaTheme="majorEastAsia" w:cstheme="majorBidi"/>
          <w:bCs/>
          <w:color w:val="008AC8"/>
          <w:sz w:val="32"/>
          <w:szCs w:val="26"/>
        </w:rPr>
        <w:t>. CI/CD and Lifecycle Management</w:t>
      </w:r>
    </w:p>
    <w:p w14:paraId="35DB61FF" w14:textId="77777777" w:rsidR="005B2D57" w:rsidRPr="005B2D57" w:rsidRDefault="005B2D57" w:rsidP="005B2D57">
      <w:r w:rsidRPr="005B2D57">
        <w:t xml:space="preserve">On the left side of the architecture, a </w:t>
      </w:r>
      <w:r w:rsidRPr="005B2D57">
        <w:rPr>
          <w:b/>
          <w:bCs/>
        </w:rPr>
        <w:t>CI/CD toolchain</w:t>
      </w:r>
      <w:r w:rsidRPr="005B2D57">
        <w:t xml:space="preserve"> drives continuous delivery for all container</w:t>
      </w:r>
      <w:r w:rsidRPr="005B2D57">
        <w:noBreakHyphen/>
        <w:t>based services:</w:t>
      </w:r>
    </w:p>
    <w:p w14:paraId="3C4B4FB9" w14:textId="77777777" w:rsidR="005B2D57" w:rsidRPr="005B2D57" w:rsidRDefault="005B2D57" w:rsidP="00C814E4">
      <w:pPr>
        <w:numPr>
          <w:ilvl w:val="0"/>
          <w:numId w:val="34"/>
        </w:numPr>
      </w:pPr>
      <w:r w:rsidRPr="005B2D57">
        <w:rPr>
          <w:b/>
          <w:bCs/>
        </w:rPr>
        <w:t>GitHub</w:t>
      </w:r>
      <w:r w:rsidRPr="005B2D57">
        <w:t xml:space="preserve"> hosts application and infrastructure code.</w:t>
      </w:r>
    </w:p>
    <w:p w14:paraId="303E4F1D" w14:textId="77777777" w:rsidR="005B2D57" w:rsidRPr="005B2D57" w:rsidRDefault="005B2D57" w:rsidP="00C814E4">
      <w:pPr>
        <w:numPr>
          <w:ilvl w:val="0"/>
          <w:numId w:val="34"/>
        </w:numPr>
      </w:pPr>
      <w:r w:rsidRPr="005B2D57">
        <w:rPr>
          <w:b/>
          <w:bCs/>
        </w:rPr>
        <w:t>GitHub Actions</w:t>
      </w:r>
      <w:r w:rsidRPr="005B2D57">
        <w:t xml:space="preserve"> pipelines build container images, run tests, and deploy changes.</w:t>
      </w:r>
    </w:p>
    <w:p w14:paraId="616DDC62" w14:textId="77777777" w:rsidR="005B2D57" w:rsidRPr="005B2D57" w:rsidRDefault="005B2D57" w:rsidP="00C814E4">
      <w:pPr>
        <w:numPr>
          <w:ilvl w:val="0"/>
          <w:numId w:val="34"/>
        </w:numPr>
      </w:pPr>
      <w:r w:rsidRPr="005B2D57">
        <w:rPr>
          <w:b/>
          <w:bCs/>
        </w:rPr>
        <w:t>Terraform</w:t>
      </w:r>
      <w:r w:rsidRPr="005B2D57">
        <w:t xml:space="preserve"> (and optionally Bicep or ARM) manages declarative infrastructure for Container Apps, networking, and platform services.</w:t>
      </w:r>
    </w:p>
    <w:p w14:paraId="4EAC7511" w14:textId="6948FE89" w:rsidR="005B2D57" w:rsidRPr="005B2D57" w:rsidRDefault="005B2D57" w:rsidP="005B2D57">
      <w:r w:rsidRPr="005B2D57">
        <w:t>Pipelines publish images to an enterprise container registry (for example, JFrog or Azure Container Registry) and then update the respective Container Apps in the UAP environment, enabling rapid, governed release of new agents, APIs, and workflows.</w:t>
      </w:r>
      <w:ins w:id="479" w:author="Rajesh Singh (Applied AI)" w:date="2026-05-11T14:57:00Z" w16du:dateUtc="2026-05-11T19:57:00Z">
        <w:r w:rsidR="001C49A4" w:rsidDel="001C49A4">
          <w:t xml:space="preserve"> </w:t>
        </w:r>
      </w:ins>
      <w:del w:id="480" w:author="Rajesh Singh (Applied AI)" w:date="2026-05-11T14:57:00Z" w16du:dateUtc="2026-05-11T19:57:00Z">
        <w:r w:rsidDel="001C49A4">
          <w:fldChar w:fldCharType="begin"/>
        </w:r>
        <w:r w:rsidDel="001C49A4">
          <w:delInstrText>HYPERLINK "https://ppl-ai-file-upload.s3.amazonaws.com/web/direct-files/collection_29aacd80-615a-4b9a-9eaa-8a857dc51737/e60a831c-8604-4a97-8951-c4ef96811f8d/Unified-AI-Provider-Platform-UAP-Product-Requirements-Do2.pdf" \t "_blank"</w:delInstrText>
        </w:r>
        <w:r w:rsidDel="001C49A4">
          <w:fldChar w:fldCharType="separate"/>
        </w:r>
        <w:r w:rsidDel="001C49A4">
          <w:rPr>
            <w:rStyle w:val="Hyperlink"/>
          </w:rPr>
          <w:delText>https://ppl-ai-file-upload.s3.amazonaws.com/web/direct-files/collection_29aacd80-615a-4b9a-9eaa-8a857dc51737/e60a831c-8604-4a97-8951-c4ef96811f8d/Unified-AI-Provider-Platform-UAP-Product-Requirements-Do2.pdf</w:delText>
        </w:r>
        <w:r w:rsidDel="001C49A4">
          <w:fldChar w:fldCharType="end"/>
        </w:r>
      </w:del>
    </w:p>
    <w:p w14:paraId="4913E25E" w14:textId="77777777" w:rsidR="005B2D57" w:rsidRPr="005B2D57" w:rsidRDefault="009A7617" w:rsidP="005B2D57">
      <w:r>
        <w:pict w14:anchorId="6675B135">
          <v:rect id="_x0000_i1030" style="width:0;height:1.5pt" o:hralign="center" o:hrstd="t" o:hr="t" fillcolor="#a0a0a0" stroked="f"/>
        </w:pict>
      </w:r>
    </w:p>
    <w:p w14:paraId="1AE01E25" w14:textId="1E760EE4" w:rsidR="005B2D57" w:rsidRPr="00A67410" w:rsidRDefault="005B2D57" w:rsidP="005B2D57">
      <w:pPr>
        <w:rPr>
          <w:rFonts w:eastAsiaTheme="majorEastAsia" w:cstheme="majorBidi"/>
          <w:bCs/>
          <w:color w:val="008AC8"/>
          <w:sz w:val="32"/>
          <w:szCs w:val="26"/>
        </w:rPr>
      </w:pPr>
      <w:r w:rsidRPr="00A67410">
        <w:rPr>
          <w:rFonts w:eastAsiaTheme="majorEastAsia" w:cstheme="majorBidi"/>
          <w:bCs/>
          <w:color w:val="008AC8"/>
          <w:sz w:val="32"/>
          <w:szCs w:val="26"/>
        </w:rPr>
        <w:t>8</w:t>
      </w:r>
      <w:r w:rsidR="00A67410">
        <w:rPr>
          <w:rFonts w:eastAsiaTheme="majorEastAsia" w:cstheme="majorBidi"/>
          <w:bCs/>
          <w:color w:val="008AC8"/>
          <w:sz w:val="32"/>
          <w:szCs w:val="26"/>
        </w:rPr>
        <w:t>.7</w:t>
      </w:r>
      <w:r w:rsidRPr="00A67410">
        <w:rPr>
          <w:rFonts w:eastAsiaTheme="majorEastAsia" w:cstheme="majorBidi"/>
          <w:bCs/>
          <w:color w:val="008AC8"/>
          <w:sz w:val="32"/>
          <w:szCs w:val="26"/>
        </w:rPr>
        <w:t>. End</w:t>
      </w:r>
      <w:r w:rsidRPr="00A67410">
        <w:rPr>
          <w:rFonts w:eastAsiaTheme="majorEastAsia" w:cstheme="majorBidi"/>
          <w:bCs/>
          <w:color w:val="008AC8"/>
          <w:sz w:val="32"/>
          <w:szCs w:val="26"/>
        </w:rPr>
        <w:noBreakHyphen/>
        <w:t>to</w:t>
      </w:r>
      <w:r w:rsidRPr="00A67410">
        <w:rPr>
          <w:rFonts w:eastAsiaTheme="majorEastAsia" w:cstheme="majorBidi"/>
          <w:bCs/>
          <w:color w:val="008AC8"/>
          <w:sz w:val="32"/>
          <w:szCs w:val="26"/>
        </w:rPr>
        <w:noBreakHyphen/>
        <w:t>End Request Flow</w:t>
      </w:r>
    </w:p>
    <w:p w14:paraId="22F13DCC" w14:textId="77777777" w:rsidR="005B2D57" w:rsidRPr="005B2D57" w:rsidRDefault="005B2D57" w:rsidP="005B2D57">
      <w:r w:rsidRPr="005B2D57">
        <w:t>End</w:t>
      </w:r>
      <w:r w:rsidRPr="005B2D57">
        <w:noBreakHyphen/>
        <w:t>to</w:t>
      </w:r>
      <w:r w:rsidRPr="005B2D57">
        <w:noBreakHyphen/>
        <w:t>end, a typical request flows as follows:</w:t>
      </w:r>
    </w:p>
    <w:p w14:paraId="1BDC721C" w14:textId="77777777" w:rsidR="005B2D57" w:rsidRPr="005B2D57" w:rsidRDefault="005B2D57" w:rsidP="00C814E4">
      <w:pPr>
        <w:numPr>
          <w:ilvl w:val="0"/>
          <w:numId w:val="35"/>
        </w:numPr>
      </w:pPr>
      <w:r w:rsidRPr="005B2D57">
        <w:t>A user or external system sends a request to UAP through Cloudflare/WAF or an API Gateway over HTTPS.</w:t>
      </w:r>
    </w:p>
    <w:p w14:paraId="73125C15" w14:textId="77777777" w:rsidR="005B2D57" w:rsidRPr="005B2D57" w:rsidRDefault="005B2D57" w:rsidP="00C814E4">
      <w:pPr>
        <w:numPr>
          <w:ilvl w:val="0"/>
          <w:numId w:val="35"/>
        </w:numPr>
      </w:pPr>
      <w:r w:rsidRPr="005B2D57">
        <w:t xml:space="preserve">After security checks, the request is forwarded into Azure and routed by the internal load balancer/Application Gateway to the appropriate entry Container App (often mediated by the </w:t>
      </w:r>
      <w:r w:rsidRPr="005B2D57">
        <w:rPr>
          <w:b/>
          <w:bCs/>
        </w:rPr>
        <w:t>Model Router</w:t>
      </w:r>
      <w:r w:rsidRPr="005B2D57">
        <w:t>).</w:t>
      </w:r>
    </w:p>
    <w:p w14:paraId="22638F83" w14:textId="77777777" w:rsidR="005B2D57" w:rsidRPr="005B2D57" w:rsidRDefault="005B2D57" w:rsidP="00C814E4">
      <w:pPr>
        <w:numPr>
          <w:ilvl w:val="0"/>
          <w:numId w:val="35"/>
        </w:numPr>
      </w:pPr>
      <w:r w:rsidRPr="005B2D57">
        <w:lastRenderedPageBreak/>
        <w:t>The Model Router determines which downstream agents or services to invoke, calling other container apps (Eval Agent, Onboarding Agent, HITL, etc.) and referencing policies and templates as needed.</w:t>
      </w:r>
    </w:p>
    <w:p w14:paraId="60854E0F" w14:textId="77777777" w:rsidR="005B2D57" w:rsidRPr="005B2D57" w:rsidRDefault="005B2D57" w:rsidP="00C814E4">
      <w:pPr>
        <w:numPr>
          <w:ilvl w:val="0"/>
          <w:numId w:val="35"/>
        </w:numPr>
      </w:pPr>
      <w:r w:rsidRPr="005B2D57">
        <w:t>These services, in turn, call AI models and tools via the UAIS LLM Gateway, retrieve or persist data in the UDP datalake and other storage, and emit logs and metrics to shared observability tools.</w:t>
      </w:r>
    </w:p>
    <w:p w14:paraId="75107B80" w14:textId="5DE8F333" w:rsidR="005B2D57" w:rsidRPr="005B2D57" w:rsidDel="001C49A4" w:rsidRDefault="005B2D57" w:rsidP="001F5823">
      <w:pPr>
        <w:numPr>
          <w:ilvl w:val="0"/>
          <w:numId w:val="35"/>
        </w:numPr>
        <w:rPr>
          <w:del w:id="481" w:author="Rajesh Singh (Applied AI)" w:date="2026-05-11T14:57:00Z" w16du:dateUtc="2026-05-11T19:57:00Z"/>
        </w:rPr>
      </w:pPr>
      <w:r w:rsidRPr="005B2D57">
        <w:t>The response is assembled and returned back through the gateway and WAF to the caller, with all hops secured via TLS and governed by platform policies.</w:t>
      </w:r>
      <w:del w:id="482" w:author="Rajesh Singh (Applied AI)" w:date="2026-05-11T14:57:00Z" w16du:dateUtc="2026-05-11T19:57:00Z">
        <w:r w:rsidDel="001C49A4">
          <w:fldChar w:fldCharType="begin"/>
        </w:r>
        <w:r w:rsidDel="001C49A4">
          <w:delInstrText>HYPERLINK "https://ppl-ai-file-upload.s3.amazonaws.com/web/direct-files/collection_29aacd80-615a-4b9a-9eaa-8a857dc51737/e60a831c-8604-4a97-8951-c4ef96811f8d/Unified-AI-Provider-Platform-UAP-Product-Requirements-Do2.pdf" \t "_blank"</w:delInstrText>
        </w:r>
        <w:r w:rsidDel="001C49A4">
          <w:fldChar w:fldCharType="separate"/>
        </w:r>
        <w:r w:rsidDel="001C49A4">
          <w:rPr>
            <w:rStyle w:val="Hyperlink"/>
          </w:rPr>
          <w:delText>https://ppl-ai-file-upload.s3.amazonaws.com/web/direct-files/collection_29aacd80-615a-4b9a-9eaa-8a857dc51737/e60a831c-8604-4a97-8951-c4ef96811f8d/Unified-AI-Provider-Platform-UAP-Product-Requirements-Do2.pdf</w:delText>
        </w:r>
        <w:r w:rsidDel="001C49A4">
          <w:fldChar w:fldCharType="end"/>
        </w:r>
      </w:del>
    </w:p>
    <w:p w14:paraId="7CA20743" w14:textId="77777777" w:rsidR="001F5823" w:rsidRPr="001F5823" w:rsidRDefault="001F5823" w:rsidP="001F5823">
      <w:pPr>
        <w:numPr>
          <w:ilvl w:val="0"/>
          <w:numId w:val="35"/>
        </w:numPr>
        <w:pPrChange w:id="483" w:author="Rajesh Singh (Applied AI)" w:date="2026-05-11T14:57:00Z" w16du:dateUtc="2026-05-11T19:57:00Z">
          <w:pPr/>
        </w:pPrChange>
      </w:pPr>
    </w:p>
    <w:p w14:paraId="0D377F4E" w14:textId="445DF87E" w:rsidR="00D33E02" w:rsidRDefault="00346040">
      <w:pPr>
        <w:pStyle w:val="Heading1"/>
      </w:pPr>
      <w:bookmarkStart w:id="484" w:name="_Toc229058689"/>
      <w:bookmarkStart w:id="485" w:name="_Toc229378456"/>
      <w:bookmarkStart w:id="486" w:name="_Toc229463353"/>
      <w:r>
        <w:lastRenderedPageBreak/>
        <w:t>9</w:t>
      </w:r>
      <w:r w:rsidR="00D33E02">
        <w:t>. Global Agentic Orchestrator</w:t>
      </w:r>
      <w:bookmarkEnd w:id="484"/>
      <w:bookmarkEnd w:id="485"/>
      <w:bookmarkEnd w:id="486"/>
    </w:p>
    <w:p w14:paraId="6B8631E1" w14:textId="10D9DC29" w:rsidR="00D33E02" w:rsidRDefault="00346040">
      <w:pPr>
        <w:pStyle w:val="Heading2"/>
      </w:pPr>
      <w:bookmarkStart w:id="487" w:name="_Toc229058690"/>
      <w:bookmarkStart w:id="488" w:name="_Toc229378457"/>
      <w:bookmarkStart w:id="489" w:name="_Toc229463354"/>
      <w:r>
        <w:t>9</w:t>
      </w:r>
      <w:r w:rsidR="00D33E02">
        <w:t>.1 Two-Tier Orchestration</w:t>
      </w:r>
      <w:bookmarkEnd w:id="487"/>
      <w:bookmarkEnd w:id="488"/>
      <w:bookmarkEnd w:id="489"/>
    </w:p>
    <w:p w14:paraId="470A849B" w14:textId="77777777" w:rsidR="00D33E02" w:rsidRDefault="00D33E02">
      <w:pPr>
        <w:pStyle w:val="ListParagraph"/>
        <w:numPr>
          <w:ilvl w:val="0"/>
          <w:numId w:val="2"/>
        </w:numPr>
        <w:spacing w:before="40" w:after="40" w:line="280" w:lineRule="auto"/>
      </w:pPr>
      <w:r>
        <w:rPr>
          <w:color w:val="1F1F1F"/>
        </w:rPr>
        <w:t>Global Orchestrator (central brain) plus Domain Orchestrators (specialists).</w:t>
      </w:r>
    </w:p>
    <w:p w14:paraId="2B70BFCE" w14:textId="77777777" w:rsidR="00D33E02" w:rsidRDefault="00D33E02">
      <w:pPr>
        <w:pStyle w:val="ListParagraph"/>
        <w:numPr>
          <w:ilvl w:val="0"/>
          <w:numId w:val="2"/>
        </w:numPr>
        <w:spacing w:before="40" w:after="40" w:line="280" w:lineRule="auto"/>
      </w:pPr>
      <w:r w:rsidRPr="6CDBB948">
        <w:rPr>
          <w:color w:val="1F1F1F"/>
        </w:rPr>
        <w:t>Global layer owns cross-domain workflows and policies; domain layer owns specialized task execution.</w:t>
      </w:r>
    </w:p>
    <w:p w14:paraId="286CFFF8" w14:textId="79EEC97F" w:rsidR="00D33E02" w:rsidRDefault="00346040">
      <w:pPr>
        <w:pStyle w:val="Heading2"/>
      </w:pPr>
      <w:bookmarkStart w:id="490" w:name="_Toc229058691"/>
      <w:bookmarkStart w:id="491" w:name="_Toc229378458"/>
      <w:bookmarkStart w:id="492" w:name="_Toc229463355"/>
      <w:r>
        <w:t>9</w:t>
      </w:r>
      <w:r w:rsidR="00D33E02">
        <w:t>.2 Three Logical Planes</w:t>
      </w:r>
      <w:bookmarkEnd w:id="490"/>
      <w:bookmarkEnd w:id="491"/>
      <w:bookmarkEnd w:id="492"/>
    </w:p>
    <w:p w14:paraId="7E42F9C9" w14:textId="77777777" w:rsidR="00D33E02" w:rsidRDefault="00D33E02">
      <w:pPr>
        <w:pStyle w:val="ListParagraph"/>
        <w:numPr>
          <w:ilvl w:val="0"/>
          <w:numId w:val="2"/>
        </w:numPr>
        <w:spacing w:before="40" w:after="40" w:line="280" w:lineRule="auto"/>
      </w:pPr>
      <w:r>
        <w:rPr>
          <w:color w:val="1F1F1F"/>
        </w:rPr>
        <w:t>Model Plane — LLM access via UAIS (Azure OpenAI) with content filtering and cost-aware routing.</w:t>
      </w:r>
    </w:p>
    <w:p w14:paraId="330A481A" w14:textId="77777777" w:rsidR="00D33E02" w:rsidRDefault="00D33E02">
      <w:pPr>
        <w:pStyle w:val="ListParagraph"/>
        <w:numPr>
          <w:ilvl w:val="0"/>
          <w:numId w:val="2"/>
        </w:numPr>
        <w:spacing w:before="40" w:after="40" w:line="280" w:lineRule="auto"/>
      </w:pPr>
      <w:r>
        <w:rPr>
          <w:color w:val="1F1F1F"/>
        </w:rPr>
        <w:t>Tool Plane — enterprise APIs exposed as MCP connectors over a standard interface.</w:t>
      </w:r>
    </w:p>
    <w:p w14:paraId="1251C022" w14:textId="77777777" w:rsidR="00D33E02" w:rsidRDefault="00D33E02">
      <w:pPr>
        <w:pStyle w:val="ListParagraph"/>
        <w:numPr>
          <w:ilvl w:val="0"/>
          <w:numId w:val="2"/>
        </w:numPr>
        <w:spacing w:before="40" w:after="40" w:line="280" w:lineRule="auto"/>
      </w:pPr>
      <w:r>
        <w:rPr>
          <w:color w:val="1F1F1F"/>
        </w:rPr>
        <w:t>Agent Plane — domain and platform agents in containers communicating via A2A through the orchestrator.</w:t>
      </w:r>
    </w:p>
    <w:p w14:paraId="2915F398" w14:textId="07573D0C" w:rsidR="00D33E02" w:rsidRDefault="00346040">
      <w:pPr>
        <w:pStyle w:val="Heading2"/>
      </w:pPr>
      <w:bookmarkStart w:id="493" w:name="_Toc229058692"/>
      <w:bookmarkStart w:id="494" w:name="_Toc229378459"/>
      <w:bookmarkStart w:id="495" w:name="_Toc229463356"/>
      <w:r>
        <w:t>9</w:t>
      </w:r>
      <w:r w:rsidR="00D33E02">
        <w:t>.3 Unified Memory</w:t>
      </w:r>
      <w:bookmarkEnd w:id="493"/>
      <w:bookmarkEnd w:id="494"/>
      <w:bookmarkEnd w:id="495"/>
    </w:p>
    <w:p w14:paraId="315187FB" w14:textId="77777777" w:rsidR="00D33E02" w:rsidRDefault="00D33E02">
      <w:pPr>
        <w:pStyle w:val="ListParagraph"/>
        <w:numPr>
          <w:ilvl w:val="0"/>
          <w:numId w:val="2"/>
        </w:numPr>
        <w:spacing w:before="40" w:after="40" w:line="280" w:lineRule="auto"/>
      </w:pPr>
      <w:r>
        <w:rPr>
          <w:color w:val="1F1F1F"/>
        </w:rPr>
        <w:t>Redis for sub-millisecond working memory and session context.</w:t>
      </w:r>
    </w:p>
    <w:p w14:paraId="63C4805A" w14:textId="77777777" w:rsidR="00D33E02" w:rsidRDefault="00D33E02">
      <w:pPr>
        <w:pStyle w:val="ListParagraph"/>
        <w:numPr>
          <w:ilvl w:val="0"/>
          <w:numId w:val="2"/>
        </w:numPr>
        <w:spacing w:before="40" w:after="40" w:line="280" w:lineRule="auto"/>
      </w:pPr>
      <w:r w:rsidRPr="6CDBB948">
        <w:rPr>
          <w:color w:val="1F1F1F"/>
        </w:rPr>
        <w:t>MongoDB for persistent state, AgentCards and episodic memory.</w:t>
      </w:r>
    </w:p>
    <w:p w14:paraId="035BC0C6" w14:textId="77777777" w:rsidR="00D33E02" w:rsidRDefault="00D33E02">
      <w:pPr>
        <w:pStyle w:val="ListParagraph"/>
        <w:numPr>
          <w:ilvl w:val="0"/>
          <w:numId w:val="2"/>
        </w:numPr>
        <w:spacing w:before="40" w:after="40" w:line="280" w:lineRule="auto"/>
      </w:pPr>
      <w:r>
        <w:rPr>
          <w:color w:val="1F1F1F"/>
        </w:rPr>
        <w:t>Vector index (MongoDB vector or Azure AI Search) for RAG and semantic lookups.</w:t>
      </w:r>
    </w:p>
    <w:p w14:paraId="45BB844B" w14:textId="3B4521DE" w:rsidR="00D33E02" w:rsidRDefault="00346040">
      <w:pPr>
        <w:pStyle w:val="Heading2"/>
      </w:pPr>
      <w:bookmarkStart w:id="496" w:name="_Toc229058693"/>
      <w:bookmarkStart w:id="497" w:name="_Toc229378460"/>
      <w:bookmarkStart w:id="498" w:name="_Toc229463357"/>
      <w:r>
        <w:t>9</w:t>
      </w:r>
      <w:r w:rsidR="00D33E02">
        <w:t>.4 General Orchestrator Workflow</w:t>
      </w:r>
      <w:bookmarkEnd w:id="496"/>
      <w:bookmarkEnd w:id="497"/>
      <w:bookmarkEnd w:id="498"/>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2200"/>
        <w:gridCol w:w="4860"/>
      </w:tblGrid>
      <w:tr w:rsidR="007D214F" w14:paraId="54ECE695"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AFC7B24" w14:textId="77777777" w:rsidR="00D33E02" w:rsidRDefault="00D33E02">
            <w:r>
              <w:rPr>
                <w:rFonts w:ascii="Segoe UI Semibold" w:eastAsia="Segoe UI Semibold" w:hAnsi="Segoe UI Semibold" w:cs="Segoe UI Semibold"/>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4231C31" w14:textId="77777777" w:rsidR="00D33E02" w:rsidRDefault="00D33E02">
            <w:r>
              <w:rPr>
                <w:rFonts w:ascii="Segoe UI Semibold" w:eastAsia="Segoe UI Semibold" w:hAnsi="Segoe UI Semibold" w:cs="Segoe UI Semibold"/>
                <w:b/>
                <w:bCs/>
                <w:color w:val="FFFFFF"/>
                <w:sz w:val="20"/>
                <w:szCs w:val="20"/>
              </w:rPr>
              <w:t>Step</w:t>
            </w:r>
          </w:p>
        </w:tc>
        <w:tc>
          <w:tcPr>
            <w:tcW w:w="2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18089E2F" w14:textId="77777777" w:rsidR="00D33E02" w:rsidRDefault="00D33E02">
            <w:r w:rsidRPr="6CDBB948">
              <w:rPr>
                <w:rFonts w:ascii="Segoe UI Semibold" w:eastAsia="Segoe UI Semibold" w:hAnsi="Segoe UI Semibold" w:cs="Segoe UI Semibold"/>
                <w:b/>
                <w:bCs/>
                <w:color w:val="FFFFFF"/>
                <w:sz w:val="20"/>
                <w:szCs w:val="20"/>
              </w:rPr>
              <w:t>Component</w:t>
            </w:r>
          </w:p>
        </w:tc>
        <w:tc>
          <w:tcPr>
            <w:tcW w:w="48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1FF54C8" w14:textId="77777777" w:rsidR="00D33E02" w:rsidRDefault="00D33E02">
            <w:r>
              <w:rPr>
                <w:rFonts w:ascii="Segoe UI Semibold" w:eastAsia="Segoe UI Semibold" w:hAnsi="Segoe UI Semibold" w:cs="Segoe UI Semibold"/>
                <w:b/>
                <w:bCs/>
                <w:color w:val="FFFFFF"/>
                <w:sz w:val="20"/>
                <w:szCs w:val="20"/>
              </w:rPr>
              <w:t>Description</w:t>
            </w:r>
          </w:p>
        </w:tc>
      </w:tr>
      <w:tr w:rsidR="007D214F" w14:paraId="3EE9CF4A"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9841BE" w14:textId="77777777" w:rsidR="00D33E02" w:rsidRDefault="00D33E02">
            <w:pPr>
              <w:spacing w:line="260" w:lineRule="auto"/>
            </w:pPr>
            <w:r>
              <w:rPr>
                <w:color w:val="1F1F1F"/>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0ACEC40" w14:textId="77777777" w:rsidR="00D33E02" w:rsidRDefault="00D33E02">
            <w:pPr>
              <w:spacing w:line="260" w:lineRule="auto"/>
            </w:pPr>
            <w:r>
              <w:rPr>
                <w:color w:val="1F1F1F"/>
                <w:sz w:val="20"/>
                <w:szCs w:val="20"/>
              </w:rPr>
              <w:t>Client Request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85CD80A" w14:textId="77777777" w:rsidR="00D33E02" w:rsidRDefault="00D33E02">
            <w:pPr>
              <w:spacing w:line="260" w:lineRule="auto"/>
            </w:pPr>
            <w:r>
              <w:rPr>
                <w:color w:val="1F1F1F"/>
                <w:sz w:val="20"/>
                <w:szCs w:val="20"/>
              </w:rPr>
              <w:t>LLM Gateway</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C0F02B" w14:textId="77777777" w:rsidR="00D33E02" w:rsidRDefault="00D33E02">
            <w:pPr>
              <w:spacing w:line="260" w:lineRule="auto"/>
            </w:pPr>
            <w:r>
              <w:rPr>
                <w:color w:val="1F1F1F"/>
                <w:sz w:val="20"/>
                <w:szCs w:val="20"/>
              </w:rPr>
              <w:t>Request enters via domain LLM Gateway with Entra authentication.</w:t>
            </w:r>
          </w:p>
        </w:tc>
      </w:tr>
      <w:tr w:rsidR="007D214F" w14:paraId="5073F257"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F999B5" w14:textId="77777777" w:rsidR="00D33E02" w:rsidRDefault="00D33E02">
            <w:pPr>
              <w:spacing w:line="260" w:lineRule="auto"/>
            </w:pPr>
            <w:r>
              <w:rPr>
                <w:color w:val="1F1F1F"/>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AE9F53" w14:textId="77777777" w:rsidR="00D33E02" w:rsidRDefault="00D33E02">
            <w:pPr>
              <w:spacing w:line="260" w:lineRule="auto"/>
            </w:pPr>
            <w:r>
              <w:rPr>
                <w:color w:val="1F1F1F"/>
                <w:sz w:val="20"/>
                <w:szCs w:val="20"/>
              </w:rPr>
              <w:t>Classify Intent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7CEDB2A" w14:textId="77777777" w:rsidR="00D33E02" w:rsidRDefault="00D33E02">
            <w:pPr>
              <w:spacing w:line="260" w:lineRule="auto"/>
            </w:pPr>
            <w:r>
              <w:rPr>
                <w:color w:val="1F1F1F"/>
                <w:sz w:val="20"/>
                <w:szCs w:val="20"/>
              </w:rPr>
              <w:t>Azure Foundry /classify</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0900440" w14:textId="77777777" w:rsidR="00D33E02" w:rsidRDefault="00D33E02">
            <w:pPr>
              <w:spacing w:line="260" w:lineRule="auto"/>
            </w:pPr>
            <w:r w:rsidRPr="6CDBB948">
              <w:rPr>
                <w:color w:val="1F1F1F"/>
                <w:sz w:val="20"/>
                <w:szCs w:val="20"/>
              </w:rPr>
              <w:t>Determine intent, phase and domain routing.</w:t>
            </w:r>
          </w:p>
        </w:tc>
      </w:tr>
      <w:tr w:rsidR="007D214F" w14:paraId="5733D1C4"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FCD5EC4" w14:textId="77777777" w:rsidR="00D33E02" w:rsidRDefault="00D33E02">
            <w:pPr>
              <w:spacing w:line="260" w:lineRule="auto"/>
            </w:pPr>
            <w:r>
              <w:rPr>
                <w:color w:val="1F1F1F"/>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49E58B5" w14:textId="77777777" w:rsidR="00D33E02" w:rsidRDefault="00D33E02">
            <w:pPr>
              <w:spacing w:line="260" w:lineRule="auto"/>
            </w:pPr>
            <w:r w:rsidRPr="6CDBB948">
              <w:rPr>
                <w:color w:val="1F1F1F"/>
                <w:sz w:val="20"/>
                <w:szCs w:val="20"/>
              </w:rPr>
              <w:t>Governance Pre-flight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49A26E" w14:textId="77777777" w:rsidR="00D33E02" w:rsidRDefault="00D33E02">
            <w:pPr>
              <w:spacing w:line="260" w:lineRule="auto"/>
            </w:pPr>
            <w:r>
              <w:rPr>
                <w:color w:val="1F1F1F"/>
                <w:sz w:val="20"/>
                <w:szCs w:val="20"/>
              </w:rPr>
              <w:t>Policy Engine + Entra</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A90AE7" w14:textId="77777777" w:rsidR="00D33E02" w:rsidRDefault="00D33E02">
            <w:pPr>
              <w:spacing w:line="260" w:lineRule="auto"/>
            </w:pPr>
            <w:r w:rsidRPr="6CDBB948">
              <w:rPr>
                <w:color w:val="1F1F1F"/>
                <w:sz w:val="20"/>
                <w:szCs w:val="20"/>
              </w:rPr>
              <w:t>Check entitlements, PHI class, budgets and HITL rules.</w:t>
            </w:r>
          </w:p>
        </w:tc>
      </w:tr>
      <w:tr w:rsidR="007D214F" w14:paraId="192E1B18"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98DEE6" w14:textId="77777777" w:rsidR="00D33E02" w:rsidRDefault="00D33E02">
            <w:pPr>
              <w:spacing w:line="260" w:lineRule="auto"/>
            </w:pPr>
            <w:r>
              <w:rPr>
                <w:color w:val="1F1F1F"/>
                <w:sz w:val="20"/>
                <w:szCs w:val="20"/>
              </w:rPr>
              <w:lastRenderedPageBreak/>
              <w:t>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D9E1FB" w14:textId="77777777" w:rsidR="00D33E02" w:rsidRDefault="00D33E02">
            <w:pPr>
              <w:spacing w:line="260" w:lineRule="auto"/>
            </w:pPr>
            <w:r>
              <w:rPr>
                <w:color w:val="1F1F1F"/>
                <w:sz w:val="20"/>
                <w:szCs w:val="20"/>
              </w:rPr>
              <w:t>Select Domain + Plan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F590B86" w14:textId="77777777" w:rsidR="00D33E02" w:rsidRDefault="00D33E02">
            <w:pPr>
              <w:spacing w:line="260" w:lineRule="auto"/>
            </w:pPr>
            <w:r>
              <w:rPr>
                <w:color w:val="1F1F1F"/>
                <w:sz w:val="20"/>
                <w:szCs w:val="20"/>
              </w:rPr>
              <w:t>AI Search + Registries</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E94061" w14:textId="77777777" w:rsidR="00D33E02" w:rsidRDefault="00D33E02">
            <w:pPr>
              <w:spacing w:line="260" w:lineRule="auto"/>
            </w:pPr>
            <w:r>
              <w:rPr>
                <w:color w:val="1F1F1F"/>
                <w:sz w:val="20"/>
                <w:szCs w:val="20"/>
              </w:rPr>
              <w:t>Query plan registry and domain orchestrator registry.</w:t>
            </w:r>
          </w:p>
        </w:tc>
      </w:tr>
      <w:tr w:rsidR="007D214F" w14:paraId="6D318C85"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941E47" w14:textId="77777777" w:rsidR="00D33E02" w:rsidRDefault="00D33E02">
            <w:pPr>
              <w:spacing w:line="260" w:lineRule="auto"/>
            </w:pPr>
            <w:r>
              <w:rPr>
                <w:color w:val="1F1F1F"/>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D1CD581" w14:textId="77777777" w:rsidR="00D33E02" w:rsidRDefault="00D33E02">
            <w:pPr>
              <w:spacing w:line="260" w:lineRule="auto"/>
            </w:pPr>
            <w:r>
              <w:rPr>
                <w:color w:val="1F1F1F"/>
                <w:sz w:val="20"/>
                <w:szCs w:val="20"/>
              </w:rPr>
              <w:t>Resolve + Bind Tools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7DDEFB" w14:textId="77777777" w:rsidR="00D33E02" w:rsidRDefault="00D33E02">
            <w:pPr>
              <w:spacing w:line="260" w:lineRule="auto"/>
            </w:pPr>
            <w:r>
              <w:rPr>
                <w:color w:val="1F1F1F"/>
                <w:sz w:val="20"/>
                <w:szCs w:val="20"/>
              </w:rPr>
              <w:t>MCP / A2A Registries</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6491CF6" w14:textId="77777777" w:rsidR="00D33E02" w:rsidRDefault="00D33E02">
            <w:pPr>
              <w:spacing w:line="260" w:lineRule="auto"/>
            </w:pPr>
            <w:r>
              <w:rPr>
                <w:color w:val="1F1F1F"/>
                <w:sz w:val="20"/>
                <w:szCs w:val="20"/>
              </w:rPr>
              <w:t>Bind agents via A2A and tools via MCP from registries.</w:t>
            </w:r>
          </w:p>
        </w:tc>
      </w:tr>
      <w:tr w:rsidR="007D214F" w14:paraId="2EEDEA54"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B4EA11" w14:textId="77777777" w:rsidR="00D33E02" w:rsidRDefault="00D33E02">
            <w:pPr>
              <w:spacing w:line="260" w:lineRule="auto"/>
            </w:pPr>
            <w:r>
              <w:rPr>
                <w:color w:val="1F1F1F"/>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AB4B21" w14:textId="77777777" w:rsidR="00D33E02" w:rsidRDefault="00D33E02">
            <w:pPr>
              <w:spacing w:line="260" w:lineRule="auto"/>
            </w:pPr>
            <w:r>
              <w:rPr>
                <w:color w:val="1F1F1F"/>
                <w:sz w:val="20"/>
                <w:szCs w:val="20"/>
              </w:rPr>
              <w:t>Delegation Envelope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C669B86" w14:textId="77777777" w:rsidR="00D33E02" w:rsidRDefault="00D33E02">
            <w:pPr>
              <w:spacing w:line="260" w:lineRule="auto"/>
            </w:pPr>
            <w:r>
              <w:rPr>
                <w:color w:val="1F1F1F"/>
                <w:sz w:val="20"/>
                <w:szCs w:val="20"/>
              </w:rPr>
              <w:t>Orchestration API</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3AF8534" w14:textId="77777777" w:rsidR="00D33E02" w:rsidRDefault="00D33E02">
            <w:pPr>
              <w:spacing w:line="260" w:lineRule="auto"/>
            </w:pPr>
            <w:r w:rsidRPr="6CDBB948">
              <w:rPr>
                <w:color w:val="1F1F1F"/>
                <w:sz w:val="20"/>
                <w:szCs w:val="20"/>
              </w:rPr>
              <w:t>Create least-privilege envelope with plan and constraints.</w:t>
            </w:r>
          </w:p>
        </w:tc>
      </w:tr>
      <w:tr w:rsidR="007D214F" w14:paraId="736FBC46"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697EEC" w14:textId="77777777" w:rsidR="00D33E02" w:rsidRDefault="00D33E02">
            <w:pPr>
              <w:spacing w:line="260" w:lineRule="auto"/>
            </w:pPr>
            <w:r>
              <w:rPr>
                <w:color w:val="1F1F1F"/>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EC4CDF" w14:textId="77777777" w:rsidR="00D33E02" w:rsidRDefault="00D33E02">
            <w:pPr>
              <w:spacing w:line="260" w:lineRule="auto"/>
            </w:pPr>
            <w:r>
              <w:rPr>
                <w:color w:val="1F1F1F"/>
                <w:sz w:val="20"/>
                <w:szCs w:val="20"/>
              </w:rPr>
              <w:t>Domain Execution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9A70EBF" w14:textId="77777777" w:rsidR="00D33E02" w:rsidRDefault="00D33E02">
            <w:pPr>
              <w:spacing w:line="260" w:lineRule="auto"/>
            </w:pPr>
            <w:r>
              <w:rPr>
                <w:color w:val="1F1F1F"/>
                <w:sz w:val="20"/>
                <w:szCs w:val="20"/>
              </w:rPr>
              <w:t>Event Hubs + Engine</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1663B33" w14:textId="77777777" w:rsidR="00D33E02" w:rsidRDefault="00D33E02">
            <w:pPr>
              <w:spacing w:line="260" w:lineRule="auto"/>
            </w:pPr>
            <w:r>
              <w:rPr>
                <w:color w:val="1F1F1F"/>
                <w:sz w:val="20"/>
                <w:szCs w:val="20"/>
              </w:rPr>
              <w:t>Fan-out via Event Hubs; step loop in the Execution Engine.</w:t>
            </w:r>
          </w:p>
        </w:tc>
      </w:tr>
      <w:tr w:rsidR="007D214F" w14:paraId="07E897AE"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B0A208" w14:textId="77777777" w:rsidR="00D33E02" w:rsidRDefault="00D33E02">
            <w:pPr>
              <w:spacing w:line="260" w:lineRule="auto"/>
            </w:pPr>
            <w:r>
              <w:rPr>
                <w:color w:val="1F1F1F"/>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3DA3895" w14:textId="77777777" w:rsidR="00D33E02" w:rsidRDefault="00D33E02">
            <w:pPr>
              <w:spacing w:line="260" w:lineRule="auto"/>
            </w:pPr>
            <w:r>
              <w:rPr>
                <w:color w:val="1F1F1F"/>
                <w:sz w:val="20"/>
                <w:szCs w:val="20"/>
              </w:rPr>
              <w:t>Memory + Evidence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0712EC3" w14:textId="36DFEA2A" w:rsidR="00D33E02" w:rsidRDefault="00D33E02">
            <w:pPr>
              <w:spacing w:line="260" w:lineRule="auto"/>
            </w:pPr>
            <w:r>
              <w:rPr>
                <w:color w:val="1F1F1F"/>
                <w:sz w:val="20"/>
                <w:szCs w:val="20"/>
              </w:rPr>
              <w:t xml:space="preserve">Redis + </w:t>
            </w:r>
            <w:del w:id="499" w:author="Rajesh Singh (Applied AI)" w:date="2026-05-11T18:03:00Z" w16du:dateUtc="2026-05-11T23:03:00Z">
              <w:r w:rsidDel="00D0282F">
                <w:rPr>
                  <w:color w:val="1F1F1F"/>
                  <w:sz w:val="20"/>
                  <w:szCs w:val="20"/>
                </w:rPr>
                <w:delText xml:space="preserve">Cosmos / </w:delText>
              </w:r>
            </w:del>
            <w:r>
              <w:rPr>
                <w:color w:val="1F1F1F"/>
                <w:sz w:val="20"/>
                <w:szCs w:val="20"/>
              </w:rPr>
              <w:t>Mongo</w:t>
            </w:r>
            <w:ins w:id="500" w:author="Rajesh Singh (Applied AI)" w:date="2026-05-11T18:03:00Z" w16du:dateUtc="2026-05-11T23:03:00Z">
              <w:r w:rsidR="00D0282F">
                <w:rPr>
                  <w:color w:val="1F1F1F"/>
                  <w:sz w:val="20"/>
                  <w:szCs w:val="20"/>
                </w:rPr>
                <w:t xml:space="preserve"> DB</w:t>
              </w:r>
            </w:ins>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65B1713" w14:textId="3433BFB5" w:rsidR="00D33E02" w:rsidRDefault="00D33E02">
            <w:pPr>
              <w:spacing w:line="260" w:lineRule="auto"/>
            </w:pPr>
            <w:r>
              <w:rPr>
                <w:color w:val="1F1F1F"/>
                <w:sz w:val="20"/>
                <w:szCs w:val="20"/>
              </w:rPr>
              <w:t xml:space="preserve">Short-term state in Redis; episodic memory in </w:t>
            </w:r>
            <w:del w:id="501" w:author="Rajesh Singh (Applied AI)" w:date="2026-05-11T18:03:00Z" w16du:dateUtc="2026-05-11T23:03:00Z">
              <w:r w:rsidDel="00D0282F">
                <w:rPr>
                  <w:color w:val="1F1F1F"/>
                  <w:sz w:val="20"/>
                  <w:szCs w:val="20"/>
                </w:rPr>
                <w:delText xml:space="preserve">Cosmos / </w:delText>
              </w:r>
            </w:del>
            <w:r>
              <w:rPr>
                <w:color w:val="1F1F1F"/>
                <w:sz w:val="20"/>
                <w:szCs w:val="20"/>
              </w:rPr>
              <w:t>Mongo</w:t>
            </w:r>
            <w:ins w:id="502" w:author="Rajesh Singh (Applied AI)" w:date="2026-05-11T18:03:00Z" w16du:dateUtc="2026-05-11T23:03:00Z">
              <w:r w:rsidR="00D0282F">
                <w:rPr>
                  <w:color w:val="1F1F1F"/>
                  <w:sz w:val="20"/>
                  <w:szCs w:val="20"/>
                </w:rPr>
                <w:t xml:space="preserve"> DB.</w:t>
              </w:r>
            </w:ins>
            <w:del w:id="503" w:author="Rajesh Singh (Applied AI)" w:date="2026-05-11T18:03:00Z" w16du:dateUtc="2026-05-11T23:03:00Z">
              <w:r w:rsidDel="00D0282F">
                <w:rPr>
                  <w:color w:val="1F1F1F"/>
                  <w:sz w:val="20"/>
                  <w:szCs w:val="20"/>
                </w:rPr>
                <w:delText>.</w:delText>
              </w:r>
            </w:del>
          </w:p>
        </w:tc>
      </w:tr>
      <w:tr w:rsidR="007D214F" w14:paraId="0F7AE84B"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B2B7304" w14:textId="77777777" w:rsidR="00D33E02" w:rsidRDefault="00D33E02">
            <w:pPr>
              <w:spacing w:line="260" w:lineRule="auto"/>
            </w:pPr>
            <w:r>
              <w:rPr>
                <w:color w:val="1F1F1F"/>
                <w:sz w:val="20"/>
                <w:szCs w:val="20"/>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6AFE92" w14:textId="77777777" w:rsidR="00D33E02" w:rsidRDefault="00D33E02">
            <w:pPr>
              <w:spacing w:line="260" w:lineRule="auto"/>
            </w:pPr>
            <w:r>
              <w:rPr>
                <w:color w:val="1F1F1F"/>
                <w:sz w:val="20"/>
                <w:szCs w:val="20"/>
              </w:rPr>
              <w:t>Post-flight Checks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FDF3E8D" w14:textId="77777777" w:rsidR="00D33E02" w:rsidRDefault="00D33E02">
            <w:pPr>
              <w:spacing w:line="260" w:lineRule="auto"/>
            </w:pPr>
            <w:r>
              <w:rPr>
                <w:color w:val="1F1F1F"/>
                <w:sz w:val="20"/>
                <w:szCs w:val="20"/>
              </w:rPr>
              <w:t>Content Safety + Policy</w:t>
            </w:r>
          </w:p>
        </w:tc>
        <w:tc>
          <w:tcPr>
            <w:tcW w:w="4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49692E" w14:textId="77777777" w:rsidR="00D33E02" w:rsidRDefault="00D33E02">
            <w:pPr>
              <w:spacing w:line="260" w:lineRule="auto"/>
            </w:pPr>
            <w:r w:rsidRPr="6CDBB948">
              <w:rPr>
                <w:color w:val="1F1F1F"/>
                <w:sz w:val="20"/>
                <w:szCs w:val="20"/>
              </w:rPr>
              <w:t>PHI redaction, compliance and channel HITL enforcement.</w:t>
            </w:r>
          </w:p>
        </w:tc>
      </w:tr>
      <w:tr w:rsidR="007D214F" w14:paraId="774F3D32"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D369756" w14:textId="77777777" w:rsidR="00D33E02" w:rsidRDefault="00D33E02">
            <w:pPr>
              <w:spacing w:line="260" w:lineRule="auto"/>
            </w:pPr>
            <w:r>
              <w:rPr>
                <w:color w:val="1F1F1F"/>
                <w:sz w:val="20"/>
                <w:szCs w:val="20"/>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2FB4C44" w14:textId="77777777" w:rsidR="00D33E02" w:rsidRDefault="00D33E02">
            <w:pPr>
              <w:spacing w:line="260" w:lineRule="auto"/>
            </w:pPr>
            <w:r>
              <w:rPr>
                <w:color w:val="1F1F1F"/>
                <w:sz w:val="20"/>
                <w:szCs w:val="20"/>
              </w:rPr>
              <w:t>Normalize + Respond</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8F09AFF" w14:textId="77777777" w:rsidR="00D33E02" w:rsidRDefault="00D33E02">
            <w:pPr>
              <w:spacing w:line="260" w:lineRule="auto"/>
            </w:pPr>
            <w:r>
              <w:rPr>
                <w:color w:val="1F1F1F"/>
                <w:sz w:val="20"/>
                <w:szCs w:val="20"/>
              </w:rPr>
              <w:t>LLM Gateway</w:t>
            </w:r>
          </w:p>
        </w:tc>
        <w:tc>
          <w:tcPr>
            <w:tcW w:w="4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50B314D" w14:textId="77777777" w:rsidR="00D33E02" w:rsidRDefault="00D33E02">
            <w:pPr>
              <w:spacing w:line="260" w:lineRule="auto"/>
            </w:pPr>
            <w:r w:rsidRPr="6CDBB948">
              <w:rPr>
                <w:color w:val="1F1F1F"/>
                <w:sz w:val="20"/>
                <w:szCs w:val="20"/>
              </w:rPr>
              <w:t>Standard schema with provenance and trace_id returned to caller.</w:t>
            </w:r>
          </w:p>
        </w:tc>
      </w:tr>
    </w:tbl>
    <w:p w14:paraId="46F998E3" w14:textId="159270D2" w:rsidR="00D33E02" w:rsidRDefault="00346040">
      <w:pPr>
        <w:pStyle w:val="Heading2"/>
      </w:pPr>
      <w:bookmarkStart w:id="504" w:name="_Toc229058694"/>
      <w:bookmarkStart w:id="505" w:name="_Toc229378461"/>
      <w:bookmarkStart w:id="506" w:name="_Toc229463358"/>
      <w:r>
        <w:t>9</w:t>
      </w:r>
      <w:r w:rsidR="00D33E02">
        <w:t>.5 Global Orchestrator Pattern — Nested Workflows</w:t>
      </w:r>
      <w:bookmarkEnd w:id="504"/>
      <w:bookmarkEnd w:id="505"/>
      <w:bookmarkEnd w:id="506"/>
    </w:p>
    <w:p w14:paraId="522CCEA8" w14:textId="77777777" w:rsidR="00D33E02" w:rsidRDefault="00D33E02">
      <w:pPr>
        <w:spacing w:before="60" w:after="60" w:line="300" w:lineRule="auto"/>
      </w:pPr>
      <w:r w:rsidRPr="6CDBB948">
        <w:rPr>
          <w:color w:val="1F1F1F"/>
        </w:rPr>
        <w:t>Workflows compose hierarchically: a domain workflow executes as a step in a parent workflow. The MAF pattern wraps a sub-workflow as an executor via .as_executor(), which supports kwargs propagation, request interception and checkpointing. Use-cases include reusable modules (e.g., a claim-check sub-workflow), team-owned composites, isolated testable sub-units, recursive workflows and cross-service composition via A2A.</w:t>
      </w:r>
    </w:p>
    <w:p w14:paraId="43830A81" w14:textId="27BA236D" w:rsidR="00D33E02" w:rsidRDefault="00D33E02">
      <w:pPr>
        <w:pStyle w:val="Heading1"/>
      </w:pPr>
      <w:bookmarkStart w:id="507" w:name="_Toc229058695"/>
      <w:bookmarkStart w:id="508" w:name="_Toc229378462"/>
      <w:bookmarkStart w:id="509" w:name="_Toc229463359"/>
      <w:r w:rsidRPr="6CDBB948">
        <w:lastRenderedPageBreak/>
        <w:t>1</w:t>
      </w:r>
      <w:r w:rsidR="00346040">
        <w:t>0</w:t>
      </w:r>
      <w:r w:rsidRPr="6CDBB948">
        <w:t>. Orchestration Framework — LangGraph vs MAF</w:t>
      </w:r>
      <w:bookmarkEnd w:id="507"/>
      <w:bookmarkEnd w:id="508"/>
      <w:bookmarkEnd w:id="509"/>
    </w:p>
    <w:p w14:paraId="13E9391D" w14:textId="1C6323E8" w:rsidR="00D33E02" w:rsidRDefault="00D33E02">
      <w:pPr>
        <w:spacing w:before="60" w:after="60" w:line="300" w:lineRule="auto"/>
      </w:pPr>
      <w:r w:rsidRPr="6CDBB948">
        <w:rPr>
          <w:color w:val="1F1F1F"/>
        </w:rPr>
        <w:t>The Global Orchestrator engine requires mature graph orchestration, durable execution, first-class human-in-the-loop and enterprise observability. LangGraph and Microsoft Agent Framework (MAF) were evaluated side-by-side. LangGraph was selected for flexibility and maturity</w:t>
      </w:r>
      <w:r w:rsidR="00B64B18">
        <w:rPr>
          <w:color w:val="1F1F1F"/>
        </w:rPr>
        <w:t xml:space="preserve"> and </w:t>
      </w:r>
      <w:r w:rsidR="008B0FAF">
        <w:rPr>
          <w:color w:val="1F1F1F"/>
        </w:rPr>
        <w:t xml:space="preserve">this </w:t>
      </w:r>
      <w:r w:rsidRPr="6CDBB948">
        <w:rPr>
          <w:color w:val="1F1F1F"/>
        </w:rPr>
        <w:t>; MAF strengths are rebuilt as platform capabilities so that Azure-native observability, identity and compliance hooks are not sacrificed.</w:t>
      </w:r>
    </w:p>
    <w:p w14:paraId="5A499058" w14:textId="7FF99309" w:rsidR="00D33E02" w:rsidRDefault="00D33E02">
      <w:pPr>
        <w:pStyle w:val="Heading2"/>
      </w:pPr>
      <w:bookmarkStart w:id="510" w:name="_Toc229058696"/>
      <w:bookmarkStart w:id="511" w:name="_Toc229378463"/>
      <w:bookmarkStart w:id="512" w:name="_Toc229463360"/>
      <w:r>
        <w:t>1</w:t>
      </w:r>
      <w:r w:rsidR="00346040">
        <w:t>0</w:t>
      </w:r>
      <w:r>
        <w:t>.1 Capability Comparison</w:t>
      </w:r>
      <w:bookmarkEnd w:id="510"/>
      <w:bookmarkEnd w:id="511"/>
      <w:bookmarkEnd w:id="512"/>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600"/>
        <w:gridCol w:w="1760"/>
      </w:tblGrid>
      <w:tr w:rsidR="007D214F" w14:paraId="4A5C3F2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80B4345" w14:textId="77777777" w:rsidR="00D33E02" w:rsidRDefault="00D33E02">
            <w:r>
              <w:rPr>
                <w:rFonts w:ascii="Segoe UI Semibold" w:eastAsia="Segoe UI Semibold" w:hAnsi="Segoe UI Semibold" w:cs="Segoe UI Semibold"/>
                <w:b/>
                <w:bCs/>
                <w:color w:val="FFFFFF"/>
                <w:sz w:val="20"/>
                <w:szCs w:val="20"/>
              </w:rPr>
              <w:t>Dimension</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322EE41" w14:textId="77777777" w:rsidR="00D33E02" w:rsidRDefault="00D33E02">
            <w:r w:rsidRPr="6CDBB948">
              <w:rPr>
                <w:rFonts w:ascii="Segoe UI Semibold" w:eastAsia="Segoe UI Semibold" w:hAnsi="Segoe UI Semibold" w:cs="Segoe UI Semibold"/>
                <w:b/>
                <w:bCs/>
                <w:color w:val="FFFFFF"/>
                <w:sz w:val="20"/>
                <w:szCs w:val="20"/>
              </w:rPr>
              <w:t>LangGraph</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23E0A13E" w14:textId="77777777" w:rsidR="00D33E02" w:rsidRDefault="00D33E02">
            <w:r>
              <w:rPr>
                <w:rFonts w:ascii="Segoe UI Semibold" w:eastAsia="Segoe UI Semibold" w:hAnsi="Segoe UI Semibold" w:cs="Segoe UI Semibold"/>
                <w:b/>
                <w:bCs/>
                <w:color w:val="FFFFFF"/>
                <w:sz w:val="20"/>
                <w:szCs w:val="20"/>
              </w:rPr>
              <w:t>MAF (v1.0)</w:t>
            </w:r>
          </w:p>
        </w:tc>
        <w:tc>
          <w:tcPr>
            <w:tcW w:w="17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449B647" w14:textId="77777777" w:rsidR="00D33E02" w:rsidRDefault="00D33E02">
            <w:r>
              <w:rPr>
                <w:rFonts w:ascii="Segoe UI Semibold" w:eastAsia="Segoe UI Semibold" w:hAnsi="Segoe UI Semibold" w:cs="Segoe UI Semibold"/>
                <w:b/>
                <w:bCs/>
                <w:color w:val="FFFFFF"/>
                <w:sz w:val="20"/>
                <w:szCs w:val="20"/>
              </w:rPr>
              <w:t>Decision</w:t>
            </w:r>
          </w:p>
        </w:tc>
      </w:tr>
      <w:tr w:rsidR="007D214F" w14:paraId="5AF16569"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8E62017" w14:textId="77777777" w:rsidR="00D33E02" w:rsidRDefault="00D33E02">
            <w:pPr>
              <w:spacing w:line="260" w:lineRule="auto"/>
            </w:pPr>
            <w:r>
              <w:rPr>
                <w:color w:val="1F1F1F"/>
                <w:sz w:val="20"/>
                <w:szCs w:val="20"/>
              </w:rPr>
              <w:t>Maturity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F86510" w14:textId="77777777" w:rsidR="00D33E02" w:rsidRDefault="00D33E02">
            <w:pPr>
              <w:spacing w:line="260" w:lineRule="auto"/>
            </w:pPr>
            <w:r>
              <w:rPr>
                <w:color w:val="1F1F1F"/>
                <w:sz w:val="20"/>
                <w:szCs w:val="20"/>
              </w:rPr>
              <w:t>Mature, MIT-licensed, production-proven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2846D09" w14:textId="77777777" w:rsidR="00D33E02" w:rsidRDefault="00D33E02">
            <w:pPr>
              <w:spacing w:line="260" w:lineRule="auto"/>
            </w:pPr>
            <w:r>
              <w:rPr>
                <w:color w:val="1F1F1F"/>
                <w:sz w:val="20"/>
                <w:szCs w:val="20"/>
              </w:rPr>
              <w:t>New v1.0; improving rapidly</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A3D9054" w14:textId="77777777" w:rsidR="00D33E02" w:rsidRDefault="00D33E02">
            <w:pPr>
              <w:spacing w:line="260" w:lineRule="auto"/>
            </w:pPr>
            <w:r w:rsidRPr="6CDBB948">
              <w:rPr>
                <w:color w:val="1F1F1F"/>
                <w:sz w:val="20"/>
                <w:szCs w:val="20"/>
              </w:rPr>
              <w:t>LangGraph</w:t>
            </w:r>
          </w:p>
        </w:tc>
      </w:tr>
      <w:tr w:rsidR="007D214F" w14:paraId="0CF1C2A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B701DF2" w14:textId="77777777" w:rsidR="00D33E02" w:rsidRDefault="00D33E02">
            <w:pPr>
              <w:spacing w:line="260" w:lineRule="auto"/>
            </w:pPr>
            <w:r>
              <w:rPr>
                <w:color w:val="1F1F1F"/>
                <w:sz w:val="20"/>
                <w:szCs w:val="20"/>
              </w:rPr>
              <w:t>Control Granularity</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70996EB" w14:textId="77777777" w:rsidR="00D33E02" w:rsidRDefault="00D33E02">
            <w:pPr>
              <w:spacing w:line="260" w:lineRule="auto"/>
            </w:pPr>
            <w:r>
              <w:rPr>
                <w:color w:val="1F1F1F"/>
                <w:sz w:val="20"/>
                <w:szCs w:val="20"/>
              </w:rPr>
              <w:t>Custom graph: nodes, branches, parallel</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8178B92" w14:textId="77777777" w:rsidR="00D33E02" w:rsidRDefault="00D33E02">
            <w:pPr>
              <w:spacing w:line="260" w:lineRule="auto"/>
            </w:pPr>
            <w:r w:rsidRPr="6CDBB948">
              <w:rPr>
                <w:color w:val="1F1F1F"/>
                <w:sz w:val="20"/>
                <w:szCs w:val="20"/>
              </w:rPr>
              <w:t>WorkflowBuilder DAG</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39B0547" w14:textId="77777777" w:rsidR="00D33E02" w:rsidRDefault="00D33E02">
            <w:pPr>
              <w:spacing w:line="260" w:lineRule="auto"/>
            </w:pPr>
            <w:r w:rsidRPr="6CDBB948">
              <w:rPr>
                <w:color w:val="1F1F1F"/>
                <w:sz w:val="20"/>
                <w:szCs w:val="20"/>
              </w:rPr>
              <w:t>LangGraph</w:t>
            </w:r>
          </w:p>
        </w:tc>
      </w:tr>
      <w:tr w:rsidR="007D214F" w14:paraId="3435764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4ECA1E" w14:textId="77777777" w:rsidR="00D33E02" w:rsidRDefault="00D33E02">
            <w:pPr>
              <w:spacing w:line="260" w:lineRule="auto"/>
            </w:pPr>
            <w:r>
              <w:rPr>
                <w:color w:val="1F1F1F"/>
                <w:sz w:val="20"/>
                <w:szCs w:val="20"/>
              </w:rPr>
              <w:t>Durable Execution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62D582" w14:textId="77777777" w:rsidR="00D33E02" w:rsidRDefault="00D33E02">
            <w:pPr>
              <w:spacing w:line="260" w:lineRule="auto"/>
            </w:pPr>
            <w:r>
              <w:rPr>
                <w:color w:val="1F1F1F"/>
                <w:sz w:val="20"/>
                <w:szCs w:val="20"/>
              </w:rPr>
              <w:t>Built-in checkpointing and recovery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360EC31" w14:textId="77777777" w:rsidR="00D33E02" w:rsidRDefault="00D33E02">
            <w:pPr>
              <w:spacing w:line="260" w:lineRule="auto"/>
            </w:pPr>
            <w:r>
              <w:rPr>
                <w:color w:val="1F1F1F"/>
                <w:sz w:val="20"/>
                <w:szCs w:val="20"/>
              </w:rPr>
              <w:t>Workflow checkpoints</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9C4FC54" w14:textId="77777777" w:rsidR="00D33E02" w:rsidRDefault="00D33E02">
            <w:pPr>
              <w:spacing w:line="260" w:lineRule="auto"/>
            </w:pPr>
            <w:r>
              <w:rPr>
                <w:color w:val="1F1F1F"/>
                <w:sz w:val="20"/>
                <w:szCs w:val="20"/>
              </w:rPr>
              <w:t>Comparable</w:t>
            </w:r>
          </w:p>
        </w:tc>
      </w:tr>
      <w:tr w:rsidR="007D214F" w14:paraId="34FD1892"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734742E" w14:textId="77777777" w:rsidR="00D33E02" w:rsidRDefault="00D33E02">
            <w:pPr>
              <w:spacing w:line="260" w:lineRule="auto"/>
            </w:pPr>
            <w:r>
              <w:rPr>
                <w:color w:val="1F1F1F"/>
                <w:sz w:val="20"/>
                <w:szCs w:val="20"/>
              </w:rPr>
              <w:t>Human-in-the-Loop</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7559EAF" w14:textId="77777777" w:rsidR="00D33E02" w:rsidRDefault="00D33E02">
            <w:pPr>
              <w:spacing w:line="260" w:lineRule="auto"/>
            </w:pPr>
            <w:r>
              <w:rPr>
                <w:color w:val="1F1F1F"/>
                <w:sz w:val="20"/>
                <w:szCs w:val="20"/>
              </w:rPr>
              <w:t>Native interrupts and state edits</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61659E5" w14:textId="77777777" w:rsidR="00D33E02" w:rsidRDefault="00D33E02">
            <w:pPr>
              <w:spacing w:line="260" w:lineRule="auto"/>
            </w:pPr>
            <w:r>
              <w:rPr>
                <w:color w:val="1F1F1F"/>
                <w:sz w:val="20"/>
                <w:szCs w:val="20"/>
              </w:rPr>
              <w:t>First-class support</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881A78" w14:textId="77777777" w:rsidR="00D33E02" w:rsidRDefault="00D33E02">
            <w:pPr>
              <w:spacing w:line="260" w:lineRule="auto"/>
            </w:pPr>
            <w:r>
              <w:rPr>
                <w:color w:val="1F1F1F"/>
                <w:sz w:val="20"/>
                <w:szCs w:val="20"/>
              </w:rPr>
              <w:t>Comparable</w:t>
            </w:r>
          </w:p>
        </w:tc>
      </w:tr>
      <w:tr w:rsidR="007D214F" w14:paraId="0B7F5798"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CC5AD9" w14:textId="77777777" w:rsidR="00D33E02" w:rsidRDefault="00D33E02">
            <w:pPr>
              <w:spacing w:line="260" w:lineRule="auto"/>
            </w:pPr>
            <w:r>
              <w:rPr>
                <w:color w:val="1F1F1F"/>
                <w:sz w:val="20"/>
                <w:szCs w:val="20"/>
              </w:rPr>
              <w:t>Enterprise Observability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7976FB8" w14:textId="77777777" w:rsidR="00D33E02" w:rsidRDefault="00D33E02">
            <w:pPr>
              <w:spacing w:line="260" w:lineRule="auto"/>
            </w:pPr>
            <w:r w:rsidRPr="6CDBB948">
              <w:rPr>
                <w:color w:val="1F1F1F"/>
                <w:sz w:val="20"/>
                <w:szCs w:val="20"/>
              </w:rPr>
              <w:t>Requires LangSmith or custom</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3E5646" w14:textId="2D3FF6D5" w:rsidR="00D33E02" w:rsidRDefault="00D33E02">
            <w:pPr>
              <w:spacing w:line="260" w:lineRule="auto"/>
            </w:pPr>
            <w:r w:rsidRPr="6CDBB948">
              <w:rPr>
                <w:color w:val="1F1F1F"/>
                <w:sz w:val="20"/>
                <w:szCs w:val="20"/>
              </w:rPr>
              <w:t xml:space="preserve">Native OTel + </w:t>
            </w:r>
            <w:del w:id="513" w:author="Rajesh Singh (Applied AI)" w:date="2026-05-11T18:01:00Z" w16du:dateUtc="2026-05-11T23:01:00Z">
              <w:r w:rsidRPr="6CDBB948" w:rsidDel="00D0282F">
                <w:rPr>
                  <w:color w:val="1F1F1F"/>
                  <w:sz w:val="20"/>
                  <w:szCs w:val="20"/>
                </w:rPr>
                <w:delText xml:space="preserve">Azure </w:delText>
              </w:r>
            </w:del>
            <w:ins w:id="514" w:author="Rajesh Singh (Applied AI)" w:date="2026-05-11T18:01:00Z" w16du:dateUtc="2026-05-11T23:01:00Z">
              <w:r w:rsidR="00D0282F">
                <w:rPr>
                  <w:color w:val="1F1F1F"/>
                  <w:sz w:val="20"/>
                  <w:szCs w:val="20"/>
                </w:rPr>
                <w:t>Splunk</w:t>
              </w:r>
              <w:r w:rsidR="00D0282F" w:rsidRPr="6CDBB948">
                <w:rPr>
                  <w:color w:val="1F1F1F"/>
                  <w:sz w:val="20"/>
                  <w:szCs w:val="20"/>
                </w:rPr>
                <w:t xml:space="preserve"> </w:t>
              </w:r>
            </w:ins>
            <w:r w:rsidRPr="6CDBB948">
              <w:rPr>
                <w:color w:val="1F1F1F"/>
                <w:sz w:val="20"/>
                <w:szCs w:val="20"/>
              </w:rPr>
              <w:t>Monitor</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E020C80" w14:textId="77777777" w:rsidR="00D33E02" w:rsidRDefault="00D33E02">
            <w:pPr>
              <w:spacing w:line="260" w:lineRule="auto"/>
            </w:pPr>
            <w:r>
              <w:rPr>
                <w:color w:val="1F1F1F"/>
                <w:sz w:val="20"/>
                <w:szCs w:val="20"/>
              </w:rPr>
              <w:t>MAF</w:t>
            </w:r>
          </w:p>
        </w:tc>
      </w:tr>
      <w:tr w:rsidR="007D214F" w14:paraId="0C696EAE"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DD6A0B3" w14:textId="77777777" w:rsidR="00D33E02" w:rsidRDefault="00D33E02">
            <w:pPr>
              <w:spacing w:line="260" w:lineRule="auto"/>
            </w:pPr>
            <w:r>
              <w:rPr>
                <w:color w:val="1F1F1F"/>
                <w:sz w:val="20"/>
                <w:szCs w:val="20"/>
              </w:rPr>
              <w:t>Managed Identity / RBAC</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D0E9D27" w14:textId="77777777" w:rsidR="00D33E02" w:rsidRDefault="00D33E02">
            <w:pPr>
              <w:spacing w:line="260" w:lineRule="auto"/>
            </w:pPr>
            <w:r>
              <w:rPr>
                <w:color w:val="1F1F1F"/>
                <w:sz w:val="20"/>
                <w:szCs w:val="20"/>
              </w:rPr>
              <w:t>Manual integration</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377E21F" w14:textId="77777777" w:rsidR="00D33E02" w:rsidRDefault="00D33E02">
            <w:pPr>
              <w:spacing w:line="260" w:lineRule="auto"/>
            </w:pPr>
            <w:r>
              <w:rPr>
                <w:color w:val="1F1F1F"/>
                <w:sz w:val="20"/>
                <w:szCs w:val="20"/>
              </w:rPr>
              <w:t>Native, platform-level</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6E7715" w14:textId="77777777" w:rsidR="00D33E02" w:rsidRDefault="00D33E02">
            <w:pPr>
              <w:spacing w:line="260" w:lineRule="auto"/>
            </w:pPr>
            <w:r>
              <w:rPr>
                <w:color w:val="1F1F1F"/>
                <w:sz w:val="20"/>
                <w:szCs w:val="20"/>
              </w:rPr>
              <w:t>MAF</w:t>
            </w:r>
          </w:p>
        </w:tc>
      </w:tr>
      <w:tr w:rsidR="007D214F" w14:paraId="21F8D8E5"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BAC277C" w14:textId="77777777" w:rsidR="00D33E02" w:rsidRDefault="00D33E02">
            <w:pPr>
              <w:spacing w:line="260" w:lineRule="auto"/>
            </w:pPr>
            <w:r>
              <w:rPr>
                <w:color w:val="1F1F1F"/>
                <w:sz w:val="20"/>
                <w:szCs w:val="20"/>
              </w:rPr>
              <w:t>A2A Interoperability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DA37B2" w14:textId="77777777" w:rsidR="00D33E02" w:rsidRDefault="00D33E02">
            <w:pPr>
              <w:spacing w:line="260" w:lineRule="auto"/>
            </w:pPr>
            <w:r>
              <w:rPr>
                <w:color w:val="1F1F1F"/>
                <w:sz w:val="20"/>
                <w:szCs w:val="20"/>
              </w:rPr>
              <w:t>Framework-agnostic open protocols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3FE523" w14:textId="77777777" w:rsidR="00D33E02" w:rsidRDefault="00D33E02">
            <w:pPr>
              <w:spacing w:line="260" w:lineRule="auto"/>
            </w:pPr>
            <w:r>
              <w:rPr>
                <w:color w:val="1F1F1F"/>
                <w:sz w:val="20"/>
                <w:szCs w:val="20"/>
              </w:rPr>
              <w:t>Best with MS agents (v1.0)</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7A27FF1" w14:textId="77777777" w:rsidR="00D33E02" w:rsidRDefault="00D33E02">
            <w:pPr>
              <w:spacing w:line="260" w:lineRule="auto"/>
            </w:pPr>
            <w:r w:rsidRPr="6CDBB948">
              <w:rPr>
                <w:color w:val="1F1F1F"/>
                <w:sz w:val="20"/>
                <w:szCs w:val="20"/>
              </w:rPr>
              <w:t>LangGraph</w:t>
            </w:r>
          </w:p>
        </w:tc>
      </w:tr>
      <w:tr w:rsidR="007D214F" w14:paraId="6DBB2BA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494CBE4" w14:textId="77777777" w:rsidR="00D33E02" w:rsidRDefault="00D33E02">
            <w:pPr>
              <w:spacing w:line="260" w:lineRule="auto"/>
            </w:pPr>
            <w:r>
              <w:rPr>
                <w:color w:val="1F1F1F"/>
                <w:sz w:val="20"/>
                <w:szCs w:val="20"/>
              </w:rPr>
              <w:t>Foundry Hosting</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F2E285E" w14:textId="77777777" w:rsidR="00D33E02" w:rsidRDefault="00D33E02">
            <w:pPr>
              <w:spacing w:line="260" w:lineRule="auto"/>
            </w:pPr>
            <w:r>
              <w:rPr>
                <w:color w:val="1F1F1F"/>
                <w:sz w:val="20"/>
                <w:szCs w:val="20"/>
              </w:rPr>
              <w:t>Runs natively alongside MAF</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4DD8F2D" w14:textId="77777777" w:rsidR="00D33E02" w:rsidRDefault="00D33E02">
            <w:pPr>
              <w:spacing w:line="260" w:lineRule="auto"/>
            </w:pPr>
            <w:r>
              <w:rPr>
                <w:color w:val="1F1F1F"/>
                <w:sz w:val="20"/>
                <w:szCs w:val="20"/>
              </w:rPr>
              <w:t>Native Foundry support</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5E02DC0" w14:textId="77777777" w:rsidR="00D33E02" w:rsidRDefault="00D33E02">
            <w:pPr>
              <w:spacing w:line="260" w:lineRule="auto"/>
            </w:pPr>
            <w:r>
              <w:rPr>
                <w:color w:val="1F1F1F"/>
                <w:sz w:val="20"/>
                <w:szCs w:val="20"/>
              </w:rPr>
              <w:t>Both</w:t>
            </w:r>
          </w:p>
        </w:tc>
      </w:tr>
      <w:tr w:rsidR="007D214F" w14:paraId="0D82D1FB"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077BD8A" w14:textId="77777777" w:rsidR="00D33E02" w:rsidRDefault="00D33E02">
            <w:pPr>
              <w:spacing w:line="260" w:lineRule="auto"/>
            </w:pPr>
            <w:r>
              <w:rPr>
                <w:color w:val="1F1F1F"/>
                <w:sz w:val="20"/>
                <w:szCs w:val="20"/>
              </w:rPr>
              <w:lastRenderedPageBreak/>
              <w:t>Compliance Logging</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6B1545A" w14:textId="77777777" w:rsidR="00D33E02" w:rsidRDefault="00D33E02">
            <w:pPr>
              <w:spacing w:line="260" w:lineRule="auto"/>
            </w:pPr>
            <w:r>
              <w:rPr>
                <w:color w:val="1F1F1F"/>
                <w:sz w:val="20"/>
                <w:szCs w:val="20"/>
              </w:rPr>
              <w:t>Custom audit trail</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EB3630" w14:textId="77777777" w:rsidR="00D33E02" w:rsidRDefault="00D33E02">
            <w:pPr>
              <w:spacing w:line="260" w:lineRule="auto"/>
            </w:pPr>
            <w:r>
              <w:rPr>
                <w:color w:val="1F1F1F"/>
                <w:sz w:val="20"/>
                <w:szCs w:val="20"/>
              </w:rPr>
              <w:t>Native workflow hooks</w:t>
            </w:r>
          </w:p>
        </w:tc>
        <w:tc>
          <w:tcPr>
            <w:tcW w:w="1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A7C569" w14:textId="77777777" w:rsidR="00D33E02" w:rsidRDefault="00D33E02">
            <w:pPr>
              <w:spacing w:line="260" w:lineRule="auto"/>
            </w:pPr>
            <w:r>
              <w:rPr>
                <w:color w:val="1F1F1F"/>
                <w:sz w:val="20"/>
                <w:szCs w:val="20"/>
              </w:rPr>
              <w:t>MAF</w:t>
            </w:r>
          </w:p>
        </w:tc>
      </w:tr>
      <w:tr w:rsidR="007D214F" w14:paraId="191589ED"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4FA0B8A" w14:textId="77777777" w:rsidR="00D33E02" w:rsidRDefault="00D33E02">
            <w:pPr>
              <w:spacing w:line="260" w:lineRule="auto"/>
            </w:pPr>
            <w:r>
              <w:rPr>
                <w:color w:val="1F1F1F"/>
                <w:sz w:val="20"/>
                <w:szCs w:val="20"/>
              </w:rPr>
              <w:t>Multi-Agent Flexibility</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3339EE" w14:textId="77777777" w:rsidR="00D33E02" w:rsidRDefault="00D33E02">
            <w:pPr>
              <w:spacing w:line="260" w:lineRule="auto"/>
            </w:pPr>
            <w:r>
              <w:rPr>
                <w:color w:val="1F1F1F"/>
                <w:sz w:val="20"/>
                <w:szCs w:val="20"/>
              </w:rPr>
              <w:t>Low friction for complex scenarios</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3D19D3" w14:textId="77777777" w:rsidR="00D33E02" w:rsidRDefault="00D33E02">
            <w:pPr>
              <w:spacing w:line="260" w:lineRule="auto"/>
            </w:pPr>
            <w:r>
              <w:rPr>
                <w:color w:val="1F1F1F"/>
                <w:sz w:val="20"/>
                <w:szCs w:val="20"/>
              </w:rPr>
              <w:t>More boilerplate in v1.0</w:t>
            </w:r>
          </w:p>
        </w:tc>
        <w:tc>
          <w:tcPr>
            <w:tcW w:w="1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9909F7" w14:textId="77777777" w:rsidR="00D33E02" w:rsidRDefault="00D33E02">
            <w:pPr>
              <w:spacing w:line="260" w:lineRule="auto"/>
            </w:pPr>
            <w:r w:rsidRPr="6CDBB948">
              <w:rPr>
                <w:color w:val="1F1F1F"/>
                <w:sz w:val="20"/>
                <w:szCs w:val="20"/>
              </w:rPr>
              <w:t>LangGraph</w:t>
            </w:r>
          </w:p>
        </w:tc>
      </w:tr>
    </w:tbl>
    <w:p w14:paraId="538B4CCA" w14:textId="76CAD8F2" w:rsidR="00D33E02" w:rsidRDefault="00D33E02">
      <w:pPr>
        <w:pStyle w:val="Heading2"/>
      </w:pPr>
      <w:bookmarkStart w:id="515" w:name="_Toc229058697"/>
      <w:bookmarkStart w:id="516" w:name="_Toc229378464"/>
      <w:bookmarkStart w:id="517" w:name="_Toc229463361"/>
      <w:r>
        <w:t>1</w:t>
      </w:r>
      <w:r w:rsidR="00346040">
        <w:t>0</w:t>
      </w:r>
      <w:r>
        <w:t>.2 Compliance Posture</w:t>
      </w:r>
      <w:bookmarkEnd w:id="515"/>
      <w:bookmarkEnd w:id="516"/>
      <w:bookmarkEnd w:id="517"/>
    </w:p>
    <w:p w14:paraId="42A27FD9" w14:textId="2EF73B27" w:rsidR="00D33E02" w:rsidRDefault="00D33E02">
      <w:pPr>
        <w:spacing w:before="60" w:after="60" w:line="300" w:lineRule="auto"/>
      </w:pPr>
      <w:r w:rsidRPr="6CDBB948">
        <w:rPr>
          <w:color w:val="1F1F1F"/>
        </w:rPr>
        <w:t xml:space="preserve">MAF offers native Entra ID, Managed Identity, workflow-level audit hooks and </w:t>
      </w:r>
      <w:del w:id="518" w:author="Rajesh Singh (Applied AI)" w:date="2026-05-11T18:01:00Z" w16du:dateUtc="2026-05-11T23:01:00Z">
        <w:r w:rsidRPr="6CDBB948" w:rsidDel="00D0282F">
          <w:rPr>
            <w:color w:val="1F1F1F"/>
          </w:rPr>
          <w:delText xml:space="preserve">Azure </w:delText>
        </w:r>
      </w:del>
      <w:ins w:id="519" w:author="Rajesh Singh (Applied AI)" w:date="2026-05-11T18:01:00Z" w16du:dateUtc="2026-05-11T23:01:00Z">
        <w:r w:rsidR="00D0282F">
          <w:rPr>
            <w:color w:val="1F1F1F"/>
          </w:rPr>
          <w:t>Splunk</w:t>
        </w:r>
        <w:r w:rsidR="00D0282F" w:rsidRPr="6CDBB948">
          <w:rPr>
            <w:color w:val="1F1F1F"/>
          </w:rPr>
          <w:t xml:space="preserve"> </w:t>
        </w:r>
      </w:ins>
      <w:r w:rsidRPr="6CDBB948">
        <w:rPr>
          <w:color w:val="1F1F1F"/>
        </w:rPr>
        <w:t>Monitor integration, while LangGraph requires custom built equivalents. The UAP platform compensates by providing those capabilities as shared services (managed identity injection, OTel exporters, audit log fan-out, RBAC at platform level) so that LangGraph inherits Azure-native compliance posture.</w:t>
      </w:r>
    </w:p>
    <w:p w14:paraId="3A83F8B8" w14:textId="7B68B59B" w:rsidR="00D33E02" w:rsidRDefault="00D33E02">
      <w:pPr>
        <w:pStyle w:val="Heading1"/>
      </w:pPr>
      <w:bookmarkStart w:id="520" w:name="_Toc229058698"/>
      <w:bookmarkStart w:id="521" w:name="_Toc229378465"/>
      <w:bookmarkStart w:id="522" w:name="_Toc229463362"/>
      <w:r>
        <w:lastRenderedPageBreak/>
        <w:t>1</w:t>
      </w:r>
      <w:r w:rsidR="00346040">
        <w:t>1</w:t>
      </w:r>
      <w:r>
        <w:t>. Communication Patterns</w:t>
      </w:r>
      <w:bookmarkEnd w:id="520"/>
      <w:bookmarkEnd w:id="521"/>
      <w:bookmarkEnd w:id="522"/>
    </w:p>
    <w:p w14:paraId="652400CD" w14:textId="12896746" w:rsidR="00D33E02" w:rsidRDefault="00D33E02">
      <w:pPr>
        <w:pStyle w:val="Heading2"/>
      </w:pPr>
      <w:bookmarkStart w:id="523" w:name="_Toc229058699"/>
      <w:bookmarkStart w:id="524" w:name="_Toc229378466"/>
      <w:bookmarkStart w:id="525" w:name="_Toc229463363"/>
      <w:r>
        <w:t>1</w:t>
      </w:r>
      <w:r w:rsidR="00346040">
        <w:t>1</w:t>
      </w:r>
      <w:r>
        <w:t>.1 Default — Direct Orchestrator-to-Orchestrator Calls</w:t>
      </w:r>
      <w:bookmarkEnd w:id="523"/>
      <w:bookmarkEnd w:id="524"/>
      <w:bookmarkEnd w:id="525"/>
    </w:p>
    <w:p w14:paraId="390D99A2" w14:textId="7D4BEBF4" w:rsidR="00D33E02" w:rsidRDefault="00D33E02">
      <w:pPr>
        <w:pStyle w:val="ListParagraph"/>
        <w:numPr>
          <w:ilvl w:val="0"/>
          <w:numId w:val="2"/>
        </w:numPr>
        <w:spacing w:before="40" w:after="40" w:line="280" w:lineRule="auto"/>
      </w:pPr>
      <w:r>
        <w:rPr>
          <w:color w:val="1F1F1F"/>
        </w:rPr>
        <w:t>Global Orchestrator packages a delegation envelope and invokes a Domain endpoint over a</w:t>
      </w:r>
      <w:del w:id="526" w:author="Rajesh Singh (Applied AI)" w:date="2026-05-11T14:27:00Z" w16du:dateUtc="2026-05-11T19:27:00Z">
        <w:r w:rsidDel="00427A79">
          <w:rPr>
            <w:color w:val="1F1F1F"/>
          </w:rPr>
          <w:delText xml:space="preserve"> </w:delText>
        </w:r>
      </w:del>
      <w:r>
        <w:rPr>
          <w:color w:val="1F1F1F"/>
        </w:rPr>
        <w:t>synchronous API.</w:t>
      </w:r>
    </w:p>
    <w:p w14:paraId="1AC221E0" w14:textId="77777777" w:rsidR="00C950EC" w:rsidRDefault="00D33E02" w:rsidP="00C950EC">
      <w:pPr>
        <w:pStyle w:val="ListParagraph"/>
        <w:numPr>
          <w:ilvl w:val="0"/>
          <w:numId w:val="2"/>
        </w:numPr>
        <w:spacing w:before="40" w:after="40" w:line="280" w:lineRule="auto"/>
        <w:rPr>
          <w:ins w:id="527" w:author="Rajesh Singh (Applied AI)" w:date="2026-05-11T14:29:00Z" w16du:dateUtc="2026-05-11T19:29:00Z"/>
          <w:color w:val="1F1F1F"/>
        </w:rPr>
      </w:pPr>
      <w:r w:rsidRPr="6CDBB948">
        <w:rPr>
          <w:color w:val="1F1F1F"/>
        </w:rPr>
        <w:t>LangGraph's durable execution pauses the global workflow while the domain runs — no CPU consumed during wait.</w:t>
      </w:r>
      <w:ins w:id="528" w:author="Rajesh Singh (Applied AI)" w:date="2026-05-11T14:28:00Z" w16du:dateUtc="2026-05-11T19:28:00Z">
        <w:r w:rsidR="008D4F22">
          <w:rPr>
            <w:color w:val="1F1F1F"/>
          </w:rPr>
          <w:t xml:space="preserve"> </w:t>
        </w:r>
      </w:ins>
      <w:ins w:id="529" w:author="Rajesh Singh (Applied AI)" w:date="2026-05-11T14:28:00Z">
        <w:r w:rsidR="00E4681A" w:rsidRPr="00E4681A">
          <w:rPr>
            <w:color w:val="1F1F1F"/>
          </w:rPr>
          <w:t>LangGraph supports orchestrators that call other agents (or sub</w:t>
        </w:r>
        <w:r w:rsidR="00E4681A" w:rsidRPr="00E4681A">
          <w:rPr>
            <w:color w:val="1F1F1F"/>
          </w:rPr>
          <w:noBreakHyphen/>
          <w:t>graphs) asynchronously, including running them in parallel.</w:t>
        </w:r>
      </w:ins>
      <w:ins w:id="530" w:author="Rajesh Singh (Applied AI)" w:date="2026-05-11T14:29:00Z" w16du:dateUtc="2026-05-11T19:29:00Z">
        <w:r w:rsidR="00C950EC">
          <w:rPr>
            <w:color w:val="1F1F1F"/>
          </w:rPr>
          <w:t xml:space="preserve"> </w:t>
        </w:r>
      </w:ins>
    </w:p>
    <w:p w14:paraId="6B27570E" w14:textId="37A6F2EC" w:rsidR="00C950EC" w:rsidRPr="00C950EC" w:rsidRDefault="00C950EC" w:rsidP="00C950EC">
      <w:pPr>
        <w:pStyle w:val="ListParagraph"/>
        <w:numPr>
          <w:ilvl w:val="0"/>
          <w:numId w:val="2"/>
        </w:numPr>
        <w:spacing w:before="40" w:after="40" w:line="280" w:lineRule="auto"/>
        <w:rPr>
          <w:ins w:id="531" w:author="Rajesh Singh (Applied AI)" w:date="2026-05-11T14:29:00Z"/>
          <w:color w:val="1F1F1F"/>
        </w:rPr>
      </w:pPr>
      <w:ins w:id="532" w:author="Rajesh Singh (Applied AI)" w:date="2026-05-11T14:29:00Z">
        <w:r w:rsidRPr="00C950EC">
          <w:rPr>
            <w:color w:val="1F1F1F"/>
          </w:rPr>
          <w:t>LangGraph is built around StateGraph / graph nodes, not a single “agent” abstraction, so any node in your orchestrator graph can:</w:t>
        </w:r>
      </w:ins>
    </w:p>
    <w:p w14:paraId="5F439DCF" w14:textId="73D5CC00" w:rsidR="00C950EC" w:rsidRPr="00C950EC" w:rsidRDefault="00C950EC">
      <w:pPr>
        <w:pStyle w:val="ListParagraph"/>
        <w:numPr>
          <w:ilvl w:val="0"/>
          <w:numId w:val="40"/>
        </w:numPr>
        <w:spacing w:before="40" w:after="40" w:line="280" w:lineRule="auto"/>
        <w:rPr>
          <w:ins w:id="533" w:author="Rajesh Singh (Applied AI)" w:date="2026-05-11T14:29:00Z"/>
          <w:color w:val="1F1F1F"/>
        </w:rPr>
        <w:pPrChange w:id="534" w:author="Rajesh Singh (Applied AI)" w:date="2026-05-11T14:29:00Z" w16du:dateUtc="2026-05-11T19:29:00Z">
          <w:pPr>
            <w:pStyle w:val="ListParagraph"/>
            <w:numPr>
              <w:numId w:val="2"/>
            </w:numPr>
            <w:spacing w:before="40" w:after="40" w:line="280" w:lineRule="auto"/>
          </w:pPr>
        </w:pPrChange>
      </w:pPr>
      <w:ins w:id="535" w:author="Rajesh Singh (Applied AI)" w:date="2026-05-11T14:29:00Z">
        <w:r w:rsidRPr="00C950EC">
          <w:rPr>
            <w:color w:val="1F1F1F"/>
          </w:rPr>
          <w:t>Call tools, models, or other services using async functions.</w:t>
        </w:r>
      </w:ins>
    </w:p>
    <w:p w14:paraId="4009FEF7" w14:textId="77777777" w:rsidR="00C950EC" w:rsidRPr="00C950EC" w:rsidRDefault="00C950EC">
      <w:pPr>
        <w:pStyle w:val="ListParagraph"/>
        <w:numPr>
          <w:ilvl w:val="0"/>
          <w:numId w:val="40"/>
        </w:numPr>
        <w:spacing w:before="40" w:after="40" w:line="280" w:lineRule="auto"/>
        <w:rPr>
          <w:ins w:id="536" w:author="Rajesh Singh (Applied AI)" w:date="2026-05-11T14:29:00Z"/>
          <w:color w:val="1F1F1F"/>
        </w:rPr>
        <w:pPrChange w:id="537" w:author="Rajesh Singh (Applied AI)" w:date="2026-05-11T14:29:00Z" w16du:dateUtc="2026-05-11T19:29:00Z">
          <w:pPr>
            <w:pStyle w:val="ListParagraph"/>
            <w:numPr>
              <w:numId w:val="2"/>
            </w:numPr>
            <w:spacing w:before="40" w:after="40" w:line="280" w:lineRule="auto"/>
          </w:pPr>
        </w:pPrChange>
      </w:pPr>
      <w:ins w:id="538" w:author="Rajesh Singh (Applied AI)" w:date="2026-05-11T14:29:00Z">
        <w:r w:rsidRPr="00C950EC">
          <w:rPr>
            <w:color w:val="1F1F1F"/>
          </w:rPr>
          <w:t>Spawn or route into other graphs (worker agents) when you use orchestrator</w:t>
        </w:r>
        <w:r w:rsidRPr="00C950EC">
          <w:rPr>
            <w:color w:val="1F1F1F"/>
          </w:rPr>
          <w:noBreakHyphen/>
          <w:t>worker patterns (via the Send API and dynamic worker nodes).</w:t>
        </w:r>
      </w:ins>
    </w:p>
    <w:p w14:paraId="4B433E17" w14:textId="5A8731BB" w:rsidR="008D4F22" w:rsidRPr="008D4F22" w:rsidRDefault="008D4F22" w:rsidP="008D4F22">
      <w:pPr>
        <w:pStyle w:val="ListParagraph"/>
        <w:numPr>
          <w:ilvl w:val="0"/>
          <w:numId w:val="2"/>
        </w:numPr>
        <w:spacing w:before="40" w:after="40" w:line="280" w:lineRule="auto"/>
        <w:rPr>
          <w:ins w:id="539" w:author="Rajesh Singh (Applied AI)" w:date="2026-05-11T14:28:00Z"/>
          <w:color w:val="1F1F1F"/>
        </w:rPr>
      </w:pPr>
    </w:p>
    <w:p w14:paraId="75DFAD82" w14:textId="6DB1D065" w:rsidR="00D33E02" w:rsidRDefault="00D33E02">
      <w:pPr>
        <w:pStyle w:val="ListParagraph"/>
        <w:numPr>
          <w:ilvl w:val="0"/>
          <w:numId w:val="2"/>
        </w:numPr>
        <w:spacing w:before="40" w:after="40" w:line="280" w:lineRule="auto"/>
      </w:pPr>
    </w:p>
    <w:p w14:paraId="00F1B2F2" w14:textId="77777777" w:rsidR="00D33E02" w:rsidRDefault="00D33E02">
      <w:pPr>
        <w:pStyle w:val="ListParagraph"/>
        <w:numPr>
          <w:ilvl w:val="0"/>
          <w:numId w:val="2"/>
        </w:numPr>
        <w:spacing w:before="40" w:after="40" w:line="280" w:lineRule="auto"/>
      </w:pPr>
      <w:r>
        <w:rPr>
          <w:color w:val="1F1F1F"/>
        </w:rPr>
        <w:t>State checkpointed to MongoDB; the orchestrator can scale down during waits of hours or days (e.g., human approvals).</w:t>
      </w:r>
    </w:p>
    <w:p w14:paraId="2C0A8B02" w14:textId="77777777" w:rsidR="00D33E02" w:rsidRDefault="00D33E02">
      <w:pPr>
        <w:pStyle w:val="ListParagraph"/>
        <w:numPr>
          <w:ilvl w:val="0"/>
          <w:numId w:val="2"/>
        </w:numPr>
        <w:spacing w:before="40" w:after="40" w:line="280" w:lineRule="auto"/>
      </w:pPr>
      <w:r w:rsidRPr="6CDBB948">
        <w:rPr>
          <w:color w:val="1F1F1F"/>
        </w:rPr>
        <w:t>Errors propagate synchronously, simplifying retry, fallback and escalation.</w:t>
      </w:r>
    </w:p>
    <w:p w14:paraId="5CBD292D" w14:textId="3B7AE706" w:rsidR="00D33E02" w:rsidRDefault="00D33E02">
      <w:pPr>
        <w:pStyle w:val="Heading2"/>
      </w:pPr>
      <w:bookmarkStart w:id="540" w:name="_Toc229058700"/>
      <w:bookmarkStart w:id="541" w:name="_Toc229378467"/>
      <w:bookmarkStart w:id="542" w:name="_Toc229463364"/>
      <w:r>
        <w:t>1</w:t>
      </w:r>
      <w:r w:rsidR="00346040">
        <w:t>1</w:t>
      </w:r>
      <w:r>
        <w:t>.2 Azure Event Hub for Bursty Workloads</w:t>
      </w:r>
      <w:bookmarkEnd w:id="540"/>
      <w:bookmarkEnd w:id="541"/>
      <w:bookmarkEnd w:id="542"/>
    </w:p>
    <w:p w14:paraId="4E5B6D1F" w14:textId="77777777" w:rsidR="00D33E02" w:rsidRDefault="00D33E02">
      <w:pPr>
        <w:pStyle w:val="ListParagraph"/>
        <w:numPr>
          <w:ilvl w:val="0"/>
          <w:numId w:val="2"/>
        </w:numPr>
        <w:spacing w:before="40" w:after="40" w:line="280" w:lineRule="auto"/>
      </w:pPr>
      <w:r>
        <w:rPr>
          <w:color w:val="1F1F1F"/>
        </w:rPr>
        <w:t>Event Hub buffers domain task events durably during surges; domain orchestrators pull at their own pace.</w:t>
      </w:r>
    </w:p>
    <w:p w14:paraId="18F588DA" w14:textId="77777777" w:rsidR="00D33E02" w:rsidRDefault="00D33E02">
      <w:pPr>
        <w:pStyle w:val="ListParagraph"/>
        <w:numPr>
          <w:ilvl w:val="0"/>
          <w:numId w:val="2"/>
        </w:numPr>
        <w:spacing w:before="40" w:after="40" w:line="280" w:lineRule="auto"/>
      </w:pPr>
      <w:r>
        <w:rPr>
          <w:color w:val="1F1F1F"/>
        </w:rPr>
        <w:t>Scalable fan-out via partitions — millions of events per second; KEDA-scaled consumers.</w:t>
      </w:r>
    </w:p>
    <w:p w14:paraId="0AFA5106" w14:textId="77777777" w:rsidR="00D33E02" w:rsidRDefault="00D33E02">
      <w:pPr>
        <w:pStyle w:val="ListParagraph"/>
        <w:numPr>
          <w:ilvl w:val="0"/>
          <w:numId w:val="2"/>
        </w:numPr>
        <w:spacing w:before="40" w:after="40" w:line="280" w:lineRule="auto"/>
      </w:pPr>
      <w:r>
        <w:rPr>
          <w:color w:val="1F1F1F"/>
        </w:rPr>
        <w:t>Fire-and-forget loose coupling: global does not need domain addresses or availability.</w:t>
      </w:r>
    </w:p>
    <w:p w14:paraId="3A2CCF3A" w14:textId="77777777" w:rsidR="00D33E02" w:rsidRDefault="00D33E02">
      <w:pPr>
        <w:pStyle w:val="ListParagraph"/>
        <w:numPr>
          <w:ilvl w:val="0"/>
          <w:numId w:val="2"/>
        </w:numPr>
        <w:spacing w:before="40" w:after="40" w:line="280" w:lineRule="auto"/>
      </w:pPr>
      <w:r>
        <w:rPr>
          <w:color w:val="1F1F1F"/>
        </w:rPr>
        <w:t>At-least-once delivery requires idempotent domain handlers; slightly higher latency.</w:t>
      </w:r>
    </w:p>
    <w:p w14:paraId="42550C3C" w14:textId="40E783E3" w:rsidR="00D33E02" w:rsidRDefault="00D33E02">
      <w:pPr>
        <w:pStyle w:val="Heading2"/>
      </w:pPr>
      <w:bookmarkStart w:id="543" w:name="_Toc229058701"/>
      <w:bookmarkStart w:id="544" w:name="_Toc229378468"/>
      <w:bookmarkStart w:id="545" w:name="_Toc229463365"/>
      <w:r>
        <w:t>1</w:t>
      </w:r>
      <w:r w:rsidR="00346040">
        <w:t>1</w:t>
      </w:r>
      <w:r>
        <w:t>.3 Decision Matrix</w:t>
      </w:r>
      <w:bookmarkEnd w:id="543"/>
      <w:bookmarkEnd w:id="544"/>
      <w:bookmarkEnd w:id="545"/>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D214F" w14:paraId="3C665771"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B1C5060" w14:textId="77777777" w:rsidR="00D33E02" w:rsidRDefault="00D33E02">
            <w:r>
              <w:rPr>
                <w:rFonts w:ascii="Segoe UI Semibold" w:eastAsia="Segoe UI Semibold" w:hAnsi="Segoe UI Semibold" w:cs="Segoe UI Semibold"/>
                <w:b/>
                <w:bCs/>
                <w:color w:val="FFFFFF"/>
                <w:sz w:val="20"/>
                <w:szCs w:val="20"/>
              </w:rPr>
              <w:t>Dimension</w:t>
            </w:r>
          </w:p>
        </w:tc>
        <w:tc>
          <w:tcPr>
            <w:tcW w:w="348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B5591F9" w14:textId="5AA87D75" w:rsidR="00D33E02" w:rsidRDefault="00D33E02">
            <w:r>
              <w:rPr>
                <w:rFonts w:ascii="Segoe UI Semibold" w:eastAsia="Segoe UI Semibold" w:hAnsi="Segoe UI Semibold" w:cs="Segoe UI Semibold"/>
                <w:b/>
                <w:bCs/>
                <w:color w:val="FFFFFF"/>
                <w:sz w:val="20"/>
                <w:szCs w:val="20"/>
              </w:rPr>
              <w:t xml:space="preserve">Direct Calls </w:t>
            </w:r>
          </w:p>
        </w:tc>
        <w:tc>
          <w:tcPr>
            <w:tcW w:w="348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14C1D09" w14:textId="0CE1C9EC" w:rsidR="00D33E02" w:rsidRDefault="00D33E02">
            <w:r>
              <w:rPr>
                <w:rFonts w:ascii="Segoe UI Semibold" w:eastAsia="Segoe UI Semibold" w:hAnsi="Segoe UI Semibold" w:cs="Segoe UI Semibold"/>
                <w:b/>
                <w:bCs/>
                <w:color w:val="FFFFFF"/>
                <w:sz w:val="20"/>
                <w:szCs w:val="20"/>
              </w:rPr>
              <w:t xml:space="preserve">Event Hub </w:t>
            </w:r>
          </w:p>
        </w:tc>
      </w:tr>
      <w:tr w:rsidR="007D214F" w14:paraId="43BA9A52"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FEC01F" w14:textId="77777777" w:rsidR="00D33E02" w:rsidRDefault="00D33E02">
            <w:pPr>
              <w:spacing w:line="260" w:lineRule="auto"/>
            </w:pPr>
            <w:r>
              <w:rPr>
                <w:color w:val="1F1F1F"/>
                <w:sz w:val="20"/>
                <w:szCs w:val="20"/>
              </w:rPr>
              <w:t>Latency</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AA4791E" w14:textId="77777777" w:rsidR="00D33E02" w:rsidRDefault="00D33E02">
            <w:pPr>
              <w:spacing w:line="260" w:lineRule="auto"/>
            </w:pPr>
            <w:r>
              <w:rPr>
                <w:color w:val="1F1F1F"/>
                <w:sz w:val="20"/>
                <w:szCs w:val="20"/>
              </w:rPr>
              <w:t>Low; no queuing overhead</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AE2BD7" w14:textId="77777777" w:rsidR="00D33E02" w:rsidRDefault="00D33E02">
            <w:pPr>
              <w:spacing w:line="260" w:lineRule="auto"/>
            </w:pPr>
            <w:r>
              <w:rPr>
                <w:color w:val="1F1F1F"/>
                <w:sz w:val="20"/>
                <w:szCs w:val="20"/>
              </w:rPr>
              <w:t>Slightly higher; publish / consume cycle</w:t>
            </w:r>
          </w:p>
        </w:tc>
      </w:tr>
      <w:tr w:rsidR="007D214F" w14:paraId="4841E27B"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7F3EDDD" w14:textId="77777777" w:rsidR="00D33E02" w:rsidRDefault="00D33E02">
            <w:pPr>
              <w:spacing w:line="260" w:lineRule="auto"/>
            </w:pPr>
            <w:r>
              <w:rPr>
                <w:color w:val="1F1F1F"/>
                <w:sz w:val="20"/>
                <w:szCs w:val="20"/>
              </w:rPr>
              <w:lastRenderedPageBreak/>
              <w:t>Throughput</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24D88EB" w14:textId="4B968B83" w:rsidR="00D33E02" w:rsidRDefault="00D33E02">
            <w:pPr>
              <w:spacing w:line="260" w:lineRule="auto"/>
            </w:pPr>
            <w:r>
              <w:rPr>
                <w:color w:val="1F1F1F"/>
                <w:sz w:val="20"/>
                <w:szCs w:val="20"/>
              </w:rPr>
              <w:t>10K+/day via async I/O and scaling</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848419" w14:textId="77777777" w:rsidR="00D33E02" w:rsidRDefault="00D33E02">
            <w:pPr>
              <w:spacing w:line="260" w:lineRule="auto"/>
            </w:pPr>
            <w:r>
              <w:rPr>
                <w:color w:val="1F1F1F"/>
                <w:sz w:val="20"/>
                <w:szCs w:val="20"/>
              </w:rPr>
              <w:t>Unbounded via partitions (millions/sec)</w:t>
            </w:r>
          </w:p>
        </w:tc>
      </w:tr>
      <w:tr w:rsidR="007D214F" w14:paraId="796ACD49"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7C6475D" w14:textId="77777777" w:rsidR="00D33E02" w:rsidRDefault="00D33E02">
            <w:pPr>
              <w:spacing w:line="260" w:lineRule="auto"/>
            </w:pPr>
            <w:r>
              <w:rPr>
                <w:color w:val="1F1F1F"/>
                <w:sz w:val="20"/>
                <w:szCs w:val="20"/>
              </w:rPr>
              <w:t>Error Handling</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512BF76" w14:textId="77777777" w:rsidR="00D33E02" w:rsidRDefault="00D33E02">
            <w:pPr>
              <w:spacing w:line="260" w:lineRule="auto"/>
            </w:pPr>
            <w:r>
              <w:rPr>
                <w:color w:val="1F1F1F"/>
                <w:sz w:val="20"/>
                <w:szCs w:val="20"/>
              </w:rPr>
              <w:t>Synchronous, immediate feedback</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FDA621" w14:textId="77777777" w:rsidR="00D33E02" w:rsidRDefault="00D33E02">
            <w:pPr>
              <w:spacing w:line="260" w:lineRule="auto"/>
            </w:pPr>
            <w:r>
              <w:rPr>
                <w:color w:val="1F1F1F"/>
                <w:sz w:val="20"/>
                <w:szCs w:val="20"/>
              </w:rPr>
              <w:t>Event-driven with dead-letter and timeout logic</w:t>
            </w:r>
          </w:p>
        </w:tc>
      </w:tr>
      <w:tr w:rsidR="007D214F" w14:paraId="2F0DC447"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693F6A8" w14:textId="77777777" w:rsidR="00D33E02" w:rsidRDefault="00D33E02">
            <w:pPr>
              <w:spacing w:line="260" w:lineRule="auto"/>
            </w:pPr>
            <w:r>
              <w:rPr>
                <w:color w:val="1F1F1F"/>
                <w:sz w:val="20"/>
                <w:szCs w:val="20"/>
              </w:rPr>
              <w:t>Ordering</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65915CC" w14:textId="77777777" w:rsidR="00D33E02" w:rsidRDefault="00D33E02">
            <w:pPr>
              <w:spacing w:line="260" w:lineRule="auto"/>
            </w:pPr>
            <w:r>
              <w:rPr>
                <w:color w:val="1F1F1F"/>
                <w:sz w:val="20"/>
                <w:szCs w:val="20"/>
              </w:rPr>
              <w:t>Fully controlled by orchestrator</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4E6E04F" w14:textId="77777777" w:rsidR="00D33E02" w:rsidRDefault="00D33E02">
            <w:pPr>
              <w:spacing w:line="260" w:lineRule="auto"/>
            </w:pPr>
            <w:r>
              <w:rPr>
                <w:color w:val="1F1F1F"/>
                <w:sz w:val="20"/>
                <w:szCs w:val="20"/>
              </w:rPr>
              <w:t>Per-partition only; cross-partition unordered</w:t>
            </w:r>
          </w:p>
        </w:tc>
      </w:tr>
      <w:tr w:rsidR="007D214F" w14:paraId="54AAB126"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3FE02D7" w14:textId="77777777" w:rsidR="00D33E02" w:rsidRDefault="00D33E02">
            <w:pPr>
              <w:spacing w:line="260" w:lineRule="auto"/>
            </w:pPr>
            <w:r>
              <w:rPr>
                <w:color w:val="1F1F1F"/>
                <w:sz w:val="20"/>
                <w:szCs w:val="20"/>
              </w:rPr>
              <w:t>Coupling</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C87903" w14:textId="77777777" w:rsidR="00D33E02" w:rsidRDefault="00D33E02">
            <w:pPr>
              <w:spacing w:line="260" w:lineRule="auto"/>
            </w:pPr>
            <w:r>
              <w:rPr>
                <w:color w:val="1F1F1F"/>
                <w:sz w:val="20"/>
                <w:szCs w:val="20"/>
              </w:rPr>
              <w:t>Orchestrator knows domain endpoints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525BCC" w14:textId="77777777" w:rsidR="00D33E02" w:rsidRDefault="00D33E02">
            <w:pPr>
              <w:spacing w:line="260" w:lineRule="auto"/>
            </w:pPr>
            <w:r>
              <w:rPr>
                <w:color w:val="1F1F1F"/>
                <w:sz w:val="20"/>
                <w:szCs w:val="20"/>
              </w:rPr>
              <w:t>Fire-and-forget; loose coupling</w:t>
            </w:r>
          </w:p>
        </w:tc>
      </w:tr>
      <w:tr w:rsidR="007D214F" w14:paraId="3D6D5A5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6FAE1B9" w14:textId="77777777" w:rsidR="00D33E02" w:rsidRDefault="00D33E02">
            <w:pPr>
              <w:spacing w:line="260" w:lineRule="auto"/>
            </w:pPr>
            <w:r>
              <w:rPr>
                <w:color w:val="1F1F1F"/>
                <w:sz w:val="20"/>
                <w:szCs w:val="20"/>
              </w:rPr>
              <w:t>Complexity</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2A66CF6" w14:textId="77777777" w:rsidR="00D33E02" w:rsidRDefault="00D33E02">
            <w:pPr>
              <w:spacing w:line="260" w:lineRule="auto"/>
            </w:pPr>
            <w:r>
              <w:rPr>
                <w:color w:val="1F1F1F"/>
                <w:sz w:val="20"/>
                <w:szCs w:val="20"/>
              </w:rPr>
              <w:t>Simpler; fewer moving parts</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0295695" w14:textId="77777777" w:rsidR="00D33E02" w:rsidRDefault="00D33E02">
            <w:pPr>
              <w:spacing w:line="260" w:lineRule="auto"/>
            </w:pPr>
            <w:r>
              <w:rPr>
                <w:color w:val="1F1F1F"/>
                <w:sz w:val="20"/>
                <w:szCs w:val="20"/>
              </w:rPr>
              <w:t>Higher; idempotency, correlation, DLQ</w:t>
            </w:r>
          </w:p>
        </w:tc>
      </w:tr>
      <w:tr w:rsidR="007D214F" w14:paraId="700D7CDF"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A5CD4D1" w14:textId="77777777" w:rsidR="00D33E02" w:rsidRDefault="00D33E02">
            <w:pPr>
              <w:spacing w:line="260" w:lineRule="auto"/>
            </w:pPr>
            <w:r>
              <w:rPr>
                <w:color w:val="1F1F1F"/>
                <w:sz w:val="20"/>
                <w:szCs w:val="20"/>
              </w:rPr>
              <w:t>Burst Absorption</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D6CCA2" w14:textId="77777777" w:rsidR="00D33E02" w:rsidRDefault="00D33E02">
            <w:pPr>
              <w:spacing w:line="260" w:lineRule="auto"/>
            </w:pPr>
            <w:r>
              <w:rPr>
                <w:color w:val="1F1F1F"/>
                <w:sz w:val="20"/>
                <w:szCs w:val="20"/>
              </w:rPr>
              <w:t>Scale-out domain instances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AF67B56" w14:textId="77777777" w:rsidR="00D33E02" w:rsidRDefault="00D33E02">
            <w:pPr>
              <w:spacing w:line="260" w:lineRule="auto"/>
            </w:pPr>
            <w:r>
              <w:rPr>
                <w:color w:val="1F1F1F"/>
                <w:sz w:val="20"/>
                <w:szCs w:val="20"/>
              </w:rPr>
              <w:t>Hub buffers spikes; KEDA auto-scales consumers</w:t>
            </w:r>
          </w:p>
        </w:tc>
      </w:tr>
      <w:tr w:rsidR="007D214F" w14:paraId="27AEA0C4"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7A7F919" w14:textId="77777777" w:rsidR="00D33E02" w:rsidRDefault="00D33E02">
            <w:pPr>
              <w:spacing w:line="260" w:lineRule="auto"/>
            </w:pPr>
            <w:r>
              <w:rPr>
                <w:color w:val="1F1F1F"/>
                <w:sz w:val="20"/>
                <w:szCs w:val="20"/>
              </w:rPr>
              <w:t>Fault Tolerance</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CDDC23" w14:textId="77777777" w:rsidR="00D33E02" w:rsidRDefault="00D33E02">
            <w:pPr>
              <w:spacing w:line="260" w:lineRule="auto"/>
            </w:pPr>
            <w:r w:rsidRPr="6CDBB948">
              <w:rPr>
                <w:color w:val="1F1F1F"/>
                <w:sz w:val="20"/>
                <w:szCs w:val="20"/>
              </w:rPr>
              <w:t>Errors propagate immediately</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DE656E3" w14:textId="77777777" w:rsidR="00D33E02" w:rsidRDefault="00D33E02">
            <w:pPr>
              <w:spacing w:line="260" w:lineRule="auto"/>
            </w:pPr>
            <w:r>
              <w:rPr>
                <w:color w:val="1F1F1F"/>
                <w:sz w:val="20"/>
                <w:szCs w:val="20"/>
              </w:rPr>
              <w:t>Events queue during domain downtime</w:t>
            </w:r>
          </w:p>
        </w:tc>
      </w:tr>
    </w:tbl>
    <w:p w14:paraId="7765C467" w14:textId="1501B2AF" w:rsidR="00D33E02" w:rsidRDefault="008E49AB">
      <w:pPr>
        <w:pBdr>
          <w:left w:val="single" w:sz="16" w:space="0" w:color="F2C811"/>
        </w:pBdr>
        <w:shd w:val="clear" w:color="auto" w:fill="FFF4CE"/>
      </w:pPr>
      <w:r>
        <w:rPr>
          <w:rFonts w:ascii="Segoe UI Semibold" w:eastAsia="Segoe UI Semibold" w:hAnsi="Segoe UI Semibold" w:cs="Segoe UI Semibold"/>
          <w:b/>
          <w:bCs/>
          <w:color w:val="7A5200"/>
        </w:rPr>
        <w:t>Recommendation</w:t>
      </w:r>
      <w:r w:rsidR="00D33E02" w:rsidRPr="6CDBB948">
        <w:rPr>
          <w:rFonts w:ascii="Segoe UI Semibold" w:eastAsia="Segoe UI Semibold" w:hAnsi="Segoe UI Semibold" w:cs="Segoe UI Semibold"/>
          <w:b/>
          <w:bCs/>
          <w:color w:val="7A5200"/>
        </w:rPr>
        <w:t xml:space="preserve">:  </w:t>
      </w:r>
      <w:r w:rsidR="0079500F" w:rsidRPr="0079500F">
        <w:rPr>
          <w:color w:val="1F1F1F"/>
        </w:rPr>
        <w:t>Use</w:t>
      </w:r>
      <w:r w:rsidR="0079500F">
        <w:rPr>
          <w:rFonts w:ascii="Segoe UI Semibold" w:eastAsia="Segoe UI Semibold" w:hAnsi="Segoe UI Semibold" w:cs="Segoe UI Semibold"/>
          <w:b/>
          <w:bCs/>
          <w:color w:val="7A5200"/>
        </w:rPr>
        <w:t xml:space="preserve"> </w:t>
      </w:r>
      <w:r w:rsidR="00D33E02" w:rsidRPr="6CDBB948">
        <w:rPr>
          <w:color w:val="1F1F1F"/>
        </w:rPr>
        <w:t xml:space="preserve">Event Hub </w:t>
      </w:r>
      <w:r w:rsidR="0079500F">
        <w:rPr>
          <w:color w:val="1F1F1F"/>
        </w:rPr>
        <w:t>to manage scalability and</w:t>
      </w:r>
      <w:r w:rsidR="00D33E02" w:rsidRPr="6CDBB948">
        <w:rPr>
          <w:color w:val="1F1F1F"/>
        </w:rPr>
        <w:t xml:space="preserve"> traffic spikes </w:t>
      </w:r>
      <w:r w:rsidR="00930C3F">
        <w:rPr>
          <w:color w:val="1F1F1F"/>
        </w:rPr>
        <w:t>for</w:t>
      </w:r>
      <w:r w:rsidR="00D33E02" w:rsidRPr="6CDBB948">
        <w:rPr>
          <w:color w:val="1F1F1F"/>
        </w:rPr>
        <w:t xml:space="preserve"> instant processing capacity </w:t>
      </w:r>
      <w:r w:rsidR="00930C3F">
        <w:rPr>
          <w:color w:val="1F1F1F"/>
        </w:rPr>
        <w:t>and support</w:t>
      </w:r>
      <w:r w:rsidR="00D33E02" w:rsidRPr="6CDBB948">
        <w:rPr>
          <w:color w:val="1F1F1F"/>
        </w:rPr>
        <w:t xml:space="preserve"> massive parallel fan-out</w:t>
      </w:r>
      <w:r w:rsidR="00930C3F">
        <w:rPr>
          <w:color w:val="1F1F1F"/>
        </w:rPr>
        <w:t xml:space="preserve"> for any future </w:t>
      </w:r>
      <w:r w:rsidR="00D96CC7">
        <w:rPr>
          <w:color w:val="1F1F1F"/>
        </w:rPr>
        <w:t>update.</w:t>
      </w:r>
    </w:p>
    <w:p w14:paraId="23041658" w14:textId="0F257C49" w:rsidR="00D33E02" w:rsidRDefault="00D33E02">
      <w:pPr>
        <w:pStyle w:val="Heading1"/>
      </w:pPr>
      <w:bookmarkStart w:id="546" w:name="_Toc229058702"/>
      <w:bookmarkStart w:id="547" w:name="_Toc229378469"/>
      <w:bookmarkStart w:id="548" w:name="_Toc229463366"/>
      <w:r>
        <w:lastRenderedPageBreak/>
        <w:t>1</w:t>
      </w:r>
      <w:r w:rsidR="00346040">
        <w:t>2</w:t>
      </w:r>
      <w:r>
        <w:t>. Platform AI Agents</w:t>
      </w:r>
      <w:bookmarkEnd w:id="546"/>
      <w:bookmarkEnd w:id="547"/>
      <w:bookmarkEnd w:id="548"/>
    </w:p>
    <w:p w14:paraId="66080CC7" w14:textId="77777777" w:rsidR="00A85ECF" w:rsidRDefault="00A85ECF" w:rsidP="00A85ECF">
      <w:pPr>
        <w:spacing w:before="60" w:after="60" w:line="300" w:lineRule="auto"/>
      </w:pPr>
      <w:bookmarkStart w:id="549" w:name="_Toc229058707"/>
      <w:r>
        <w:t>Four specialized agents form the cross-cutting operating system of the platform. They sit around the developer's source-control and CI/CD boundary — never replacing it — and add value where deterministic pipelines fall short: scaffolding, policy judgment, supply-chain verification, governance curation and runtime safety. The developer continues to own commits and pushes; GitHub Actions continues to build, sign and emit SLSA-style provenance. The platform agents make sure what gets pushed is already compliant, then turn raw CI outputs into governance-ready, marketplace-ready artifacts. Agents drive — but do not implement — version promotion, canary rollout and rollback; those release-plane mechanics are described separately in §17.3 Lifecycle Management.</w:t>
      </w:r>
    </w:p>
    <w:p w14:paraId="5DDF2B32" w14:textId="77777777" w:rsidR="00A85ECF" w:rsidRDefault="00A85ECF" w:rsidP="00A85ECF">
      <w:r>
        <w:t>What we mean by an agent. Across this section, an "agent" is more than a workflow or REST service: each platform agent is goal-directed, perceives its environment via telemetry and registries, reasons with an LLM under uncertainty, autonomously chooses which tools and APIs to invoke, learns from prior episodes, and acts within explicit policy guardrails — escalating to humans only when its boundary is reached. The four subsections below state, for each agent, the goal it pursues, the decisions it owns without human input, where its reasoning surface lives, and the boundary at which it must hand off to HITL or policy.</w:t>
      </w:r>
    </w:p>
    <w:p w14:paraId="5589157F" w14:textId="0C45C0AC" w:rsidR="00A85ECF" w:rsidRDefault="00A85ECF" w:rsidP="00A85ECF">
      <w:pPr>
        <w:pStyle w:val="Heading2"/>
      </w:pPr>
      <w:bookmarkStart w:id="550" w:name="_Toc229378470"/>
      <w:bookmarkStart w:id="551" w:name="_Toc229463367"/>
      <w:r>
        <w:t>1</w:t>
      </w:r>
      <w:r w:rsidR="00346040">
        <w:t>2</w:t>
      </w:r>
      <w:r>
        <w:t>.1 Onboarding Agent</w:t>
      </w:r>
      <w:bookmarkEnd w:id="550"/>
      <w:bookmarkEnd w:id="551"/>
    </w:p>
    <w:p w14:paraId="070A9E67" w14:textId="77777777" w:rsidR="00A85ECF" w:rsidRDefault="00A85ECF" w:rsidP="00A85ECF">
      <w:r>
        <w:t xml:space="preserve">The Onboarding Agent automates the seven-stage publish-to-production pipeline that takes an Agent, MCP server or Tool from a developer submission to a live, governed endpoint in hours rather than weeks. It operates around the developer's source-control and CI/CD boundary in three explicit phases. Phase 1 — Pre-push (co-pilot): in the IDE / Publisher Portal the agent scaffolds the AgentCard / MCP manifest, infers capabilities and data sensitivity from source, lints against tenant policy, generates eval stubs and opens the initial PR with the right labels and CODEOWNERS. Phase 2 — Push and CI (developer-driven): the developer's push (or the resulting PR) is what triggers GitHub Actions; the agent does not invoke CI directly. The hardened builder performs the build, dependency audit and security / supply-chain scan, emits the SBOM (CycloneDX) and the SLSA-style provenance attestation (Sigstore-signed via OIDC), and runs the eval harness — publishing all outputs as workflow artifacts. Phase 3 — Post-push (verify, govern, deploy): the agent ingests those Actions outputs via webhook / Event Grid, cryptographically verifies the SLSA attestation against marketplace policy, registers the AgentCard in MongoDB with status=staging, assembles a human-actionable governance ticket (provenance summary, SBOM / CVE highlights, eval delta, suggested approver), drives </w:t>
      </w:r>
      <w:r>
        <w:lastRenderedPageBreak/>
        <w:t>Responsible AI / Security approval gates for sensitive or production-tier assets, coordinates infrastructure provisioning on Azure Container Apps with Managed Identity and APIM routing, and oversees the controlled canary rollout (5% → 25% → 50% → 100%). Once verified and approved, the agent hands off to the version-management process described in §17.3 Lifecycle Management, which executes the canary advancement and rollback mechanics on Azure Container Apps revisions.</w:t>
      </w:r>
    </w:p>
    <w:p w14:paraId="0B22D629" w14:textId="77777777" w:rsidR="00A85ECF" w:rsidRDefault="00A85ECF" w:rsidP="00F07ACD">
      <w:pPr>
        <w:pStyle w:val="ListParagraph"/>
        <w:numPr>
          <w:ilvl w:val="0"/>
          <w:numId w:val="46"/>
        </w:numPr>
        <w:pPrChange w:id="552" w:author="Rajesh Singh (Applied AI)" w:date="2026-05-11T16:31:00Z" w16du:dateUtc="2026-05-11T21:31:00Z">
          <w:pPr>
            <w:pStyle w:val="ListParagraph"/>
          </w:pPr>
        </w:pPrChange>
      </w:pPr>
      <w:r>
        <w:t>Inputs — package artifact and digest, AgentCard / MCP manifest, signed SLSA provenance attestation, SBOM (CycloneDX), CI scan and eval reports, deployment metadata.</w:t>
      </w:r>
    </w:p>
    <w:p w14:paraId="527E97B5" w14:textId="77777777" w:rsidR="00A85ECF" w:rsidRDefault="00A85ECF" w:rsidP="00F07ACD">
      <w:pPr>
        <w:pStyle w:val="ListParagraph"/>
        <w:numPr>
          <w:ilvl w:val="0"/>
          <w:numId w:val="46"/>
        </w:numPr>
        <w:pPrChange w:id="553" w:author="Rajesh Singh (Applied AI)" w:date="2026-05-11T16:31:00Z" w16du:dateUtc="2026-05-11T21:31:00Z">
          <w:pPr>
            <w:pStyle w:val="ListParagraph"/>
          </w:pPr>
        </w:pPrChange>
      </w:pPr>
      <w:r>
        <w:t>Gates — schema and policy lint (pre-push, by the agent); build, dependency audit, security scan, SBOM and SLSA attestation (in GitHub Actions); provenance verification, Responsible AI review, evaluation thresholds (post-push, by the agent).</w:t>
      </w:r>
    </w:p>
    <w:p w14:paraId="5D8EEDDF" w14:textId="77777777" w:rsidR="00A85ECF" w:rsidRDefault="00A85ECF" w:rsidP="00F07ACD">
      <w:pPr>
        <w:pStyle w:val="ListParagraph"/>
        <w:numPr>
          <w:ilvl w:val="0"/>
          <w:numId w:val="46"/>
        </w:numPr>
        <w:pPrChange w:id="554" w:author="Rajesh Singh (Applied AI)" w:date="2026-05-11T16:31:00Z" w16du:dateUtc="2026-05-11T21:31:00Z">
          <w:pPr>
            <w:pStyle w:val="ListParagraph"/>
          </w:pPr>
        </w:pPrChange>
      </w:pPr>
      <w:r>
        <w:t>Outputs — verified provenance bundle, registered AgentCard in MongoDB, governance ticket with risk summary, provisioned ACA revision, APIM route, lifecycle event stream.</w:t>
      </w:r>
    </w:p>
    <w:p w14:paraId="4F486545" w14:textId="77777777" w:rsidR="00A85ECF" w:rsidRDefault="00A85ECF" w:rsidP="00F07ACD">
      <w:pPr>
        <w:pStyle w:val="ListParagraph"/>
        <w:numPr>
          <w:ilvl w:val="0"/>
          <w:numId w:val="46"/>
        </w:numPr>
        <w:pPrChange w:id="555" w:author="Rajesh Singh (Applied AI)" w:date="2026-05-11T16:31:00Z" w16du:dateUtc="2026-05-11T21:31:00Z">
          <w:pPr>
            <w:pStyle w:val="ListParagraph"/>
          </w:pPr>
        </w:pPrChange>
      </w:pPr>
      <w:r>
        <w:t>Outcome — submission to production in hours; cryptographically verified provenance and audit trail captured for every release.</w:t>
      </w:r>
    </w:p>
    <w:p w14:paraId="2761D911" w14:textId="77777777" w:rsidR="00A85ECF" w:rsidDel="00D77D8D" w:rsidRDefault="00A85ECF" w:rsidP="00A85ECF">
      <w:pPr>
        <w:rPr>
          <w:del w:id="556" w:author="Rajesh Singh (Applied AI)" w:date="2026-05-11T14:59:00Z" w16du:dateUtc="2026-05-11T19:59:00Z"/>
        </w:rPr>
      </w:pPr>
      <w:r>
        <w:rPr>
          <w:b/>
        </w:rPr>
        <w:t>Agency</w:t>
      </w:r>
      <w:del w:id="557" w:author="Rajesh Singh (Applied AI)" w:date="2026-05-11T14:59:00Z" w16du:dateUtc="2026-05-11T19:59:00Z">
        <w:r w:rsidDel="00823EAD">
          <w:rPr>
            <w:b/>
          </w:rPr>
          <w:delText>.</w:delText>
        </w:r>
      </w:del>
    </w:p>
    <w:p w14:paraId="4BF573D2" w14:textId="77777777" w:rsidR="000B020D" w:rsidRDefault="00D77D8D" w:rsidP="00D77D8D">
      <w:pPr>
        <w:rPr>
          <w:ins w:id="558" w:author="Rajesh Singh (Applied AI)" w:date="2026-05-11T15:00:00Z" w16du:dateUtc="2026-05-11T20:00:00Z"/>
        </w:rPr>
      </w:pPr>
      <w:ins w:id="559" w:author="Rajesh Singh (Applied AI)" w:date="2026-05-11T14:59:00Z" w16du:dateUtc="2026-05-11T19:59:00Z">
        <w:r>
          <w:t xml:space="preserve">: </w:t>
        </w:r>
      </w:ins>
    </w:p>
    <w:p w14:paraId="6FD12236" w14:textId="05F89ADF" w:rsidR="00A85ECF" w:rsidRDefault="00A85ECF" w:rsidP="00F07ACD">
      <w:pPr>
        <w:pStyle w:val="ListParagraph"/>
        <w:numPr>
          <w:ilvl w:val="0"/>
          <w:numId w:val="49"/>
        </w:numPr>
        <w:pPrChange w:id="560" w:author="Rajesh Singh (Applied AI)" w:date="2026-05-11T16:31:00Z" w16du:dateUtc="2026-05-11T21:31:00Z">
          <w:pPr>
            <w:pStyle w:val="ListParagraph"/>
          </w:pPr>
        </w:pPrChange>
      </w:pPr>
      <w:r>
        <w:t>Goal</w:t>
      </w:r>
      <w:ins w:id="561" w:author="Rajesh Singh (Applied AI)" w:date="2026-05-11T15:00:00Z" w16du:dateUtc="2026-05-11T20:00:00Z">
        <w:r w:rsidR="001B44B6">
          <w:t xml:space="preserve"> - </w:t>
        </w:r>
      </w:ins>
      <w:del w:id="562" w:author="Rajesh Singh (Applied AI)" w:date="2026-05-11T15:00:00Z" w16du:dateUtc="2026-05-11T20:00:00Z">
        <w:r w:rsidDel="000B020D">
          <w:delText xml:space="preserve"> — </w:delText>
        </w:r>
      </w:del>
      <w:r>
        <w:t xml:space="preserve">move </w:t>
      </w:r>
      <w:del w:id="563" w:author="Rajesh Singh (Applied AI)" w:date="2026-05-11T14:59:00Z" w16du:dateUtc="2026-05-11T19:59:00Z">
        <w:r w:rsidDel="00823EAD">
          <w:delText>a submission</w:delText>
        </w:r>
      </w:del>
      <w:ins w:id="564" w:author="Rajesh Singh (Applied AI)" w:date="2026-05-11T14:59:00Z" w16du:dateUtc="2026-05-11T19:59:00Z">
        <w:r w:rsidR="00823EAD">
          <w:t>submission</w:t>
        </w:r>
      </w:ins>
      <w:r>
        <w:t xml:space="preserve"> to </w:t>
      </w:r>
      <w:del w:id="565" w:author="Rajesh Singh (Applied AI)" w:date="2026-05-11T15:01:00Z" w16du:dateUtc="2026-05-11T20:01:00Z">
        <w:r w:rsidDel="00CC1B95">
          <w:delText>safely-running</w:delText>
        </w:r>
      </w:del>
      <w:ins w:id="566" w:author="Rajesh Singh (Applied AI)" w:date="2026-05-11T15:01:00Z" w16du:dateUtc="2026-05-11T20:01:00Z">
        <w:r w:rsidR="00CC1B95">
          <w:t>safely running</w:t>
        </w:r>
      </w:ins>
      <w:r>
        <w:t xml:space="preserve"> production with minimum human time and zero unsafe regressions, without ever executing or replacing the developer's CI pipeline.</w:t>
      </w:r>
    </w:p>
    <w:p w14:paraId="451A64EF" w14:textId="1C06065F" w:rsidR="00A85ECF" w:rsidRDefault="00A85ECF" w:rsidP="00F07ACD">
      <w:pPr>
        <w:pStyle w:val="ListParagraph"/>
        <w:numPr>
          <w:ilvl w:val="0"/>
          <w:numId w:val="49"/>
        </w:numPr>
        <w:pPrChange w:id="567" w:author="Rajesh Singh (Applied AI)" w:date="2026-05-11T16:31:00Z" w16du:dateUtc="2026-05-11T21:31:00Z">
          <w:pPr>
            <w:pStyle w:val="ListParagraph"/>
          </w:pPr>
        </w:pPrChange>
      </w:pPr>
      <w:del w:id="568" w:author="Rajesh Singh (Applied AI)" w:date="2026-05-11T14:59:00Z" w16du:dateUtc="2026-05-11T19:59:00Z">
        <w:r w:rsidDel="00D77D8D">
          <w:delText>Decisions it owns —</w:delText>
        </w:r>
      </w:del>
      <w:ins w:id="569" w:author="Rajesh Singh (Applied AI)" w:date="2026-05-11T14:59:00Z" w16du:dateUtc="2026-05-11T19:59:00Z">
        <w:r w:rsidR="00D77D8D">
          <w:t>Decisions</w:t>
        </w:r>
      </w:ins>
      <w:r>
        <w:t xml:space="preserve"> </w:t>
      </w:r>
      <w:ins w:id="570" w:author="Rajesh Singh (Applied AI)" w:date="2026-05-11T15:01:00Z" w16du:dateUtc="2026-05-11T20:01:00Z">
        <w:r w:rsidR="001B44B6">
          <w:t xml:space="preserve">- </w:t>
        </w:r>
      </w:ins>
      <w:r>
        <w:t>whether a SLSA attestation satisfies marketplace policy (trusted builder, allowed repo, signed commit), whether scan / CVE findings are real risks or false positives, whether to auto-fix or request changes, which approval tier applies (auto / RAI / SecOps), and whether canary metrics warrant pause, advance or rollback.</w:t>
      </w:r>
    </w:p>
    <w:p w14:paraId="209EED48" w14:textId="707D3EAD" w:rsidR="00A85ECF" w:rsidRDefault="00A85ECF" w:rsidP="00F07ACD">
      <w:pPr>
        <w:pStyle w:val="ListParagraph"/>
        <w:numPr>
          <w:ilvl w:val="0"/>
          <w:numId w:val="49"/>
        </w:numPr>
        <w:pPrChange w:id="571" w:author="Rajesh Singh (Applied AI)" w:date="2026-05-11T16:31:00Z" w16du:dateUtc="2026-05-11T21:31:00Z">
          <w:pPr>
            <w:pStyle w:val="ListParagraph"/>
          </w:pPr>
        </w:pPrChange>
      </w:pPr>
      <w:r>
        <w:t>Reasoning surface — LLM scaffolds and enriches the AgentCard from source and README, infers capability / data-sensitivity tags, classifies scan findings, summarises provenance and SBOM evidence into a one-screen governance brief, drafts remediation diffs and reviewer summaries, and routes to the right approval gate based on risk tags.</w:t>
      </w:r>
    </w:p>
    <w:p w14:paraId="0C01AF70" w14:textId="57D124C4" w:rsidR="00A85ECF" w:rsidRDefault="00A85ECF" w:rsidP="00F07ACD">
      <w:pPr>
        <w:pStyle w:val="ListParagraph"/>
        <w:numPr>
          <w:ilvl w:val="0"/>
          <w:numId w:val="49"/>
        </w:numPr>
        <w:pPrChange w:id="572" w:author="Rajesh Singh (Applied AI)" w:date="2026-05-11T16:31:00Z" w16du:dateUtc="2026-05-11T21:31:00Z">
          <w:pPr>
            <w:pStyle w:val="ListParagraph"/>
          </w:pPr>
        </w:pPrChange>
      </w:pPr>
      <w:r>
        <w:t>Boundary</w:t>
      </w:r>
      <w:ins w:id="573" w:author="Rajesh Singh (Applied AI)" w:date="2026-05-11T15:02:00Z" w16du:dateUtc="2026-05-11T20:02:00Z">
        <w:r w:rsidR="00CC1B95">
          <w:t xml:space="preserve"> </w:t>
        </w:r>
        <w:r w:rsidR="00483AD7">
          <w:t>–</w:t>
        </w:r>
        <w:r w:rsidR="00CC1B95">
          <w:t xml:space="preserve"> </w:t>
        </w:r>
      </w:ins>
      <w:del w:id="574" w:author="Rajesh Singh (Applied AI)" w:date="2026-05-11T15:02:00Z" w16du:dateUtc="2026-05-11T20:02:00Z">
        <w:r w:rsidDel="00CC1B95">
          <w:delText xml:space="preserve"> (</w:delText>
        </w:r>
      </w:del>
      <w:r>
        <w:t>HITL</w:t>
      </w:r>
      <w:ins w:id="575" w:author="Rajesh Singh (Applied AI)" w:date="2026-05-11T15:02:00Z" w16du:dateUtc="2026-05-11T20:02:00Z">
        <w:r w:rsidR="00483AD7">
          <w:t>/policy</w:t>
        </w:r>
      </w:ins>
      <w:del w:id="576" w:author="Rajesh Singh (Applied AI)" w:date="2026-05-11T15:02:00Z" w16du:dateUtc="2026-05-11T20:02:00Z">
        <w:r w:rsidDel="00483AD7">
          <w:delText xml:space="preserve"> </w:delText>
        </w:r>
        <w:r w:rsidDel="00CC1B95">
          <w:delText xml:space="preserve">/ </w:delText>
        </w:r>
      </w:del>
      <w:del w:id="577" w:author="Rajesh Singh (Applied AI)" w:date="2026-05-11T15:01:00Z" w16du:dateUtc="2026-05-11T20:01:00Z">
        <w:r w:rsidDel="00CC1B95">
          <w:delText>policy) —</w:delText>
        </w:r>
      </w:del>
      <w:r>
        <w:t xml:space="preserve"> does not push code, modify workflow files, or invoke GitHub Actions directly; cannot promote past 25% canary on production-tier assets without a signed Responsible AI approval; never bypasses Security Scanner verdicts or accepts an artifact whose provenance attestation fails verification.</w:t>
      </w:r>
    </w:p>
    <w:p w14:paraId="069CF3B5" w14:textId="77777777" w:rsidR="00CC1B95" w:rsidRDefault="00CC1B95" w:rsidP="00A85ECF">
      <w:pPr>
        <w:rPr>
          <w:ins w:id="578" w:author="Rajesh Singh (Applied AI)" w:date="2026-05-11T15:01:00Z" w16du:dateUtc="2026-05-11T20:01:00Z"/>
        </w:rPr>
      </w:pPr>
    </w:p>
    <w:p w14:paraId="522FCBB8" w14:textId="77777777" w:rsidR="00CC1B95" w:rsidRDefault="00CC1B95" w:rsidP="00A85ECF">
      <w:pPr>
        <w:rPr>
          <w:ins w:id="579" w:author="Rajesh Singh (Applied AI)" w:date="2026-05-11T15:01:00Z" w16du:dateUtc="2026-05-11T20:01:00Z"/>
        </w:rPr>
      </w:pPr>
    </w:p>
    <w:p w14:paraId="243D2748" w14:textId="77777777" w:rsidR="00CC1B95" w:rsidRDefault="00CC1B95" w:rsidP="00A85ECF">
      <w:pPr>
        <w:rPr>
          <w:ins w:id="580" w:author="Rajesh Singh (Applied AI)" w:date="2026-05-11T15:01:00Z" w16du:dateUtc="2026-05-11T20:01:00Z"/>
        </w:rPr>
      </w:pPr>
    </w:p>
    <w:p w14:paraId="6A293426" w14:textId="77777777" w:rsidR="00CC1B95" w:rsidRDefault="00CC1B95" w:rsidP="00A85ECF">
      <w:pPr>
        <w:rPr>
          <w:ins w:id="581" w:author="Rajesh Singh (Applied AI)" w:date="2026-05-11T15:01:00Z" w16du:dateUtc="2026-05-11T20:01:00Z"/>
        </w:rPr>
      </w:pPr>
    </w:p>
    <w:p w14:paraId="295249F9" w14:textId="77777777" w:rsidR="00CC1B95" w:rsidRDefault="00CC1B95" w:rsidP="00A85ECF">
      <w:pPr>
        <w:rPr>
          <w:ins w:id="582" w:author="Rajesh Singh (Applied AI)" w:date="2026-05-11T15:01:00Z" w16du:dateUtc="2026-05-11T20:01:00Z"/>
        </w:rPr>
      </w:pPr>
    </w:p>
    <w:p w14:paraId="37B40BB8" w14:textId="77777777" w:rsidR="00A85ECF" w:rsidRPr="00CC1B95" w:rsidRDefault="00A85ECF" w:rsidP="00A85ECF">
      <w:pPr>
        <w:rPr>
          <w:b/>
          <w:bCs/>
          <w:rPrChange w:id="583" w:author="Rajesh Singh (Applied AI)" w:date="2026-05-11T15:01:00Z" w16du:dateUtc="2026-05-11T20:01:00Z">
            <w:rPr/>
          </w:rPrChange>
        </w:rPr>
      </w:pPr>
      <w:r w:rsidRPr="00CC1B95">
        <w:rPr>
          <w:b/>
          <w:bCs/>
          <w:rPrChange w:id="584" w:author="Rajesh Singh (Applied AI)" w:date="2026-05-11T15:01:00Z" w16du:dateUtc="2026-05-11T20:01:00Z">
            <w:rPr/>
          </w:rPrChange>
        </w:rPr>
        <w:t>Sequence flow:</w:t>
      </w:r>
    </w:p>
    <w:p w14:paraId="1622719B" w14:textId="77777777" w:rsidR="00A85ECF" w:rsidRDefault="00A85ECF" w:rsidP="00A85ECF">
      <w:pPr>
        <w:jc w:val="center"/>
      </w:pPr>
      <w:r>
        <w:rPr>
          <w:noProof/>
        </w:rPr>
        <w:drawing>
          <wp:inline distT="0" distB="0" distL="0" distR="0" wp14:anchorId="2F6C2AFF" wp14:editId="63BA4A62">
            <wp:extent cx="5943600" cy="33023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onboarding-agent.png"/>
                    <pic:cNvPicPr/>
                  </pic:nvPicPr>
                  <pic:blipFill>
                    <a:blip r:embed="rId15"/>
                    <a:stretch>
                      <a:fillRect/>
                    </a:stretch>
                  </pic:blipFill>
                  <pic:spPr>
                    <a:xfrm>
                      <a:off x="0" y="0"/>
                      <a:ext cx="5943600" cy="3302318"/>
                    </a:xfrm>
                    <a:prstGeom prst="rect">
                      <a:avLst/>
                    </a:prstGeom>
                  </pic:spPr>
                </pic:pic>
              </a:graphicData>
            </a:graphic>
          </wp:inline>
        </w:drawing>
      </w:r>
    </w:p>
    <w:p w14:paraId="426D0FEA" w14:textId="0ED66D5B" w:rsidR="00A85ECF" w:rsidRDefault="00A85ECF" w:rsidP="00A85ECF">
      <w:pPr>
        <w:jc w:val="center"/>
      </w:pPr>
      <w:r>
        <w:rPr>
          <w:i/>
        </w:rPr>
        <w:t>Figure 1</w:t>
      </w:r>
      <w:r w:rsidR="00346040">
        <w:rPr>
          <w:i/>
        </w:rPr>
        <w:t>2</w:t>
      </w:r>
      <w:r>
        <w:rPr>
          <w:i/>
        </w:rPr>
        <w:t>.1 — Onboarding Agent sequence: three explicit phases — Phase 1 pre-push co-pilot (scaffold / lint / open PR), Phase 2 developer-driven push that triggers GitHub Actions (build, scan, SBOM, SLSA attestation, eval — agent does not invoke CI), Phase 3 post-push verify-govern-deploy (SLSA verification, registry, governance ticket, approval, provisioning, canary).</w:t>
      </w:r>
    </w:p>
    <w:p w14:paraId="7871EE17" w14:textId="22B8BE8D" w:rsidR="00A85ECF" w:rsidRDefault="00A85ECF" w:rsidP="00A85ECF">
      <w:pPr>
        <w:pStyle w:val="Heading2"/>
      </w:pPr>
      <w:bookmarkStart w:id="585" w:name="_Toc229378471"/>
      <w:bookmarkStart w:id="586" w:name="_Toc229463368"/>
      <w:r>
        <w:t>1</w:t>
      </w:r>
      <w:r w:rsidR="00346040">
        <w:t>2</w:t>
      </w:r>
      <w:r>
        <w:t>.2 Evaluation Agent</w:t>
      </w:r>
      <w:bookmarkEnd w:id="585"/>
      <w:bookmarkEnd w:id="586"/>
    </w:p>
    <w:p w14:paraId="45C7E303" w14:textId="25F02F72" w:rsidR="00A85ECF" w:rsidRDefault="00A85ECF" w:rsidP="00A85ECF">
      <w:r>
        <w:t xml:space="preserve">The Evaluation Agent runs continuous quality assessment on every agent, prompt and model version using configurable golden datasets, adversarial probes and LLM-as-a-judge scoring. It is the quality gate that the Onboarding Agent and Lifecycle Manager call before any promotion or canary advancement, and it runs on a schedule for production drift monitoring. Telemetry is captured to a self-hosted Arize Phoenix deployment for HIPAA-aligned LLM observability </w:t>
      </w:r>
      <w:del w:id="587" w:author="Rajesh Singh (Applied AI)" w:date="2026-05-11T16:28:00Z" w16du:dateUtc="2026-05-11T21:28:00Z">
        <w:r w:rsidDel="003D6A31">
          <w:delText>and to Azure Monitor / Application Insights for infrastructure metrics</w:delText>
        </w:r>
      </w:del>
      <w:ins w:id="588" w:author="Rajesh Singh (Applied AI)" w:date="2026-05-11T16:28:00Z" w16du:dateUtc="2026-05-11T21:28:00Z">
        <w:r w:rsidR="003D6A31">
          <w:t>using Arize</w:t>
        </w:r>
      </w:ins>
      <w:r>
        <w:t>.</w:t>
      </w:r>
      <w:ins w:id="589" w:author="Rajesh Singh (Applied AI)" w:date="2026-05-11T16:28:00Z" w16du:dateUtc="2026-05-11T21:28:00Z">
        <w:r w:rsidR="00153FCB">
          <w:t xml:space="preserve"> Following metrics are covered by this agent:</w:t>
        </w:r>
      </w:ins>
    </w:p>
    <w:p w14:paraId="205CD145" w14:textId="77777777" w:rsidR="00A85ECF" w:rsidRDefault="00A85ECF" w:rsidP="000A4943">
      <w:pPr>
        <w:pStyle w:val="ListParagraph"/>
        <w:numPr>
          <w:ilvl w:val="0"/>
          <w:numId w:val="44"/>
        </w:numPr>
        <w:pPrChange w:id="590" w:author="Rajesh Singh (Applied AI)" w:date="2026-05-11T16:29:00Z" w16du:dateUtc="2026-05-11T21:29:00Z">
          <w:pPr>
            <w:pStyle w:val="ListParagraph"/>
          </w:pPr>
        </w:pPrChange>
      </w:pPr>
      <w:r>
        <w:t>Quality measures — accuracy, relevance, toxicity, bias, clinical correctness; embedding-based drift vs baseline.</w:t>
      </w:r>
    </w:p>
    <w:p w14:paraId="23D4FC1D" w14:textId="77777777" w:rsidR="00A85ECF" w:rsidRDefault="00A85ECF" w:rsidP="000A4943">
      <w:pPr>
        <w:pStyle w:val="ListParagraph"/>
        <w:numPr>
          <w:ilvl w:val="0"/>
          <w:numId w:val="44"/>
        </w:numPr>
        <w:pPrChange w:id="591" w:author="Rajesh Singh (Applied AI)" w:date="2026-05-11T16:29:00Z" w16du:dateUtc="2026-05-11T21:29:00Z">
          <w:pPr>
            <w:pStyle w:val="ListParagraph"/>
          </w:pPr>
        </w:pPrChange>
      </w:pPr>
      <w:r>
        <w:t>Test sets — golden cases, synthetic edge cases, prompt-injection and jailbreak probes via Azure AI Content Safety.</w:t>
      </w:r>
    </w:p>
    <w:p w14:paraId="3CD8B948" w14:textId="77777777" w:rsidR="00A85ECF" w:rsidRDefault="00A85ECF" w:rsidP="000A4943">
      <w:pPr>
        <w:pStyle w:val="ListParagraph"/>
        <w:numPr>
          <w:ilvl w:val="0"/>
          <w:numId w:val="44"/>
        </w:numPr>
        <w:pPrChange w:id="592" w:author="Rajesh Singh (Applied AI)" w:date="2026-05-11T16:29:00Z" w16du:dateUtc="2026-05-11T21:29:00Z">
          <w:pPr>
            <w:pStyle w:val="ListParagraph"/>
          </w:pPr>
        </w:pPrChange>
      </w:pPr>
      <w:r>
        <w:t>Judging — GPT-class LLM-as-a-judge invoked through the APIM AI Gateway with token / cost budgets enforced.</w:t>
      </w:r>
    </w:p>
    <w:p w14:paraId="6148C357" w14:textId="77777777" w:rsidR="00A85ECF" w:rsidRDefault="00A85ECF" w:rsidP="000A4943">
      <w:pPr>
        <w:pStyle w:val="ListParagraph"/>
        <w:numPr>
          <w:ilvl w:val="0"/>
          <w:numId w:val="44"/>
        </w:numPr>
        <w:pPrChange w:id="593" w:author="Rajesh Singh (Applied AI)" w:date="2026-05-11T16:29:00Z" w16du:dateUtc="2026-05-11T21:29:00Z">
          <w:pPr>
            <w:pStyle w:val="ListParagraph"/>
          </w:pPr>
        </w:pPrChange>
      </w:pPr>
      <w:r>
        <w:lastRenderedPageBreak/>
        <w:t>Outputs — eval scorecard written to AgentCard, certification status, promote / rollback signals to Lifecycle Manager.</w:t>
      </w:r>
    </w:p>
    <w:p w14:paraId="3F7AC5AF" w14:textId="69E70001" w:rsidR="00A85ECF" w:rsidRDefault="00A85ECF" w:rsidP="00A85ECF">
      <w:r>
        <w:rPr>
          <w:b/>
        </w:rPr>
        <w:t>Agency</w:t>
      </w:r>
      <w:ins w:id="594" w:author="Rajesh Singh (Applied AI)" w:date="2026-05-11T15:02:00Z" w16du:dateUtc="2026-05-11T20:02:00Z">
        <w:r w:rsidR="00677C5E">
          <w:rPr>
            <w:b/>
          </w:rPr>
          <w:t xml:space="preserve">: </w:t>
        </w:r>
      </w:ins>
      <w:del w:id="595" w:author="Rajesh Singh (Applied AI)" w:date="2026-05-11T15:02:00Z" w16du:dateUtc="2026-05-11T20:02:00Z">
        <w:r w:rsidDel="00677C5E">
          <w:rPr>
            <w:b/>
          </w:rPr>
          <w:delText>.</w:delText>
        </w:r>
      </w:del>
    </w:p>
    <w:p w14:paraId="63FEA5AF" w14:textId="4CF09736" w:rsidR="00A85ECF" w:rsidRDefault="00A85ECF" w:rsidP="00F07ACD">
      <w:pPr>
        <w:pStyle w:val="ListParagraph"/>
        <w:numPr>
          <w:ilvl w:val="0"/>
          <w:numId w:val="50"/>
        </w:numPr>
        <w:pPrChange w:id="596" w:author="Rajesh Singh (Applied AI)" w:date="2026-05-11T16:31:00Z" w16du:dateUtc="2026-05-11T21:31:00Z">
          <w:pPr>
            <w:pStyle w:val="ListParagraph"/>
          </w:pPr>
        </w:pPrChange>
      </w:pPr>
      <w:r>
        <w:t>Goal — continuously establish and defend a measurable quality bar for every agent, prompt and model version.</w:t>
      </w:r>
    </w:p>
    <w:p w14:paraId="3B2725FB" w14:textId="45491CFE" w:rsidR="00A85ECF" w:rsidRDefault="00A85ECF" w:rsidP="00F07ACD">
      <w:pPr>
        <w:pStyle w:val="ListParagraph"/>
        <w:numPr>
          <w:ilvl w:val="0"/>
          <w:numId w:val="50"/>
        </w:numPr>
        <w:pPrChange w:id="597" w:author="Rajesh Singh (Applied AI)" w:date="2026-05-11T16:31:00Z" w16du:dateUtc="2026-05-11T21:31:00Z">
          <w:pPr>
            <w:pStyle w:val="ListParagraph"/>
          </w:pPr>
        </w:pPrChange>
      </w:pPr>
      <w:r>
        <w:t>Decisions it owns — which eval suite to run for a given AgentCard (clinical accuracy vs. retrieval vs. safety), when to synthesize new adversarial cases, whether a metric delta is a real regression or noise, and whether to recommend promote, hold or rollback.</w:t>
      </w:r>
    </w:p>
    <w:p w14:paraId="67E8EE3D" w14:textId="110A2805" w:rsidR="00A85ECF" w:rsidRDefault="00A85ECF" w:rsidP="00F07ACD">
      <w:pPr>
        <w:pStyle w:val="ListParagraph"/>
        <w:numPr>
          <w:ilvl w:val="0"/>
          <w:numId w:val="50"/>
        </w:numPr>
        <w:pPrChange w:id="598" w:author="Rajesh Singh (Applied AI)" w:date="2026-05-11T16:31:00Z" w16du:dateUtc="2026-05-11T21:31:00Z">
          <w:pPr>
            <w:pStyle w:val="ListParagraph"/>
          </w:pPr>
        </w:pPrChange>
      </w:pPr>
      <w:r>
        <w:t>Reasoning surface — LLM-as-a-judge scoring with structured rubrics, embedding-drift interpretation against baselines, and root-cause hypothesis generation when failures cluster across cases.</w:t>
      </w:r>
    </w:p>
    <w:p w14:paraId="6E08951D" w14:textId="62C3E9D9" w:rsidR="00A85ECF" w:rsidRDefault="00A85ECF" w:rsidP="00F07ACD">
      <w:pPr>
        <w:pStyle w:val="ListParagraph"/>
        <w:numPr>
          <w:ilvl w:val="0"/>
          <w:numId w:val="50"/>
        </w:numPr>
        <w:pPrChange w:id="599" w:author="Rajesh Singh (Applied AI)" w:date="2026-05-11T16:31:00Z" w16du:dateUtc="2026-05-11T21:31:00Z">
          <w:pPr>
            <w:pStyle w:val="ListParagraph"/>
          </w:pPr>
        </w:pPrChange>
      </w:pPr>
      <w:r>
        <w:t xml:space="preserve">Boundary (HITL / </w:t>
      </w:r>
      <w:del w:id="600" w:author="Rajesh Singh (Applied AI)" w:date="2026-05-11T16:29:00Z" w16du:dateUtc="2026-05-11T21:29:00Z">
        <w:r w:rsidDel="000A4943">
          <w:delText>policy) —</w:delText>
        </w:r>
      </w:del>
      <w:ins w:id="601" w:author="Rajesh Singh (Applied AI)" w:date="2026-05-11T16:29:00Z" w16du:dateUtc="2026-05-11T21:29:00Z">
        <w:r w:rsidR="000A4943">
          <w:t>policy)</w:t>
        </w:r>
      </w:ins>
      <w:r>
        <w:t xml:space="preserve"> cannot mark an agent "production-certified" — only "eligible". Final certification remains a HITL or policy-gated decision.</w:t>
      </w:r>
    </w:p>
    <w:p w14:paraId="5A4D7C82" w14:textId="77777777" w:rsidR="00A85ECF" w:rsidRDefault="00A85ECF" w:rsidP="00A85ECF">
      <w:r>
        <w:t>Sequence flow:</w:t>
      </w:r>
    </w:p>
    <w:p w14:paraId="69AE748B" w14:textId="4E441484" w:rsidR="00A85ECF" w:rsidRDefault="00A85ECF" w:rsidP="00A85ECF">
      <w:pPr>
        <w:jc w:val="center"/>
      </w:pPr>
      <w:r>
        <w:rPr>
          <w:noProof/>
        </w:rPr>
        <w:drawing>
          <wp:inline distT="0" distB="0" distL="0" distR="0" wp14:anchorId="7CC471F5" wp14:editId="1754B479">
            <wp:extent cx="5943600" cy="37040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valuation-agent.png"/>
                    <pic:cNvPicPr/>
                  </pic:nvPicPr>
                  <pic:blipFill>
                    <a:blip r:embed="rId16"/>
                    <a:stretch>
                      <a:fillRect/>
                    </a:stretch>
                  </pic:blipFill>
                  <pic:spPr>
                    <a:xfrm>
                      <a:off x="0" y="0"/>
                      <a:ext cx="5943600" cy="3704078"/>
                    </a:xfrm>
                    <a:prstGeom prst="rect">
                      <a:avLst/>
                    </a:prstGeom>
                  </pic:spPr>
                </pic:pic>
              </a:graphicData>
            </a:graphic>
          </wp:inline>
        </w:drawing>
      </w:r>
    </w:p>
    <w:p w14:paraId="64B9F939" w14:textId="457BC64A" w:rsidR="00A85ECF" w:rsidRDefault="00A85ECF" w:rsidP="00A85ECF">
      <w:pPr>
        <w:jc w:val="center"/>
      </w:pPr>
      <w:r>
        <w:rPr>
          <w:i/>
        </w:rPr>
        <w:t>Figure 1</w:t>
      </w:r>
      <w:r w:rsidR="00346040">
        <w:rPr>
          <w:i/>
        </w:rPr>
        <w:t>2</w:t>
      </w:r>
      <w:r>
        <w:rPr>
          <w:i/>
        </w:rPr>
        <w:t xml:space="preserve">.2 — Evaluation Agent sequence: load datasets → invoke target → LLM-as-judge → push to Phoenix and </w:t>
      </w:r>
      <w:del w:id="602" w:author="Rajesh Singh (Applied AI)" w:date="2026-05-11T18:01:00Z" w16du:dateUtc="2026-05-11T23:01:00Z">
        <w:r w:rsidDel="00D0282F">
          <w:rPr>
            <w:i/>
          </w:rPr>
          <w:delText xml:space="preserve">Azure </w:delText>
        </w:r>
      </w:del>
      <w:ins w:id="603" w:author="Rajesh Singh (Applied AI)" w:date="2026-05-11T18:01:00Z" w16du:dateUtc="2026-05-11T23:01:00Z">
        <w:r w:rsidR="00D0282F">
          <w:rPr>
            <w:i/>
          </w:rPr>
          <w:t>Splunk</w:t>
        </w:r>
        <w:r w:rsidR="00D0282F">
          <w:rPr>
            <w:i/>
          </w:rPr>
          <w:t xml:space="preserve"> </w:t>
        </w:r>
      </w:ins>
      <w:r>
        <w:rPr>
          <w:i/>
        </w:rPr>
        <w:t>Monitor → promote or rollback.</w:t>
      </w:r>
    </w:p>
    <w:p w14:paraId="4D9ADBCB" w14:textId="1AFCBBF0" w:rsidR="00A85ECF" w:rsidRDefault="00A85ECF" w:rsidP="00A85ECF">
      <w:pPr>
        <w:pStyle w:val="Heading2"/>
      </w:pPr>
      <w:bookmarkStart w:id="604" w:name="_Toc229378472"/>
      <w:bookmarkStart w:id="605" w:name="_Toc229463369"/>
      <w:r>
        <w:lastRenderedPageBreak/>
        <w:t>1</w:t>
      </w:r>
      <w:r w:rsidR="00346040">
        <w:t>2</w:t>
      </w:r>
      <w:r>
        <w:t>.3 Discovery Agent</w:t>
      </w:r>
      <w:bookmarkEnd w:id="604"/>
      <w:bookmarkEnd w:id="605"/>
    </w:p>
    <w:p w14:paraId="48EEDDA7" w14:textId="77777777" w:rsidR="00A85ECF" w:rsidRDefault="00A85ECF" w:rsidP="00A85ECF">
      <w:r>
        <w:t>The Discovery Agent is the Dynamic Skill Resolver for the platform. It binds runtime intent — whether from the Global Orchestrator, the Marketplace Portal, or a workflow step — to the best available Agent, MCP tool or plan template via capability tag matching, vector-semantic similarity and confidence scoring. Results are filtered by tenant entitlements, Responsible AI tags and policy constraints before binding, ensuring cross-domain reuse without violating data-category or governance rules.</w:t>
      </w:r>
    </w:p>
    <w:p w14:paraId="0EBA2085" w14:textId="77777777" w:rsidR="00A85ECF" w:rsidRDefault="00A85ECF" w:rsidP="00F07ACD">
      <w:pPr>
        <w:pStyle w:val="ListParagraph"/>
        <w:numPr>
          <w:ilvl w:val="0"/>
          <w:numId w:val="53"/>
        </w:numPr>
        <w:pPrChange w:id="606" w:author="Rajesh Singh (Applied AI)" w:date="2026-05-11T16:32:00Z" w16du:dateUtc="2026-05-11T21:32:00Z">
          <w:pPr>
            <w:pStyle w:val="ListParagraph"/>
          </w:pPr>
        </w:pPrChange>
      </w:pPr>
      <w:r>
        <w:t>Catalog — AgentCards and MCP manifests in MongoDB; capability embeddings in MongoDB vector index or Azure AI Search.</w:t>
      </w:r>
    </w:p>
    <w:p w14:paraId="157E416C" w14:textId="77777777" w:rsidR="00A85ECF" w:rsidRDefault="00A85ECF" w:rsidP="00F07ACD">
      <w:pPr>
        <w:pStyle w:val="ListParagraph"/>
        <w:numPr>
          <w:ilvl w:val="0"/>
          <w:numId w:val="53"/>
        </w:numPr>
        <w:pPrChange w:id="607" w:author="Rajesh Singh (Applied AI)" w:date="2026-05-11T16:32:00Z" w16du:dateUtc="2026-05-11T21:32:00Z">
          <w:pPr>
            <w:pStyle w:val="ListParagraph"/>
          </w:pPr>
        </w:pPrChange>
      </w:pPr>
      <w:r>
        <w:t>Resolution — tag match + semantic similarity + eval score + cost / SLA → confidence-scored ranked list.</w:t>
      </w:r>
    </w:p>
    <w:p w14:paraId="27A07B11" w14:textId="77777777" w:rsidR="00A85ECF" w:rsidRDefault="00A85ECF" w:rsidP="00F07ACD">
      <w:pPr>
        <w:pStyle w:val="ListParagraph"/>
        <w:numPr>
          <w:ilvl w:val="0"/>
          <w:numId w:val="53"/>
        </w:numPr>
        <w:pPrChange w:id="608" w:author="Rajesh Singh (Applied AI)" w:date="2026-05-11T16:32:00Z" w16du:dateUtc="2026-05-11T21:32:00Z">
          <w:pPr>
            <w:pStyle w:val="ListParagraph"/>
          </w:pPr>
        </w:pPrChange>
      </w:pPr>
      <w:r>
        <w:t>Policy filter — Policy Registry filters candidates by tenant entitlements, data category and RAI tags.</w:t>
      </w:r>
    </w:p>
    <w:p w14:paraId="529E02CE" w14:textId="77777777" w:rsidR="00A85ECF" w:rsidRDefault="00A85ECF" w:rsidP="00F07ACD">
      <w:pPr>
        <w:pStyle w:val="ListParagraph"/>
        <w:numPr>
          <w:ilvl w:val="0"/>
          <w:numId w:val="53"/>
        </w:numPr>
        <w:pPrChange w:id="609" w:author="Rajesh Singh (Applied AI)" w:date="2026-05-11T16:32:00Z" w16du:dateUtc="2026-05-11T21:32:00Z">
          <w:pPr>
            <w:pStyle w:val="ListParagraph"/>
          </w:pPr>
        </w:pPrChange>
      </w:pPr>
      <w:r>
        <w:t>Authorization — Security &amp; Governance Agent issues a zero-trust pre-bind authorization with audit ID.</w:t>
      </w:r>
    </w:p>
    <w:p w14:paraId="12DE8B8E" w14:textId="4C5F9536" w:rsidR="00A85ECF" w:rsidRDefault="00A85ECF" w:rsidP="00F07ACD">
      <w:pPr>
        <w:pStyle w:val="ListParagraph"/>
        <w:numPr>
          <w:ilvl w:val="0"/>
          <w:numId w:val="53"/>
        </w:numPr>
        <w:pPrChange w:id="610" w:author="Rajesh Singh (Applied AI)" w:date="2026-05-11T16:32:00Z" w16du:dateUtc="2026-05-11T21:32:00Z">
          <w:pPr>
            <w:pStyle w:val="ListParagraph"/>
          </w:pPr>
        </w:pPrChange>
      </w:pPr>
      <w:r>
        <w:t xml:space="preserve">Outputs — bound endpoint plus </w:t>
      </w:r>
      <w:del w:id="611" w:author="Rajesh Singh (Applied AI)" w:date="2026-05-11T16:34:00Z" w16du:dateUtc="2026-05-11T21:34:00Z">
        <w:r w:rsidDel="00AB4643">
          <w:delText>AgentCard</w:delText>
        </w:r>
      </w:del>
      <w:ins w:id="612" w:author="Rajesh Singh (Applied AI)" w:date="2026-05-11T16:34:00Z" w16du:dateUtc="2026-05-11T21:34:00Z">
        <w:r w:rsidR="00AB4643">
          <w:t>Agent Card</w:t>
        </w:r>
      </w:ins>
      <w:r>
        <w:t>, declarative plan template hint when applicable, marketplace fallback otherwise.</w:t>
      </w:r>
    </w:p>
    <w:p w14:paraId="7E9C7D94" w14:textId="77777777" w:rsidR="00A85ECF" w:rsidRDefault="00A85ECF" w:rsidP="00A85ECF">
      <w:r>
        <w:rPr>
          <w:b/>
        </w:rPr>
        <w:t>Agency.</w:t>
      </w:r>
    </w:p>
    <w:p w14:paraId="548AA368" w14:textId="77777777" w:rsidR="00A85ECF" w:rsidRDefault="00A85ECF" w:rsidP="00F07ACD">
      <w:pPr>
        <w:pStyle w:val="ListParagraph"/>
        <w:numPr>
          <w:ilvl w:val="0"/>
          <w:numId w:val="55"/>
        </w:numPr>
        <w:pPrChange w:id="613" w:author="Rajesh Singh (Applied AI)" w:date="2026-05-11T16:32:00Z" w16du:dateUtc="2026-05-11T21:32:00Z">
          <w:pPr>
            <w:pStyle w:val="ListParagraph"/>
          </w:pPr>
        </w:pPrChange>
      </w:pPr>
      <w:r>
        <w:t>Goal — bind a runtime intent to the best-fit, policy-compliant capability — even when the request is fuzzy or no exact match exists.</w:t>
      </w:r>
    </w:p>
    <w:p w14:paraId="65ABA45F" w14:textId="77777777" w:rsidR="00A85ECF" w:rsidRDefault="00A85ECF" w:rsidP="00F07ACD">
      <w:pPr>
        <w:pStyle w:val="ListParagraph"/>
        <w:numPr>
          <w:ilvl w:val="0"/>
          <w:numId w:val="55"/>
        </w:numPr>
        <w:pPrChange w:id="614" w:author="Rajesh Singh (Applied AI)" w:date="2026-05-11T16:32:00Z" w16du:dateUtc="2026-05-11T21:32:00Z">
          <w:pPr>
            <w:pStyle w:val="ListParagraph"/>
          </w:pPr>
        </w:pPrChange>
      </w:pPr>
      <w:r>
        <w:t>Decisions it owns — how to decompose intent into capabilities, whether to bind a single agent or compose several, what to recommend when confidence is low, and when to fall back to marketplace search or propose a new submission.</w:t>
      </w:r>
    </w:p>
    <w:p w14:paraId="04CDB751" w14:textId="77777777" w:rsidR="00A85ECF" w:rsidRDefault="00A85ECF" w:rsidP="00F07ACD">
      <w:pPr>
        <w:pStyle w:val="ListParagraph"/>
        <w:numPr>
          <w:ilvl w:val="0"/>
          <w:numId w:val="55"/>
        </w:numPr>
        <w:pPrChange w:id="615" w:author="Rajesh Singh (Applied AI)" w:date="2026-05-11T16:32:00Z" w16du:dateUtc="2026-05-11T21:32:00Z">
          <w:pPr>
            <w:pStyle w:val="ListParagraph"/>
          </w:pPr>
        </w:pPrChange>
      </w:pPr>
      <w:r>
        <w:t>Reasoning surface — LLM parses intent into capability tags, ranks candidates with a blended score (tag + semantic + eval + cost + SLA), and produces an explanation for the selected binding.</w:t>
      </w:r>
    </w:p>
    <w:p w14:paraId="62FE59FE" w14:textId="77777777" w:rsidR="00A85ECF" w:rsidRDefault="00A85ECF" w:rsidP="00F07ACD">
      <w:pPr>
        <w:pStyle w:val="ListParagraph"/>
        <w:numPr>
          <w:ilvl w:val="0"/>
          <w:numId w:val="55"/>
        </w:numPr>
        <w:rPr>
          <w:ins w:id="616" w:author="Rajesh Singh (Applied AI)" w:date="2026-05-11T16:34:00Z" w16du:dateUtc="2026-05-11T21:34:00Z"/>
        </w:rPr>
      </w:pPr>
      <w:r>
        <w:t>Boundary (HITL / policy) — cannot bind across data-category boundaries or tenant entitlement violations — the Policy Registry is a hard gate.</w:t>
      </w:r>
    </w:p>
    <w:p w14:paraId="2A6D061F" w14:textId="77777777" w:rsidR="00AB4643" w:rsidRDefault="00AB4643" w:rsidP="00AB4643">
      <w:pPr>
        <w:pStyle w:val="ListParagraph"/>
        <w:numPr>
          <w:ilvl w:val="0"/>
          <w:numId w:val="0"/>
        </w:numPr>
        <w:ind w:left="720"/>
        <w:rPr>
          <w:ins w:id="617" w:author="Rajesh Singh (Applied AI)" w:date="2026-05-11T16:34:00Z" w16du:dateUtc="2026-05-11T21:34:00Z"/>
        </w:rPr>
      </w:pPr>
    </w:p>
    <w:p w14:paraId="157F1039" w14:textId="77777777" w:rsidR="00AB4643" w:rsidRDefault="00AB4643" w:rsidP="00AB4643">
      <w:pPr>
        <w:pStyle w:val="ListParagraph"/>
        <w:numPr>
          <w:ilvl w:val="0"/>
          <w:numId w:val="0"/>
        </w:numPr>
        <w:ind w:left="720"/>
        <w:rPr>
          <w:ins w:id="618" w:author="Rajesh Singh (Applied AI)" w:date="2026-05-11T16:34:00Z" w16du:dateUtc="2026-05-11T21:34:00Z"/>
        </w:rPr>
      </w:pPr>
    </w:p>
    <w:p w14:paraId="0C2674FE" w14:textId="77777777" w:rsidR="00AB4643" w:rsidRDefault="00AB4643" w:rsidP="00AB4643">
      <w:pPr>
        <w:pStyle w:val="ListParagraph"/>
        <w:numPr>
          <w:ilvl w:val="0"/>
          <w:numId w:val="0"/>
        </w:numPr>
        <w:ind w:left="720"/>
        <w:rPr>
          <w:ins w:id="619" w:author="Rajesh Singh (Applied AI)" w:date="2026-05-11T16:34:00Z" w16du:dateUtc="2026-05-11T21:34:00Z"/>
        </w:rPr>
      </w:pPr>
    </w:p>
    <w:p w14:paraId="7ADD503A" w14:textId="77777777" w:rsidR="00AB4643" w:rsidRDefault="00AB4643" w:rsidP="00AB4643">
      <w:pPr>
        <w:pStyle w:val="ListParagraph"/>
        <w:numPr>
          <w:ilvl w:val="0"/>
          <w:numId w:val="0"/>
        </w:numPr>
        <w:ind w:left="720"/>
        <w:rPr>
          <w:ins w:id="620" w:author="Rajesh Singh (Applied AI)" w:date="2026-05-11T16:34:00Z" w16du:dateUtc="2026-05-11T21:34:00Z"/>
        </w:rPr>
      </w:pPr>
    </w:p>
    <w:p w14:paraId="5F36E69E" w14:textId="77777777" w:rsidR="00AB4643" w:rsidRDefault="00AB4643" w:rsidP="00AB4643">
      <w:pPr>
        <w:pStyle w:val="ListParagraph"/>
        <w:numPr>
          <w:ilvl w:val="0"/>
          <w:numId w:val="0"/>
        </w:numPr>
        <w:ind w:left="720"/>
        <w:pPrChange w:id="621" w:author="Rajesh Singh (Applied AI)" w:date="2026-05-11T16:34:00Z" w16du:dateUtc="2026-05-11T21:34:00Z">
          <w:pPr>
            <w:pStyle w:val="ListParagraph"/>
          </w:pPr>
        </w:pPrChange>
      </w:pPr>
    </w:p>
    <w:p w14:paraId="52CF4E9F" w14:textId="77777777" w:rsidR="00A85ECF" w:rsidRDefault="00A85ECF" w:rsidP="00A85ECF">
      <w:r>
        <w:t>Sequence flow:</w:t>
      </w:r>
    </w:p>
    <w:p w14:paraId="7608126F" w14:textId="6EB93EB6" w:rsidR="00A85ECF" w:rsidRDefault="00A85ECF" w:rsidP="00A85ECF">
      <w:pPr>
        <w:jc w:val="center"/>
      </w:pPr>
      <w:r>
        <w:rPr>
          <w:noProof/>
        </w:rPr>
        <w:lastRenderedPageBreak/>
        <w:drawing>
          <wp:inline distT="0" distB="0" distL="0" distR="0" wp14:anchorId="279C5229" wp14:editId="3308BE52">
            <wp:extent cx="5943600" cy="35990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scovery-agent.png"/>
                    <pic:cNvPicPr/>
                  </pic:nvPicPr>
                  <pic:blipFill>
                    <a:blip r:embed="rId17"/>
                    <a:stretch>
                      <a:fillRect/>
                    </a:stretch>
                  </pic:blipFill>
                  <pic:spPr>
                    <a:xfrm>
                      <a:off x="0" y="0"/>
                      <a:ext cx="5943600" cy="3599031"/>
                    </a:xfrm>
                    <a:prstGeom prst="rect">
                      <a:avLst/>
                    </a:prstGeom>
                  </pic:spPr>
                </pic:pic>
              </a:graphicData>
            </a:graphic>
          </wp:inline>
        </w:drawing>
      </w:r>
    </w:p>
    <w:p w14:paraId="2EB82303" w14:textId="02934928" w:rsidR="00A85ECF" w:rsidRDefault="00A85ECF" w:rsidP="00A85ECF">
      <w:pPr>
        <w:jc w:val="center"/>
      </w:pPr>
      <w:r>
        <w:rPr>
          <w:i/>
        </w:rPr>
        <w:t>Figure 1</w:t>
      </w:r>
      <w:r w:rsidR="00346040">
        <w:rPr>
          <w:i/>
        </w:rPr>
        <w:t>2</w:t>
      </w:r>
      <w:r>
        <w:rPr>
          <w:i/>
        </w:rPr>
        <w:t>.3 — Discovery Agent sequence: capability query → registry + vector match → policy and authorization filter → bind or fall back.</w:t>
      </w:r>
    </w:p>
    <w:p w14:paraId="2364A8DD" w14:textId="6ED33029" w:rsidR="00A85ECF" w:rsidRDefault="00A85ECF" w:rsidP="00A85ECF">
      <w:pPr>
        <w:pStyle w:val="Heading2"/>
      </w:pPr>
      <w:bookmarkStart w:id="622" w:name="_Toc229378473"/>
      <w:bookmarkStart w:id="623" w:name="_Toc229463370"/>
      <w:r>
        <w:t>1</w:t>
      </w:r>
      <w:r w:rsidR="00346040">
        <w:t>2</w:t>
      </w:r>
      <w:r>
        <w:t>.4 Observability, Security &amp; Governance Agent</w:t>
      </w:r>
      <w:bookmarkEnd w:id="622"/>
      <w:bookmarkEnd w:id="623"/>
    </w:p>
    <w:p w14:paraId="67AEF1E3" w14:textId="4AFCF102" w:rsidR="00A85ECF" w:rsidRDefault="00A85ECF" w:rsidP="00A85ECF">
      <w:r>
        <w:t xml:space="preserve">The Observability, Security &amp; Governance Agent is a single cross-cutting agent with two complementary roles. As Security &amp; Governance, it cryptographically verifies the SLSA provenance attestation of every published artifact (builder identity, source repo + commit, signature) before promotion, and performs pre-execution policy evaluation on every step — invoking Azure AI Content Safety Prompt Shields for jailbreak and indirect prompt-injection detection, redacting PHI / PII, checking entitlements and token / cost budgets against the Policy Registry, and issuing scoped Managed Identity credentials from Key Vault. As Observability, it continuously ingests OpenTelemetry GenAI semantic spans and </w:t>
      </w:r>
      <w:del w:id="624" w:author="Rajesh Singh (Applied AI)" w:date="2026-05-11T17:56:00Z" w16du:dateUtc="2026-05-11T22:56:00Z">
        <w:r w:rsidDel="00A40DFE">
          <w:delText>Azure Monitor</w:delText>
        </w:r>
      </w:del>
      <w:ins w:id="625" w:author="Rajesh Singh (Applied AI)" w:date="2026-05-11T17:56:00Z" w16du:dateUtc="2026-05-11T22:56:00Z">
        <w:r w:rsidR="00A40DFE">
          <w:t>Arize LLM</w:t>
        </w:r>
      </w:ins>
      <w:r>
        <w:t xml:space="preserve"> metrics, correlates production behavior with the agent version and its provenance attestation, detects anomalies and drift, and triggers automated remediation through the Lifecycle Manager (rollback, scale, circuit-break) with full audit trail in MongoDB. Remediation actions (rollback, scale, circuit-break) are dispatched to the version-management process defined in §1</w:t>
      </w:r>
      <w:ins w:id="626" w:author="Rajesh Singh (Applied AI)" w:date="2026-05-11T17:56:00Z" w16du:dateUtc="2026-05-11T22:56:00Z">
        <w:r w:rsidR="00755175">
          <w:t>6</w:t>
        </w:r>
      </w:ins>
      <w:del w:id="627" w:author="Rajesh Singh (Applied AI)" w:date="2026-05-11T17:56:00Z" w16du:dateUtc="2026-05-11T22:56:00Z">
        <w:r w:rsidDel="00755175">
          <w:delText>7</w:delText>
        </w:r>
      </w:del>
      <w:r>
        <w:t>.3 Lifecycle Management.</w:t>
      </w:r>
    </w:p>
    <w:p w14:paraId="06F8C87D" w14:textId="77777777" w:rsidR="00A85ECF" w:rsidRDefault="00A85ECF" w:rsidP="00A85ECF">
      <w:pPr>
        <w:pStyle w:val="ListParagraph"/>
      </w:pPr>
      <w:r>
        <w:t>Pre-execution — SLSA provenance verification, Prompt Shields, PHI / PII redaction, policy evaluation, scoped credential issuance, allow / deny / HITL.</w:t>
      </w:r>
    </w:p>
    <w:p w14:paraId="1130220E" w14:textId="2E835F8C" w:rsidR="00A85ECF" w:rsidRDefault="00A85ECF" w:rsidP="00AB4CA4">
      <w:pPr>
        <w:pStyle w:val="ListParagraph"/>
        <w:numPr>
          <w:ilvl w:val="0"/>
          <w:numId w:val="63"/>
        </w:numPr>
        <w:pPrChange w:id="628" w:author="Rajesh Singh (Applied AI)" w:date="2026-05-11T18:04:00Z" w16du:dateUtc="2026-05-11T23:04:00Z">
          <w:pPr>
            <w:pStyle w:val="ListParagraph"/>
          </w:pPr>
        </w:pPrChange>
      </w:pPr>
      <w:r>
        <w:lastRenderedPageBreak/>
        <w:t xml:space="preserve">Telemetry — OpenTelemetry GenAI conventions (model, tokens, tool calls) → Arize Phoenix; infra metrics → </w:t>
      </w:r>
      <w:del w:id="629" w:author="Rajesh Singh (Applied AI)" w:date="2026-05-11T17:56:00Z" w16du:dateUtc="2026-05-11T22:56:00Z">
        <w:r w:rsidDel="00755175">
          <w:delText>Azure Monitor</w:delText>
        </w:r>
      </w:del>
      <w:ins w:id="630" w:author="Rajesh Singh (Applied AI)" w:date="2026-05-11T17:56:00Z" w16du:dateUtc="2026-05-11T22:56:00Z">
        <w:r w:rsidR="00755175">
          <w:t>Splunk</w:t>
        </w:r>
      </w:ins>
      <w:r>
        <w:t>.</w:t>
      </w:r>
    </w:p>
    <w:p w14:paraId="7E9720DD" w14:textId="77777777" w:rsidR="00A85ECF" w:rsidRDefault="00A85ECF" w:rsidP="00AB4CA4">
      <w:pPr>
        <w:pStyle w:val="ListParagraph"/>
        <w:numPr>
          <w:ilvl w:val="0"/>
          <w:numId w:val="63"/>
        </w:numPr>
        <w:pPrChange w:id="631" w:author="Rajesh Singh (Applied AI)" w:date="2026-05-11T18:04:00Z" w16du:dateUtc="2026-05-11T23:04:00Z">
          <w:pPr>
            <w:pStyle w:val="ListParagraph"/>
          </w:pPr>
        </w:pPrChange>
      </w:pPr>
      <w:r>
        <w:t>Detection — error spikes, latency anomalies, model and embedding drift, cost burn-rate, RAI score regressions.</w:t>
      </w:r>
    </w:p>
    <w:p w14:paraId="06D4BDD1" w14:textId="77777777" w:rsidR="00A85ECF" w:rsidRDefault="00A85ECF" w:rsidP="00AB4CA4">
      <w:pPr>
        <w:pStyle w:val="ListParagraph"/>
        <w:numPr>
          <w:ilvl w:val="0"/>
          <w:numId w:val="63"/>
        </w:numPr>
        <w:pPrChange w:id="632" w:author="Rajesh Singh (Applied AI)" w:date="2026-05-11T18:04:00Z" w16du:dateUtc="2026-05-11T23:04:00Z">
          <w:pPr>
            <w:pStyle w:val="ListParagraph"/>
          </w:pPr>
        </w:pPrChange>
      </w:pPr>
      <w:r>
        <w:t>Response — raise incident, log to immutable audit (MongoDB TTL), trigger rollback or saga compensation via Lifecycle Manager.</w:t>
      </w:r>
    </w:p>
    <w:p w14:paraId="2A82B466" w14:textId="77777777" w:rsidR="00A85ECF" w:rsidRDefault="00A85ECF" w:rsidP="00AB4CA4">
      <w:pPr>
        <w:pStyle w:val="ListParagraph"/>
        <w:numPr>
          <w:ilvl w:val="0"/>
          <w:numId w:val="63"/>
        </w:numPr>
        <w:pPrChange w:id="633" w:author="Rajesh Singh (Applied AI)" w:date="2026-05-11T18:04:00Z" w16du:dateUtc="2026-05-11T23:04:00Z">
          <w:pPr>
            <w:pStyle w:val="ListParagraph"/>
          </w:pPr>
        </w:pPrChange>
      </w:pPr>
      <w:r>
        <w:t>Compliance — every decision is signed with Entra identity and traceable end-to-end via OTel trace_id.</w:t>
      </w:r>
    </w:p>
    <w:p w14:paraId="734F6CBE" w14:textId="77777777" w:rsidR="00A85ECF" w:rsidRDefault="00A85ECF" w:rsidP="00A85ECF">
      <w:r>
        <w:rPr>
          <w:b/>
        </w:rPr>
        <w:t>Agency.</w:t>
      </w:r>
    </w:p>
    <w:p w14:paraId="490B9DFF" w14:textId="77777777" w:rsidR="00A85ECF" w:rsidRDefault="00A85ECF" w:rsidP="00AB4CA4">
      <w:pPr>
        <w:pStyle w:val="ListParagraph"/>
        <w:numPr>
          <w:ilvl w:val="0"/>
          <w:numId w:val="64"/>
        </w:numPr>
        <w:pPrChange w:id="634" w:author="Rajesh Singh (Applied AI)" w:date="2026-05-11T18:05:00Z" w16du:dateUtc="2026-05-11T23:05:00Z">
          <w:pPr>
            <w:pStyle w:val="ListParagraph"/>
          </w:pPr>
        </w:pPrChange>
      </w:pPr>
      <w:r>
        <w:t>Goal — keep the running platform safe, performant and within policy without an operator in the loop for routine events.</w:t>
      </w:r>
    </w:p>
    <w:p w14:paraId="5DB92BE8" w14:textId="77777777" w:rsidR="00A85ECF" w:rsidRDefault="00A85ECF" w:rsidP="00AB4CA4">
      <w:pPr>
        <w:pStyle w:val="ListParagraph"/>
        <w:numPr>
          <w:ilvl w:val="0"/>
          <w:numId w:val="64"/>
        </w:numPr>
        <w:pPrChange w:id="635" w:author="Rajesh Singh (Applied AI)" w:date="2026-05-11T18:05:00Z" w16du:dateUtc="2026-05-11T23:05:00Z">
          <w:pPr>
            <w:pStyle w:val="ListParagraph"/>
          </w:pPr>
        </w:pPrChange>
      </w:pPr>
      <w:r>
        <w:t>Decisions it owns — whether a SLSA attestation matches policy, whether a Prompt Shields trigger is a real attack or a softenable false positive, whether anomalous latency / drift warrants alert, scale, circuit-break or rollback, whether to redact-and-continue versus deny, and which incidents to escalate.</w:t>
      </w:r>
    </w:p>
    <w:p w14:paraId="23D64F2E" w14:textId="77DDFEBB" w:rsidR="00A85ECF" w:rsidRDefault="00A85ECF" w:rsidP="00AB4CA4">
      <w:pPr>
        <w:pStyle w:val="ListParagraph"/>
        <w:numPr>
          <w:ilvl w:val="0"/>
          <w:numId w:val="64"/>
        </w:numPr>
        <w:pPrChange w:id="636" w:author="Rajesh Singh (Applied AI)" w:date="2026-05-11T18:05:00Z" w16du:dateUtc="2026-05-11T23:05:00Z">
          <w:pPr>
            <w:pStyle w:val="ListParagraph"/>
          </w:pPr>
        </w:pPrChange>
      </w:pPr>
      <w:r>
        <w:t xml:space="preserve">Reasoning surface — LLM-driven provenance and anomaly explanation that correlates build-time attestation evidence with runtime Phoenix LLM signals and </w:t>
      </w:r>
      <w:del w:id="637" w:author="Rajesh Singh (Applied AI)" w:date="2026-05-11T17:57:00Z" w16du:dateUtc="2026-05-11T22:57:00Z">
        <w:r w:rsidDel="00755175">
          <w:delText>Azure Monitor</w:delText>
        </w:r>
      </w:del>
      <w:ins w:id="638" w:author="Rajesh Singh (Applied AI)" w:date="2026-05-11T17:57:00Z" w16du:dateUtc="2026-05-11T22:57:00Z">
        <w:r w:rsidR="00755175">
          <w:t>Splunk</w:t>
        </w:r>
        <w:r w:rsidR="00CC71F0">
          <w:t xml:space="preserve"> Monitor</w:t>
        </w:r>
      </w:ins>
      <w:r>
        <w:t xml:space="preserve"> infra signals, plus remediation proposal generation grounded in prior episode memory.</w:t>
      </w:r>
    </w:p>
    <w:p w14:paraId="6FA860C3" w14:textId="77777777" w:rsidR="00A85ECF" w:rsidRDefault="00A85ECF" w:rsidP="00AB4CA4">
      <w:pPr>
        <w:pStyle w:val="ListParagraph"/>
        <w:numPr>
          <w:ilvl w:val="0"/>
          <w:numId w:val="64"/>
        </w:numPr>
        <w:pPrChange w:id="639" w:author="Rajesh Singh (Applied AI)" w:date="2026-05-11T18:05:00Z" w16du:dateUtc="2026-05-11T23:05:00Z">
          <w:pPr>
            <w:pStyle w:val="ListParagraph"/>
          </w:pPr>
        </w:pPrChange>
      </w:pPr>
      <w:r>
        <w:t>Boundary (HITL / policy) — cannot disable a policy or change AgentCard certification; can quarantine, scale or rollback but never delete an asset.</w:t>
      </w:r>
    </w:p>
    <w:p w14:paraId="29951CDD" w14:textId="77777777" w:rsidR="00A85ECF" w:rsidRDefault="00A85ECF" w:rsidP="00A85ECF">
      <w:r>
        <w:t>Sequence flow:</w:t>
      </w:r>
    </w:p>
    <w:p w14:paraId="58812639" w14:textId="53A7BA09" w:rsidR="00A85ECF" w:rsidRDefault="00A85ECF" w:rsidP="00A85ECF">
      <w:pPr>
        <w:jc w:val="center"/>
      </w:pPr>
      <w:r>
        <w:rPr>
          <w:noProof/>
        </w:rPr>
        <w:lastRenderedPageBreak/>
        <w:drawing>
          <wp:inline distT="0" distB="0" distL="0" distR="0" wp14:anchorId="717A17F1" wp14:editId="73F575AE">
            <wp:extent cx="5943600" cy="35914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observability-security-agent.png"/>
                    <pic:cNvPicPr/>
                  </pic:nvPicPr>
                  <pic:blipFill>
                    <a:blip r:embed="rId18"/>
                    <a:stretch>
                      <a:fillRect/>
                    </a:stretch>
                  </pic:blipFill>
                  <pic:spPr>
                    <a:xfrm>
                      <a:off x="0" y="0"/>
                      <a:ext cx="5943600" cy="3591472"/>
                    </a:xfrm>
                    <a:prstGeom prst="rect">
                      <a:avLst/>
                    </a:prstGeom>
                  </pic:spPr>
                </pic:pic>
              </a:graphicData>
            </a:graphic>
          </wp:inline>
        </w:drawing>
      </w:r>
    </w:p>
    <w:p w14:paraId="6DA42DAC" w14:textId="03DB3341" w:rsidR="00A85ECF" w:rsidRDefault="00A85ECF" w:rsidP="00A85ECF">
      <w:pPr>
        <w:jc w:val="center"/>
      </w:pPr>
      <w:r>
        <w:rPr>
          <w:i/>
        </w:rPr>
        <w:t>Figure 1</w:t>
      </w:r>
      <w:r w:rsidR="00346040">
        <w:rPr>
          <w:i/>
        </w:rPr>
        <w:t>2</w:t>
      </w:r>
      <w:r>
        <w:rPr>
          <w:i/>
        </w:rPr>
        <w:t>.4 — Observability, Security &amp; Governance Agent sequence: pre-execution gate → scoped credential → telemetry capture → anomaly detection → automated response.</w:t>
      </w:r>
    </w:p>
    <w:p w14:paraId="0F7EE80B" w14:textId="2EA88893" w:rsidR="00D33E02" w:rsidRDefault="00D33E02">
      <w:pPr>
        <w:pStyle w:val="Heading1"/>
      </w:pPr>
      <w:bookmarkStart w:id="640" w:name="_Toc229378474"/>
      <w:bookmarkStart w:id="641" w:name="_Toc229463371"/>
      <w:r>
        <w:lastRenderedPageBreak/>
        <w:t>1</w:t>
      </w:r>
      <w:r w:rsidR="00346040">
        <w:t>3</w:t>
      </w:r>
      <w:r>
        <w:t>. Azure AI Foundry Capability Mapping</w:t>
      </w:r>
      <w:bookmarkEnd w:id="549"/>
      <w:bookmarkEnd w:id="640"/>
      <w:bookmarkEnd w:id="641"/>
    </w:p>
    <w:p w14:paraId="20488AF9" w14:textId="77777777" w:rsidR="00D33E02" w:rsidRDefault="00D33E02">
      <w:pPr>
        <w:spacing w:before="60" w:after="60" w:line="300" w:lineRule="auto"/>
      </w:pPr>
      <w:r w:rsidRPr="6CDBB948">
        <w:rPr>
          <w:color w:val="1F1F1F"/>
        </w:rPr>
        <w:t>UAP capabilities map directly to Azure AI Foundry and supporting Azure services. The table below summarizes the current GA posture and mapping; the full feature matrix is maintained separately.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1400"/>
        <w:gridCol w:w="2560"/>
      </w:tblGrid>
      <w:tr w:rsidR="007D214F" w14:paraId="65846438"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A71B8C8" w14:textId="77777777" w:rsidR="00D33E02" w:rsidRDefault="00D33E02">
            <w:r>
              <w:rPr>
                <w:rFonts w:ascii="Segoe UI Semibold" w:eastAsia="Segoe UI Semibold" w:hAnsi="Segoe UI Semibold" w:cs="Segoe UI Semibold"/>
                <w:b/>
                <w:bCs/>
                <w:color w:val="FFFFFF"/>
                <w:sz w:val="20"/>
                <w:szCs w:val="20"/>
              </w:rPr>
              <w:t>UAP Capability Area</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C552B89" w14:textId="77777777" w:rsidR="00D33E02" w:rsidRDefault="00D33E02">
            <w:r>
              <w:rPr>
                <w:rFonts w:ascii="Segoe UI Semibold" w:eastAsia="Segoe UI Semibold" w:hAnsi="Segoe UI Semibold" w:cs="Segoe UI Semibold"/>
                <w:b/>
                <w:bCs/>
                <w:color w:val="FFFFFF"/>
                <w:sz w:val="20"/>
                <w:szCs w:val="20"/>
              </w:rPr>
              <w:t>Azure Foundry / Azure Service</w:t>
            </w:r>
          </w:p>
        </w:tc>
        <w:tc>
          <w:tcPr>
            <w:tcW w:w="14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8D8B6A1" w14:textId="77777777" w:rsidR="00D33E02" w:rsidRDefault="00D33E02">
            <w:r>
              <w:rPr>
                <w:rFonts w:ascii="Segoe UI Semibold" w:eastAsia="Segoe UI Semibold" w:hAnsi="Segoe UI Semibold" w:cs="Segoe UI Semibold"/>
                <w:b/>
                <w:bCs/>
                <w:color w:val="FFFFFF"/>
                <w:sz w:val="20"/>
                <w:szCs w:val="20"/>
              </w:rPr>
              <w:t>GA Status</w:t>
            </w:r>
          </w:p>
        </w:tc>
        <w:tc>
          <w:tcPr>
            <w:tcW w:w="25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25546E3C" w14:textId="77777777" w:rsidR="00D33E02" w:rsidRDefault="00D33E02">
            <w:r>
              <w:rPr>
                <w:rFonts w:ascii="Segoe UI Semibold" w:eastAsia="Segoe UI Semibold" w:hAnsi="Segoe UI Semibold" w:cs="Segoe UI Semibold"/>
                <w:b/>
                <w:bCs/>
                <w:color w:val="FFFFFF"/>
                <w:sz w:val="20"/>
                <w:szCs w:val="20"/>
              </w:rPr>
              <w:t>Notes</w:t>
            </w:r>
          </w:p>
        </w:tc>
      </w:tr>
      <w:tr w:rsidR="007D214F" w14:paraId="7C0A0203"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55F17B3" w14:textId="77777777" w:rsidR="00D33E02" w:rsidRDefault="00D33E02">
            <w:pPr>
              <w:spacing w:line="260" w:lineRule="auto"/>
            </w:pPr>
            <w:r>
              <w:rPr>
                <w:color w:val="1F1F1F"/>
                <w:sz w:val="20"/>
                <w:szCs w:val="20"/>
              </w:rPr>
              <w:t>Model Marketplace — Central Repository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AA3EAD4" w14:textId="77777777" w:rsidR="00D33E02" w:rsidRDefault="00D33E02">
            <w:pPr>
              <w:spacing w:line="260" w:lineRule="auto"/>
            </w:pPr>
            <w:r>
              <w:rPr>
                <w:color w:val="1F1F1F"/>
                <w:sz w:val="20"/>
                <w:szCs w:val="20"/>
              </w:rPr>
              <w:t>Azure AI Foundry Projects &amp; Hub Workspace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4351C05" w14:textId="77777777" w:rsidR="00D33E02" w:rsidRDefault="00D33E02">
            <w:pPr>
              <w:spacing w:line="260" w:lineRule="auto"/>
            </w:pPr>
            <w:r>
              <w:rPr>
                <w:color w:val="1F1F1F"/>
                <w:sz w:val="20"/>
                <w:szCs w:val="20"/>
              </w:rPr>
              <w:t>GA (East US / East US 2)</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EDFE6D" w14:textId="77777777" w:rsidR="00D33E02" w:rsidRDefault="00D33E02">
            <w:pPr>
              <w:spacing w:line="260" w:lineRule="auto"/>
            </w:pPr>
            <w:r w:rsidRPr="6CDBB948">
              <w:rPr>
                <w:color w:val="1F1F1F"/>
                <w:sz w:val="20"/>
                <w:szCs w:val="20"/>
              </w:rPr>
              <w:t>Registers and manages models with metadata; model cards via evaluations workspace.</w:t>
            </w:r>
          </w:p>
        </w:tc>
      </w:tr>
      <w:tr w:rsidR="007D214F" w14:paraId="3F7E43AA"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F750726" w14:textId="77777777" w:rsidR="00D33E02" w:rsidRDefault="00D33E02">
            <w:pPr>
              <w:spacing w:line="260" w:lineRule="auto"/>
            </w:pPr>
            <w:r>
              <w:rPr>
                <w:color w:val="1F1F1F"/>
                <w:sz w:val="20"/>
                <w:szCs w:val="20"/>
              </w:rPr>
              <w:t>Model Marketplace — BYOM</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9AEFE9" w14:textId="77777777" w:rsidR="00D33E02" w:rsidRDefault="00D33E02">
            <w:pPr>
              <w:spacing w:line="260" w:lineRule="auto"/>
            </w:pPr>
            <w:r>
              <w:rPr>
                <w:color w:val="1F1F1F"/>
                <w:sz w:val="20"/>
                <w:szCs w:val="20"/>
              </w:rPr>
              <w:t>Azure AI Foundry Model Catalog + BYOM onboarding</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B049B09"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FDE00E4" w14:textId="77777777" w:rsidR="00D33E02" w:rsidRDefault="00D33E02">
            <w:pPr>
              <w:spacing w:line="260" w:lineRule="auto"/>
            </w:pPr>
            <w:r w:rsidRPr="6CDBB948">
              <w:rPr>
                <w:color w:val="1F1F1F"/>
                <w:sz w:val="20"/>
                <w:szCs w:val="20"/>
              </w:rPr>
              <w:t>1800+ models (OpenAI, Meta, Mistral, DeepSeek); custom and partner models under same governance.</w:t>
            </w:r>
          </w:p>
        </w:tc>
      </w:tr>
      <w:tr w:rsidR="007D214F" w14:paraId="0F1D0BCB"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0D5259D" w14:textId="77777777" w:rsidR="00D33E02" w:rsidRDefault="00D33E02">
            <w:pPr>
              <w:spacing w:line="260" w:lineRule="auto"/>
            </w:pPr>
            <w:r>
              <w:rPr>
                <w:color w:val="1F1F1F"/>
                <w:sz w:val="20"/>
                <w:szCs w:val="20"/>
              </w:rPr>
              <w:t>Model Marketplace — Approval Workflow</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C1EF4C9" w14:textId="77777777" w:rsidR="00D33E02" w:rsidRDefault="00D33E02">
            <w:pPr>
              <w:spacing w:line="260" w:lineRule="auto"/>
            </w:pPr>
            <w:r>
              <w:rPr>
                <w:color w:val="1F1F1F"/>
                <w:sz w:val="20"/>
                <w:szCs w:val="20"/>
              </w:rPr>
              <w:t>Foundry Governance + Publisher API</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2459805"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0B26675" w14:textId="77777777" w:rsidR="00D33E02" w:rsidRDefault="00D33E02">
            <w:pPr>
              <w:spacing w:line="260" w:lineRule="auto"/>
            </w:pPr>
            <w:r>
              <w:rPr>
                <w:color w:val="1F1F1F"/>
                <w:sz w:val="20"/>
                <w:szCs w:val="20"/>
              </w:rPr>
              <w:t>Draft → Review → Approved pipeline with Responsible AI reviewers.</w:t>
            </w:r>
          </w:p>
        </w:tc>
      </w:tr>
      <w:tr w:rsidR="007D214F" w14:paraId="4B8B688D"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EB28D21" w14:textId="77777777" w:rsidR="00D33E02" w:rsidRDefault="00D33E02">
            <w:pPr>
              <w:spacing w:line="260" w:lineRule="auto"/>
            </w:pPr>
            <w:r>
              <w:rPr>
                <w:color w:val="1F1F1F"/>
                <w:sz w:val="20"/>
                <w:szCs w:val="20"/>
              </w:rPr>
              <w:t>Model Marketplace — Drift Detection</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534ACA2" w14:textId="4CF595F0" w:rsidR="00D33E02" w:rsidRDefault="00D33E02">
            <w:pPr>
              <w:spacing w:line="260" w:lineRule="auto"/>
            </w:pPr>
            <w:r>
              <w:rPr>
                <w:color w:val="1F1F1F"/>
                <w:sz w:val="20"/>
                <w:szCs w:val="20"/>
              </w:rPr>
              <w:t xml:space="preserve">Foundry Evaluations + </w:t>
            </w:r>
            <w:del w:id="642" w:author="Rajesh Singh (Applied AI)" w:date="2026-05-11T17:57:00Z" w16du:dateUtc="2026-05-11T22:57:00Z">
              <w:r w:rsidDel="00CC71F0">
                <w:rPr>
                  <w:color w:val="1F1F1F"/>
                  <w:sz w:val="20"/>
                  <w:szCs w:val="20"/>
                </w:rPr>
                <w:delText xml:space="preserve">Azure </w:delText>
              </w:r>
            </w:del>
            <w:ins w:id="643" w:author="Rajesh Singh (Applied AI)" w:date="2026-05-11T17:57:00Z" w16du:dateUtc="2026-05-11T22:57:00Z">
              <w:r w:rsidR="00CC71F0">
                <w:rPr>
                  <w:color w:val="1F1F1F"/>
                  <w:sz w:val="20"/>
                  <w:szCs w:val="20"/>
                </w:rPr>
                <w:t>Splunk</w:t>
              </w:r>
              <w:r w:rsidR="00CC71F0">
                <w:rPr>
                  <w:color w:val="1F1F1F"/>
                  <w:sz w:val="20"/>
                  <w:szCs w:val="20"/>
                </w:rPr>
                <w:t xml:space="preserve"> </w:t>
              </w:r>
            </w:ins>
            <w:r>
              <w:rPr>
                <w:color w:val="1F1F1F"/>
                <w:sz w:val="20"/>
                <w:szCs w:val="20"/>
              </w:rPr>
              <w:t>Monitor</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F85ED67"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A23727D" w14:textId="77777777" w:rsidR="00D33E02" w:rsidRDefault="00D33E02">
            <w:pPr>
              <w:spacing w:line="260" w:lineRule="auto"/>
            </w:pPr>
            <w:r>
              <w:rPr>
                <w:color w:val="1F1F1F"/>
                <w:sz w:val="20"/>
                <w:szCs w:val="20"/>
              </w:rPr>
              <w:t>Performance drift and bias detection triggers retraining or rollback.</w:t>
            </w:r>
          </w:p>
        </w:tc>
      </w:tr>
      <w:tr w:rsidR="007D214F" w14:paraId="68E415E1"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7ECAAA" w14:textId="77777777" w:rsidR="00D33E02" w:rsidRDefault="00D33E02">
            <w:pPr>
              <w:spacing w:line="260" w:lineRule="auto"/>
            </w:pPr>
            <w:r>
              <w:rPr>
                <w:color w:val="1F1F1F"/>
                <w:sz w:val="20"/>
                <w:szCs w:val="20"/>
              </w:rPr>
              <w:t>Model Marketplace — Champion/Challenger</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7B25F9C" w14:textId="77777777" w:rsidR="00D33E02" w:rsidRDefault="00D33E02">
            <w:pPr>
              <w:spacing w:line="260" w:lineRule="auto"/>
            </w:pPr>
            <w:r>
              <w:rPr>
                <w:color w:val="1F1F1F"/>
                <w:sz w:val="20"/>
                <w:szCs w:val="20"/>
              </w:rPr>
              <w:t>Foundry Evaluations + APIM routing</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99C8F6"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314E910" w14:textId="77777777" w:rsidR="00D33E02" w:rsidRDefault="00D33E02">
            <w:pPr>
              <w:spacing w:line="260" w:lineRule="auto"/>
            </w:pPr>
            <w:r>
              <w:rPr>
                <w:color w:val="1F1F1F"/>
                <w:sz w:val="20"/>
                <w:szCs w:val="20"/>
              </w:rPr>
              <w:t>Compare new model versions via weighted traffic splits.</w:t>
            </w:r>
          </w:p>
        </w:tc>
      </w:tr>
      <w:tr w:rsidR="007D214F" w14:paraId="76C19CD8"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92BFB92" w14:textId="77777777" w:rsidR="00D33E02" w:rsidRDefault="00D33E02">
            <w:pPr>
              <w:spacing w:line="260" w:lineRule="auto"/>
            </w:pPr>
            <w:r>
              <w:rPr>
                <w:color w:val="1F1F1F"/>
                <w:sz w:val="20"/>
                <w:szCs w:val="20"/>
              </w:rPr>
              <w:t>One-Click Deployment</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7667002" w14:textId="77777777" w:rsidR="00D33E02" w:rsidRDefault="00D33E02">
            <w:pPr>
              <w:spacing w:line="260" w:lineRule="auto"/>
            </w:pPr>
            <w:r>
              <w:rPr>
                <w:color w:val="1F1F1F"/>
                <w:sz w:val="20"/>
                <w:szCs w:val="20"/>
              </w:rPr>
              <w:t>Foundry Deployments + ACA / Functions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6A962BE"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A1B930A" w14:textId="77777777" w:rsidR="00D33E02" w:rsidRDefault="00D33E02">
            <w:pPr>
              <w:spacing w:line="260" w:lineRule="auto"/>
            </w:pPr>
            <w:r w:rsidRPr="6CDBB948">
              <w:rPr>
                <w:color w:val="1F1F1F"/>
                <w:sz w:val="20"/>
                <w:szCs w:val="20"/>
              </w:rPr>
              <w:t>Zero-downtime blue-green and canary rollout for models, agents and workflows.</w:t>
            </w:r>
          </w:p>
        </w:tc>
      </w:tr>
      <w:tr w:rsidR="007D214F" w14:paraId="51BBCB1B"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81834B" w14:textId="77777777" w:rsidR="00D33E02" w:rsidRDefault="00D33E02">
            <w:pPr>
              <w:spacing w:line="260" w:lineRule="auto"/>
            </w:pPr>
            <w:r>
              <w:rPr>
                <w:color w:val="1F1F1F"/>
                <w:sz w:val="20"/>
                <w:szCs w:val="20"/>
              </w:rPr>
              <w:t>RAG Integration</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E8C177" w14:textId="77777777" w:rsidR="00D33E02" w:rsidRDefault="00D33E02">
            <w:pPr>
              <w:spacing w:line="260" w:lineRule="auto"/>
            </w:pPr>
            <w:r>
              <w:rPr>
                <w:color w:val="1F1F1F"/>
                <w:sz w:val="20"/>
                <w:szCs w:val="20"/>
              </w:rPr>
              <w:t>Azure AI Search + Foundry Knowledge</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FD1AD25"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DD8B8E1" w14:textId="77777777" w:rsidR="00D33E02" w:rsidRDefault="00D33E02">
            <w:pPr>
              <w:spacing w:line="260" w:lineRule="auto"/>
            </w:pPr>
            <w:r>
              <w:rPr>
                <w:color w:val="1F1F1F"/>
                <w:sz w:val="20"/>
                <w:szCs w:val="20"/>
              </w:rPr>
              <w:t xml:space="preserve">Shared RAG module; vector + hybrid retrieval </w:t>
            </w:r>
            <w:r>
              <w:rPr>
                <w:color w:val="1F1F1F"/>
                <w:sz w:val="20"/>
                <w:szCs w:val="20"/>
              </w:rPr>
              <w:lastRenderedPageBreak/>
              <w:t>across marketplace assets.</w:t>
            </w:r>
          </w:p>
        </w:tc>
      </w:tr>
      <w:tr w:rsidR="007D214F" w14:paraId="461BC20F"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8808A44" w14:textId="77777777" w:rsidR="00D33E02" w:rsidRDefault="00D33E02">
            <w:pPr>
              <w:spacing w:line="260" w:lineRule="auto"/>
            </w:pPr>
            <w:r>
              <w:rPr>
                <w:color w:val="1F1F1F"/>
                <w:sz w:val="20"/>
                <w:szCs w:val="20"/>
              </w:rPr>
              <w:lastRenderedPageBreak/>
              <w:t>IMDE — Secure Sandbox</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3907770" w14:textId="77777777" w:rsidR="00D33E02" w:rsidRDefault="00D33E02">
            <w:pPr>
              <w:spacing w:line="260" w:lineRule="auto"/>
            </w:pPr>
            <w:r w:rsidRPr="6CDBB948">
              <w:rPr>
                <w:color w:val="1F1F1F"/>
                <w:sz w:val="20"/>
                <w:szCs w:val="20"/>
              </w:rPr>
              <w:t>Foundry Compute + VNet-integrated notebooks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363F23"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765891C" w14:textId="77777777" w:rsidR="00D33E02" w:rsidRDefault="00D33E02">
            <w:pPr>
              <w:spacing w:line="260" w:lineRule="auto"/>
            </w:pPr>
            <w:r>
              <w:rPr>
                <w:color w:val="1F1F1F"/>
                <w:sz w:val="20"/>
                <w:szCs w:val="20"/>
              </w:rPr>
              <w:t>Safe experimentation environment connected to enterprise data sources.</w:t>
            </w:r>
          </w:p>
        </w:tc>
      </w:tr>
      <w:tr w:rsidR="007D214F" w14:paraId="6934B8C7"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4813EC" w14:textId="77777777" w:rsidR="00D33E02" w:rsidRDefault="00D33E02">
            <w:pPr>
              <w:spacing w:line="260" w:lineRule="auto"/>
            </w:pPr>
            <w:r>
              <w:rPr>
                <w:color w:val="1F1F1F"/>
                <w:sz w:val="20"/>
                <w:szCs w:val="20"/>
              </w:rPr>
              <w:t>IMDE — Multi-Modal Pre-loaded Tools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2769D0" w14:textId="77777777" w:rsidR="00D33E02" w:rsidRDefault="00D33E02">
            <w:pPr>
              <w:spacing w:line="260" w:lineRule="auto"/>
            </w:pPr>
            <w:r>
              <w:rPr>
                <w:color w:val="1F1F1F"/>
                <w:sz w:val="20"/>
                <w:szCs w:val="20"/>
              </w:rPr>
              <w:t>Foundry AI-ML / LLM / Multimodal / DL images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C0457B"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618380" w14:textId="77777777" w:rsidR="00D33E02" w:rsidRDefault="00D33E02">
            <w:pPr>
              <w:spacing w:line="260" w:lineRule="auto"/>
            </w:pPr>
            <w:r w:rsidRPr="6CDBB948">
              <w:rPr>
                <w:color w:val="1F1F1F"/>
                <w:sz w:val="20"/>
                <w:szCs w:val="20"/>
              </w:rPr>
              <w:t>Pre-loaded environments for classical ML, LLMs, multimodal and deep learning.</w:t>
            </w:r>
          </w:p>
        </w:tc>
      </w:tr>
      <w:tr w:rsidR="007D214F" w14:paraId="53260AB9"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4F152F7" w14:textId="0BAFD34D" w:rsidR="00D33E02" w:rsidRDefault="00793F72">
            <w:pPr>
              <w:spacing w:line="260" w:lineRule="auto"/>
            </w:pPr>
            <w:r>
              <w:rPr>
                <w:color w:val="1F1F1F"/>
                <w:sz w:val="20"/>
                <w:szCs w:val="20"/>
              </w:rPr>
              <w:t>Global</w:t>
            </w:r>
            <w:r w:rsidR="00D33E02">
              <w:rPr>
                <w:color w:val="1F1F1F"/>
                <w:sz w:val="20"/>
                <w:szCs w:val="20"/>
              </w:rPr>
              <w:t xml:space="preserve"> Agent Orchestrator</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B4C954" w14:textId="77777777" w:rsidR="00D33E02" w:rsidRDefault="00D33E02">
            <w:pPr>
              <w:spacing w:line="260" w:lineRule="auto"/>
            </w:pPr>
            <w:r w:rsidRPr="6CDBB948">
              <w:rPr>
                <w:color w:val="1F1F1F"/>
                <w:sz w:val="20"/>
                <w:szCs w:val="20"/>
              </w:rPr>
              <w:t>MAF / LangGraph on ACA + Foundry Agent Service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A9534EF"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CC53203" w14:textId="77777777" w:rsidR="00D33E02" w:rsidRDefault="00D33E02">
            <w:pPr>
              <w:spacing w:line="260" w:lineRule="auto"/>
            </w:pPr>
            <w:r>
              <w:rPr>
                <w:color w:val="1F1F1F"/>
                <w:sz w:val="20"/>
                <w:szCs w:val="20"/>
              </w:rPr>
              <w:t>Typed Agent / MCP / Model / Tool / Control-Flow / HITL / Governance nodes.</w:t>
            </w:r>
          </w:p>
        </w:tc>
      </w:tr>
      <w:tr w:rsidR="007D214F" w14:paraId="69C2D419"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DA12BCB" w14:textId="77777777" w:rsidR="00D33E02" w:rsidRDefault="00D33E02">
            <w:pPr>
              <w:spacing w:line="260" w:lineRule="auto"/>
            </w:pPr>
            <w:r>
              <w:rPr>
                <w:color w:val="1F1F1F"/>
                <w:sz w:val="20"/>
                <w:szCs w:val="20"/>
              </w:rPr>
              <w:t>Visual Agent Builder</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FA0641" w14:textId="77777777" w:rsidR="00D33E02" w:rsidRDefault="00D33E02">
            <w:pPr>
              <w:spacing w:line="260" w:lineRule="auto"/>
            </w:pPr>
            <w:r>
              <w:rPr>
                <w:color w:val="1F1F1F"/>
                <w:sz w:val="20"/>
                <w:szCs w:val="20"/>
              </w:rPr>
              <w:t>Next.js + React Flow canvas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58092A0" w14:textId="77777777" w:rsidR="00D33E02" w:rsidRDefault="00D33E02">
            <w:pPr>
              <w:spacing w:line="260" w:lineRule="auto"/>
            </w:pPr>
            <w:r>
              <w:rPr>
                <w:color w:val="1F1F1F"/>
                <w:sz w:val="20"/>
                <w:szCs w:val="20"/>
              </w:rPr>
              <w:t>App</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3B35958" w14:textId="77777777" w:rsidR="00D33E02" w:rsidRDefault="00D33E02">
            <w:pPr>
              <w:spacing w:line="260" w:lineRule="auto"/>
            </w:pPr>
            <w:r w:rsidRPr="6CDBB948">
              <w:rPr>
                <w:color w:val="1F1F1F"/>
                <w:sz w:val="20"/>
                <w:szCs w:val="20"/>
              </w:rPr>
              <w:t>Drag-and-drop assembly with guardrails, versioning, approvals and rollback.</w:t>
            </w:r>
          </w:p>
        </w:tc>
      </w:tr>
      <w:tr w:rsidR="007D214F" w14:paraId="5B1A9115"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337D5C" w14:textId="77777777" w:rsidR="00D33E02" w:rsidRDefault="00D33E02">
            <w:pPr>
              <w:spacing w:line="260" w:lineRule="auto"/>
            </w:pPr>
            <w:r>
              <w:rPr>
                <w:color w:val="1F1F1F"/>
                <w:sz w:val="20"/>
                <w:szCs w:val="20"/>
              </w:rPr>
              <w:t>Cross-Cutting — Multi-Tenant Isolation</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A4FBD55" w14:textId="5251E899" w:rsidR="00D33E02" w:rsidRDefault="00D33E02">
            <w:pPr>
              <w:spacing w:line="260" w:lineRule="auto"/>
            </w:pPr>
            <w:r w:rsidRPr="6CDBB948">
              <w:rPr>
                <w:color w:val="1F1F1F"/>
                <w:sz w:val="20"/>
                <w:szCs w:val="20"/>
              </w:rPr>
              <w:t>Mongo</w:t>
            </w:r>
            <w:r w:rsidR="00B30D11">
              <w:rPr>
                <w:color w:val="1F1F1F"/>
                <w:sz w:val="20"/>
                <w:szCs w:val="20"/>
              </w:rPr>
              <w:t xml:space="preserve"> </w:t>
            </w:r>
            <w:r w:rsidRPr="6CDBB948">
              <w:rPr>
                <w:color w:val="1F1F1F"/>
                <w:sz w:val="20"/>
                <w:szCs w:val="20"/>
              </w:rPr>
              <w:t>DB tenantId partition + Entra</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082C451"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8A6E193" w14:textId="77777777" w:rsidR="00D33E02" w:rsidRDefault="00D33E02">
            <w:pPr>
              <w:spacing w:line="260" w:lineRule="auto"/>
            </w:pPr>
            <w:r w:rsidRPr="6CDBB948">
              <w:rPr>
                <w:color w:val="1F1F1F"/>
                <w:sz w:val="20"/>
                <w:szCs w:val="20"/>
              </w:rPr>
              <w:t>Data and execution isolated per tenant; VNet-private traffic.</w:t>
            </w:r>
          </w:p>
        </w:tc>
      </w:tr>
      <w:tr w:rsidR="007D214F" w14:paraId="34910895"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086394B" w14:textId="77777777" w:rsidR="00D33E02" w:rsidRDefault="00D33E02">
            <w:pPr>
              <w:spacing w:line="260" w:lineRule="auto"/>
            </w:pPr>
            <w:r>
              <w:rPr>
                <w:color w:val="1F1F1F"/>
                <w:sz w:val="20"/>
                <w:szCs w:val="20"/>
              </w:rPr>
              <w:t>Cross-Cutting — HIPAA / SOC 2</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1C812E8" w14:textId="77777777" w:rsidR="00D33E02" w:rsidRDefault="00D33E02">
            <w:pPr>
              <w:spacing w:line="260" w:lineRule="auto"/>
            </w:pPr>
            <w:r>
              <w:rPr>
                <w:color w:val="1F1F1F"/>
                <w:sz w:val="20"/>
                <w:szCs w:val="20"/>
              </w:rPr>
              <w:t>Azure HIPAA-covered services + policy controls</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F866A0" w14:textId="77777777" w:rsidR="00D33E02" w:rsidRDefault="00D33E02">
            <w:pPr>
              <w:spacing w:line="260" w:lineRule="auto"/>
            </w:pPr>
            <w:r>
              <w:rPr>
                <w:color w:val="1F1F1F"/>
                <w:sz w:val="20"/>
                <w:szCs w:val="20"/>
              </w:rPr>
              <w:t>GA</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A213CB" w14:textId="77777777" w:rsidR="00D33E02" w:rsidRDefault="00D33E02">
            <w:pPr>
              <w:spacing w:line="260" w:lineRule="auto"/>
            </w:pPr>
            <w:r w:rsidRPr="6CDBB948">
              <w:rPr>
                <w:color w:val="1F1F1F"/>
                <w:sz w:val="20"/>
                <w:szCs w:val="20"/>
              </w:rPr>
              <w:t>PHI / PII protection, audit trail, covered-service usage.</w:t>
            </w:r>
          </w:p>
        </w:tc>
      </w:tr>
    </w:tbl>
    <w:p w14:paraId="2F83D724" w14:textId="277BA862" w:rsidR="00D33E02" w:rsidRDefault="00D33E02">
      <w:pPr>
        <w:pStyle w:val="Heading1"/>
      </w:pPr>
      <w:bookmarkStart w:id="644" w:name="_Toc229058708"/>
      <w:bookmarkStart w:id="645" w:name="_Toc229378475"/>
      <w:bookmarkStart w:id="646" w:name="_Toc229463372"/>
      <w:r>
        <w:lastRenderedPageBreak/>
        <w:t>1</w:t>
      </w:r>
      <w:r w:rsidR="00346040">
        <w:t>4</w:t>
      </w:r>
      <w:r>
        <w:t>. Security, Compliance and Governance</w:t>
      </w:r>
      <w:bookmarkEnd w:id="644"/>
      <w:bookmarkEnd w:id="645"/>
      <w:bookmarkEnd w:id="646"/>
    </w:p>
    <w:p w14:paraId="0489D54C" w14:textId="2AEA2C60" w:rsidR="00D33E02" w:rsidRDefault="00D33E02">
      <w:pPr>
        <w:pStyle w:val="Heading2"/>
      </w:pPr>
      <w:bookmarkStart w:id="647" w:name="_Toc229058709"/>
      <w:bookmarkStart w:id="648" w:name="_Toc229378476"/>
      <w:bookmarkStart w:id="649" w:name="_Toc229463373"/>
      <w:r>
        <w:t>1</w:t>
      </w:r>
      <w:r w:rsidR="00346040">
        <w:t>4</w:t>
      </w:r>
      <w:r>
        <w:t>.1 Identity and Access</w:t>
      </w:r>
      <w:bookmarkEnd w:id="647"/>
      <w:bookmarkEnd w:id="648"/>
      <w:bookmarkEnd w:id="649"/>
    </w:p>
    <w:p w14:paraId="401FAD12" w14:textId="77777777" w:rsidR="00783060" w:rsidRPr="00783060" w:rsidRDefault="00783060" w:rsidP="00783060">
      <w:pPr>
        <w:spacing w:before="60" w:after="60" w:line="300" w:lineRule="auto"/>
        <w:rPr>
          <w:color w:val="1F1F1F"/>
        </w:rPr>
      </w:pPr>
      <w:r w:rsidRPr="00783060">
        <w:rPr>
          <w:color w:val="1F1F1F"/>
        </w:rPr>
        <w:t>Microsoft Entra ID is the single source of truth and authoritative identity provider for all human users, platform services, AI agents, and external workloads in the Unified AI Platform (UAP).</w:t>
      </w:r>
    </w:p>
    <w:p w14:paraId="1A3F58A5" w14:textId="77777777" w:rsidR="00783060" w:rsidRPr="000C6EBA" w:rsidRDefault="00783060" w:rsidP="00783060">
      <w:pPr>
        <w:spacing w:before="60" w:after="60" w:line="300" w:lineRule="auto"/>
        <w:rPr>
          <w:b/>
          <w:color w:val="1F1F1F"/>
        </w:rPr>
      </w:pPr>
      <w:r w:rsidRPr="000C6EBA">
        <w:rPr>
          <w:b/>
          <w:color w:val="1F1F1F"/>
        </w:rPr>
        <w:t>Identity Types and Assignment</w:t>
      </w:r>
    </w:p>
    <w:p w14:paraId="0B3861E6" w14:textId="52B2D90A" w:rsidR="00783060" w:rsidRPr="00783060" w:rsidRDefault="00783060" w:rsidP="00C814E4">
      <w:pPr>
        <w:pStyle w:val="ListParagraph"/>
        <w:numPr>
          <w:ilvl w:val="0"/>
          <w:numId w:val="24"/>
        </w:numPr>
        <w:spacing w:before="60" w:after="60" w:line="300" w:lineRule="auto"/>
        <w:rPr>
          <w:color w:val="1F1F1F"/>
        </w:rPr>
      </w:pPr>
      <w:r w:rsidRPr="00783060">
        <w:rPr>
          <w:color w:val="1F1F1F"/>
        </w:rPr>
        <w:t>Human users &amp; groups</w:t>
      </w:r>
      <w:r w:rsidR="000740B4">
        <w:rPr>
          <w:color w:val="1F1F1F"/>
        </w:rPr>
        <w:t>:</w:t>
      </w:r>
      <w:r w:rsidRPr="00783060">
        <w:rPr>
          <w:color w:val="1F1F1F"/>
        </w:rPr>
        <w:t xml:space="preserve"> Standard Entra ID user and security group objects with Conditional Access policies, MFA, and device compliance enforcement.</w:t>
      </w:r>
    </w:p>
    <w:p w14:paraId="0D1071A0" w14:textId="4841272C" w:rsidR="00783060" w:rsidRPr="00783060" w:rsidRDefault="00783060" w:rsidP="00C814E4">
      <w:pPr>
        <w:pStyle w:val="ListParagraph"/>
        <w:numPr>
          <w:ilvl w:val="0"/>
          <w:numId w:val="24"/>
        </w:numPr>
        <w:spacing w:before="60" w:after="60" w:line="300" w:lineRule="auto"/>
        <w:rPr>
          <w:color w:val="1F1F1F"/>
        </w:rPr>
      </w:pPr>
      <w:r w:rsidRPr="00783060">
        <w:rPr>
          <w:color w:val="1F1F1F"/>
        </w:rPr>
        <w:t>Platform services &amp; runtimes (ACA, Functions, APIM backends</w:t>
      </w:r>
      <w:r w:rsidRPr="00FD39E1">
        <w:rPr>
          <w:color w:val="1F1F1F"/>
        </w:rPr>
        <w:t>)</w:t>
      </w:r>
      <w:r w:rsidR="000740B4">
        <w:rPr>
          <w:color w:val="1F1F1F"/>
        </w:rPr>
        <w:t>:</w:t>
      </w:r>
      <w:r w:rsidRPr="00783060">
        <w:rPr>
          <w:color w:val="1F1F1F"/>
        </w:rPr>
        <w:t xml:space="preserve"> User-assigned Managed Identities (zero-secret, Entra ID–backed).</w:t>
      </w:r>
    </w:p>
    <w:p w14:paraId="4AE3BC06" w14:textId="74F4F58B" w:rsidR="00783060" w:rsidRPr="00783060" w:rsidRDefault="00783060" w:rsidP="00C814E4">
      <w:pPr>
        <w:pStyle w:val="ListParagraph"/>
        <w:numPr>
          <w:ilvl w:val="0"/>
          <w:numId w:val="24"/>
        </w:numPr>
        <w:spacing w:before="60" w:after="60" w:line="300" w:lineRule="auto"/>
        <w:rPr>
          <w:color w:val="1F1F1F"/>
        </w:rPr>
      </w:pPr>
      <w:r w:rsidRPr="00783060">
        <w:rPr>
          <w:color w:val="1F1F1F"/>
        </w:rPr>
        <w:t>AI Agents &amp; domain orchestrators</w:t>
      </w:r>
      <w:r w:rsidR="000740B4">
        <w:rPr>
          <w:color w:val="1F1F1F"/>
        </w:rPr>
        <w:t>:</w:t>
      </w:r>
      <w:r w:rsidRPr="00783060">
        <w:rPr>
          <w:color w:val="1F1F1F"/>
        </w:rPr>
        <w:t xml:space="preserve"> Microsoft Entra Agent ID (dedicated agent service principals). Each agent receives a unique, auditable identity in Entra ID that supports granular Conditional Access, audit logging, and lifecycle management separate from human or general workload identities.</w:t>
      </w:r>
    </w:p>
    <w:p w14:paraId="1DB1152A" w14:textId="639A1BF7" w:rsidR="00783060" w:rsidRPr="00783060" w:rsidRDefault="00783060" w:rsidP="00C814E4">
      <w:pPr>
        <w:pStyle w:val="ListParagraph"/>
        <w:numPr>
          <w:ilvl w:val="0"/>
          <w:numId w:val="24"/>
        </w:numPr>
        <w:spacing w:before="60" w:after="60" w:line="300" w:lineRule="auto"/>
        <w:rPr>
          <w:color w:val="1F1F1F"/>
        </w:rPr>
      </w:pPr>
      <w:r w:rsidRPr="00783060">
        <w:rPr>
          <w:color w:val="1F1F1F"/>
        </w:rPr>
        <w:t>External CI/CD workloads (GitHub Actions</w:t>
      </w:r>
      <w:r w:rsidRPr="00FD39E1">
        <w:rPr>
          <w:color w:val="1F1F1F"/>
        </w:rPr>
        <w:t>)</w:t>
      </w:r>
      <w:r w:rsidR="000740B4">
        <w:rPr>
          <w:color w:val="1F1F1F"/>
        </w:rPr>
        <w:t>:</w:t>
      </w:r>
      <w:r w:rsidRPr="00783060">
        <w:rPr>
          <w:color w:val="1F1F1F"/>
        </w:rPr>
        <w:t xml:space="preserve"> Entra ID Workload Identity Federation using OpenID Connect (OIDC). Federated credentials are configured on the target Entra ID application or Managed Identity, scoped to repository, environment, branch, and workflow. The azure/login@v2 action exchanges GitHub’s short-lived OIDC token for an Entra ID access token with no secrets stored in GitHub.</w:t>
      </w:r>
    </w:p>
    <w:p w14:paraId="2D859DB6" w14:textId="77777777" w:rsidR="00783060" w:rsidRPr="002F068E" w:rsidRDefault="00783060" w:rsidP="00783060">
      <w:pPr>
        <w:spacing w:before="60" w:after="60" w:line="300" w:lineRule="auto"/>
        <w:rPr>
          <w:b/>
          <w:color w:val="1F1F1F"/>
        </w:rPr>
      </w:pPr>
      <w:r w:rsidRPr="002F068E">
        <w:rPr>
          <w:b/>
          <w:color w:val="1F1F1F"/>
        </w:rPr>
        <w:t>Core Design Patterns</w:t>
      </w:r>
    </w:p>
    <w:p w14:paraId="7A002475" w14:textId="660A4F17" w:rsidR="00783060" w:rsidRPr="00783060" w:rsidRDefault="00783060" w:rsidP="00C814E4">
      <w:pPr>
        <w:pStyle w:val="ListParagraph"/>
        <w:numPr>
          <w:ilvl w:val="0"/>
          <w:numId w:val="25"/>
        </w:numPr>
        <w:spacing w:before="60" w:after="60" w:line="300" w:lineRule="auto"/>
        <w:rPr>
          <w:color w:val="1F1F1F"/>
        </w:rPr>
      </w:pPr>
      <w:r w:rsidRPr="00783060">
        <w:rPr>
          <w:color w:val="1F1F1F"/>
        </w:rPr>
        <w:t>Zero-secret authentication everywhere</w:t>
      </w:r>
      <w:r w:rsidR="002F068E">
        <w:rPr>
          <w:color w:val="1F1F1F"/>
        </w:rPr>
        <w:t>:</w:t>
      </w:r>
      <w:r w:rsidRPr="00783060">
        <w:rPr>
          <w:color w:val="1F1F1F"/>
        </w:rPr>
        <w:t xml:space="preserve"> No client secrets, certificates, or static credentials are used or stored in code, configuration, or GitHub. All service-to-service calls rely on Managed Identities or federated OIDC tokens.</w:t>
      </w:r>
    </w:p>
    <w:p w14:paraId="7283986F" w14:textId="72145D74" w:rsidR="00783060" w:rsidRPr="00783060" w:rsidRDefault="00783060" w:rsidP="00C814E4">
      <w:pPr>
        <w:pStyle w:val="ListParagraph"/>
        <w:numPr>
          <w:ilvl w:val="0"/>
          <w:numId w:val="25"/>
        </w:numPr>
        <w:spacing w:before="60" w:after="60" w:line="300" w:lineRule="auto"/>
        <w:rPr>
          <w:color w:val="1F1F1F"/>
        </w:rPr>
      </w:pPr>
      <w:r w:rsidRPr="00783060">
        <w:rPr>
          <w:color w:val="1F1F1F"/>
        </w:rPr>
        <w:t>Least-privilege delegation envelopes</w:t>
      </w:r>
      <w:r w:rsidR="002F068E">
        <w:rPr>
          <w:color w:val="1F1F1F"/>
        </w:rPr>
        <w:t>:</w:t>
      </w:r>
      <w:r w:rsidRPr="00783060">
        <w:rPr>
          <w:color w:val="1F1F1F"/>
        </w:rPr>
        <w:t xml:space="preserve"> The Global Orchestrator (via the LLM Gateway) issues short-lived, audience-restricted, scoped JWTs for agent-to-agent (A2A) and agent-to-tool (MCP) calls. Claims and context are evaluated by the Policy Engine at execution time.</w:t>
      </w:r>
    </w:p>
    <w:p w14:paraId="503F6409" w14:textId="2BEF4653" w:rsidR="00783060" w:rsidRPr="00783060" w:rsidRDefault="00783060" w:rsidP="00C814E4">
      <w:pPr>
        <w:pStyle w:val="ListParagraph"/>
        <w:numPr>
          <w:ilvl w:val="0"/>
          <w:numId w:val="25"/>
        </w:numPr>
        <w:spacing w:before="60" w:after="60" w:line="300" w:lineRule="auto"/>
        <w:rPr>
          <w:color w:val="1F1F1F"/>
        </w:rPr>
      </w:pPr>
      <w:r w:rsidRPr="00783060">
        <w:rPr>
          <w:color w:val="1F1F1F"/>
        </w:rPr>
        <w:t>AgentCard metadata enforcement</w:t>
      </w:r>
      <w:r w:rsidR="00A4691E">
        <w:rPr>
          <w:color w:val="1F1F1F"/>
        </w:rPr>
        <w:t>:</w:t>
      </w:r>
      <w:r w:rsidRPr="00783060">
        <w:rPr>
          <w:color w:val="1F1F1F"/>
        </w:rPr>
        <w:t xml:space="preserve"> Every AgentCard carries identity, data-category, and Responsible AI tags. The Security &amp; Governance Agent and Policy Engine enforce these declaratively at both publish time (Security Scanner) and execute time.</w:t>
      </w:r>
    </w:p>
    <w:p w14:paraId="2AED8B3B" w14:textId="5523437C" w:rsidR="00783060" w:rsidRPr="00783060" w:rsidRDefault="00783060" w:rsidP="00C814E4">
      <w:pPr>
        <w:pStyle w:val="ListParagraph"/>
        <w:numPr>
          <w:ilvl w:val="0"/>
          <w:numId w:val="25"/>
        </w:numPr>
        <w:spacing w:before="60" w:after="60" w:line="300" w:lineRule="auto"/>
        <w:rPr>
          <w:color w:val="1F1F1F"/>
        </w:rPr>
      </w:pPr>
      <w:r w:rsidRPr="00783060">
        <w:rPr>
          <w:color w:val="1F1F1F"/>
        </w:rPr>
        <w:t>Multi-tenancy &amp; isolation</w:t>
      </w:r>
      <w:r w:rsidR="00A4691E">
        <w:rPr>
          <w:color w:val="1F1F1F"/>
        </w:rPr>
        <w:t>:</w:t>
      </w:r>
      <w:r w:rsidRPr="00783060">
        <w:rPr>
          <w:color w:val="1F1F1F"/>
        </w:rPr>
        <w:t xml:space="preserve"> All identities, tokens, and data are partitioned by tenantId. Per-tenant quotas, rate limits, and cost attribution are enforced at the LLM Gateway and Policy Engine.</w:t>
      </w:r>
    </w:p>
    <w:p w14:paraId="760327BA" w14:textId="77777777" w:rsidR="00783060" w:rsidRPr="004A3C33" w:rsidRDefault="00783060" w:rsidP="00783060">
      <w:pPr>
        <w:spacing w:before="60" w:after="60" w:line="300" w:lineRule="auto"/>
        <w:rPr>
          <w:b/>
          <w:color w:val="1F1F1F"/>
        </w:rPr>
      </w:pPr>
      <w:r w:rsidRPr="004A3C33">
        <w:rPr>
          <w:b/>
          <w:color w:val="1F1F1F"/>
        </w:rPr>
        <w:lastRenderedPageBreak/>
        <w:t>Compliance &amp; Observability</w:t>
      </w:r>
    </w:p>
    <w:p w14:paraId="72180DD8" w14:textId="77777777" w:rsidR="00783060" w:rsidRPr="00783060" w:rsidRDefault="00783060" w:rsidP="00C814E4">
      <w:pPr>
        <w:pStyle w:val="ListParagraph"/>
        <w:numPr>
          <w:ilvl w:val="0"/>
          <w:numId w:val="26"/>
        </w:numPr>
        <w:spacing w:before="60" w:after="60" w:line="300" w:lineRule="auto"/>
        <w:rPr>
          <w:color w:val="1F1F1F"/>
        </w:rPr>
      </w:pPr>
      <w:r w:rsidRPr="00783060">
        <w:rPr>
          <w:color w:val="1F1F1F"/>
        </w:rPr>
        <w:t>Every identity action (token issuance, delegation, access) is logged immutably to the Audit Log (MongoDB) with full provenance.</w:t>
      </w:r>
    </w:p>
    <w:p w14:paraId="1FD7FA4D" w14:textId="184088CA" w:rsidR="00783060" w:rsidRPr="00783060" w:rsidRDefault="00783060" w:rsidP="00C814E4">
      <w:pPr>
        <w:pStyle w:val="ListParagraph"/>
        <w:numPr>
          <w:ilvl w:val="0"/>
          <w:numId w:val="26"/>
        </w:numPr>
        <w:spacing w:before="60" w:after="60" w:line="300" w:lineRule="auto"/>
        <w:rPr>
          <w:color w:val="1F1F1F"/>
        </w:rPr>
      </w:pPr>
      <w:r w:rsidRPr="00783060">
        <w:rPr>
          <w:color w:val="1F1F1F"/>
        </w:rPr>
        <w:t xml:space="preserve">Microsoft Entra audit logs, Conditional Access signals, and risk detections feed into Azure </w:t>
      </w:r>
      <w:del w:id="650" w:author="Rajesh Singh (Applied AI)" w:date="2026-05-11T17:57:00Z" w16du:dateUtc="2026-05-11T22:57:00Z">
        <w:r w:rsidRPr="00783060" w:rsidDel="00D629AF">
          <w:rPr>
            <w:color w:val="1F1F1F"/>
          </w:rPr>
          <w:delText xml:space="preserve">Monitor </w:delText>
        </w:r>
      </w:del>
      <w:ins w:id="651" w:author="Rajesh Singh (Applied AI)" w:date="2026-05-11T17:57:00Z" w16du:dateUtc="2026-05-11T22:57:00Z">
        <w:r w:rsidR="00D629AF">
          <w:rPr>
            <w:color w:val="1F1F1F"/>
          </w:rPr>
          <w:t>S</w:t>
        </w:r>
      </w:ins>
      <w:ins w:id="652" w:author="Rajesh Singh (Applied AI)" w:date="2026-05-11T17:58:00Z" w16du:dateUtc="2026-05-11T22:58:00Z">
        <w:r w:rsidR="00D629AF">
          <w:rPr>
            <w:color w:val="1F1F1F"/>
          </w:rPr>
          <w:t>plunk</w:t>
        </w:r>
      </w:ins>
      <w:ins w:id="653" w:author="Rajesh Singh (Applied AI)" w:date="2026-05-11T17:57:00Z" w16du:dateUtc="2026-05-11T22:57:00Z">
        <w:r w:rsidR="00D629AF" w:rsidRPr="00783060">
          <w:rPr>
            <w:color w:val="1F1F1F"/>
          </w:rPr>
          <w:t xml:space="preserve"> </w:t>
        </w:r>
      </w:ins>
      <w:r w:rsidRPr="00783060">
        <w:rPr>
          <w:color w:val="1F1F1F"/>
        </w:rPr>
        <w:t>and the Observability Agent.</w:t>
      </w:r>
    </w:p>
    <w:p w14:paraId="3BAA25ED" w14:textId="77777777" w:rsidR="00783060" w:rsidRPr="00783060" w:rsidRDefault="00783060" w:rsidP="00C814E4">
      <w:pPr>
        <w:pStyle w:val="ListParagraph"/>
        <w:numPr>
          <w:ilvl w:val="0"/>
          <w:numId w:val="26"/>
        </w:numPr>
        <w:spacing w:before="60" w:after="60" w:line="300" w:lineRule="auto"/>
        <w:rPr>
          <w:color w:val="1F1F1F"/>
        </w:rPr>
      </w:pPr>
      <w:r w:rsidRPr="00783060">
        <w:rPr>
          <w:color w:val="1F1F1F"/>
        </w:rPr>
        <w:t>Human-in-the-Loop (HITL) and elevated actions require explicit reviewer sign-off with reversible saga compensation.</w:t>
      </w:r>
    </w:p>
    <w:p w14:paraId="097DD9A8" w14:textId="77777777" w:rsidR="00783060" w:rsidRPr="00783060" w:rsidRDefault="00783060" w:rsidP="00783060">
      <w:pPr>
        <w:spacing w:before="60" w:after="60" w:line="300" w:lineRule="auto"/>
        <w:rPr>
          <w:color w:val="1F1F1F"/>
        </w:rPr>
      </w:pPr>
      <w:r w:rsidRPr="00783060">
        <w:rPr>
          <w:color w:val="1F1F1F"/>
        </w:rPr>
        <w:t>This model satisfies HIPAA, SOC 2, and Optum/UHG zero-trust standards while enabling the automated 7-stage onboarding pipeline and cross-domain agent reuse.</w:t>
      </w:r>
    </w:p>
    <w:p w14:paraId="3DAFCBDF" w14:textId="64201AC0" w:rsidR="00D33E02" w:rsidRDefault="00D33E02">
      <w:pPr>
        <w:pStyle w:val="Heading2"/>
      </w:pPr>
      <w:bookmarkStart w:id="654" w:name="_Toc229058710"/>
      <w:bookmarkStart w:id="655" w:name="_Toc229378477"/>
      <w:bookmarkStart w:id="656" w:name="_Toc229463374"/>
      <w:r>
        <w:t>1</w:t>
      </w:r>
      <w:r w:rsidR="00346040">
        <w:t>4</w:t>
      </w:r>
      <w:r>
        <w:t>.2 Network and Secrets</w:t>
      </w:r>
      <w:bookmarkEnd w:id="654"/>
      <w:bookmarkEnd w:id="655"/>
      <w:bookmarkEnd w:id="656"/>
    </w:p>
    <w:p w14:paraId="4874CF75" w14:textId="77777777" w:rsidR="00D33E02" w:rsidRDefault="00D33E02" w:rsidP="00A40DFE">
      <w:pPr>
        <w:pStyle w:val="ListParagraph"/>
        <w:numPr>
          <w:ilvl w:val="0"/>
          <w:numId w:val="62"/>
        </w:numPr>
        <w:spacing w:before="40" w:after="40" w:line="280" w:lineRule="auto"/>
        <w:pPrChange w:id="657" w:author="Rajesh Singh (Applied AI)" w:date="2026-05-11T17:55:00Z" w16du:dateUtc="2026-05-11T22:55:00Z">
          <w:pPr>
            <w:pStyle w:val="ListParagraph"/>
            <w:numPr>
              <w:numId w:val="2"/>
            </w:numPr>
            <w:spacing w:before="40" w:after="40" w:line="280" w:lineRule="auto"/>
          </w:pPr>
        </w:pPrChange>
      </w:pPr>
      <w:r w:rsidRPr="6CDBB948">
        <w:rPr>
          <w:color w:val="1F1F1F"/>
        </w:rPr>
        <w:t>VNet isolation and subnet segmentation for all Azure Container Apps and Functions workloads.</w:t>
      </w:r>
    </w:p>
    <w:p w14:paraId="2FE8306E" w14:textId="77777777" w:rsidR="00D33E02" w:rsidRDefault="00D33E02" w:rsidP="00A40DFE">
      <w:pPr>
        <w:pStyle w:val="ListParagraph"/>
        <w:numPr>
          <w:ilvl w:val="0"/>
          <w:numId w:val="62"/>
        </w:numPr>
        <w:spacing w:before="40" w:after="40" w:line="280" w:lineRule="auto"/>
        <w:pPrChange w:id="658" w:author="Rajesh Singh (Applied AI)" w:date="2026-05-11T17:55:00Z" w16du:dateUtc="2026-05-11T22:55:00Z">
          <w:pPr>
            <w:pStyle w:val="ListParagraph"/>
            <w:numPr>
              <w:numId w:val="2"/>
            </w:numPr>
            <w:spacing w:before="40" w:after="40" w:line="280" w:lineRule="auto"/>
          </w:pPr>
        </w:pPrChange>
      </w:pPr>
      <w:r w:rsidRPr="6CDBB948">
        <w:rPr>
          <w:color w:val="1F1F1F"/>
        </w:rPr>
        <w:t>mTLS between APIM and backend LLM / agent / MCP endpoints.</w:t>
      </w:r>
    </w:p>
    <w:p w14:paraId="40E336C5" w14:textId="77777777" w:rsidR="00D33E02" w:rsidRDefault="00D33E02" w:rsidP="00A40DFE">
      <w:pPr>
        <w:pStyle w:val="ListParagraph"/>
        <w:numPr>
          <w:ilvl w:val="0"/>
          <w:numId w:val="62"/>
        </w:numPr>
        <w:spacing w:before="40" w:after="40" w:line="280" w:lineRule="auto"/>
        <w:pPrChange w:id="659" w:author="Rajesh Singh (Applied AI)" w:date="2026-05-11T17:55:00Z" w16du:dateUtc="2026-05-11T22:55:00Z">
          <w:pPr>
            <w:pStyle w:val="ListParagraph"/>
            <w:numPr>
              <w:numId w:val="2"/>
            </w:numPr>
            <w:spacing w:before="40" w:after="40" w:line="280" w:lineRule="auto"/>
          </w:pPr>
        </w:pPrChange>
      </w:pPr>
      <w:r>
        <w:rPr>
          <w:color w:val="1F1F1F"/>
        </w:rPr>
        <w:t>Azure Key Vault with Managed Identity access for all secrets and certificates — no secrets in configuration.</w:t>
      </w:r>
    </w:p>
    <w:p w14:paraId="116C1045" w14:textId="5F8185A9" w:rsidR="00D33E02" w:rsidRDefault="00D33E02">
      <w:pPr>
        <w:pStyle w:val="Heading2"/>
      </w:pPr>
      <w:bookmarkStart w:id="660" w:name="_Toc229058711"/>
      <w:bookmarkStart w:id="661" w:name="_Toc229378478"/>
      <w:bookmarkStart w:id="662" w:name="_Toc229463375"/>
      <w:r>
        <w:t>1</w:t>
      </w:r>
      <w:r w:rsidR="00346040">
        <w:t>4</w:t>
      </w:r>
      <w:r>
        <w:t>.3 Data Protection</w:t>
      </w:r>
      <w:bookmarkEnd w:id="660"/>
      <w:bookmarkEnd w:id="661"/>
      <w:bookmarkEnd w:id="662"/>
    </w:p>
    <w:p w14:paraId="78574982" w14:textId="77777777" w:rsidR="00D33E02" w:rsidRDefault="00D33E02" w:rsidP="00E038E5">
      <w:pPr>
        <w:pStyle w:val="ListParagraph"/>
        <w:numPr>
          <w:ilvl w:val="0"/>
          <w:numId w:val="61"/>
        </w:numPr>
        <w:spacing w:before="40" w:after="40" w:line="280" w:lineRule="auto"/>
        <w:pPrChange w:id="663" w:author="Rajesh Singh (Applied AI)" w:date="2026-05-11T17:54:00Z" w16du:dateUtc="2026-05-11T22:54:00Z">
          <w:pPr>
            <w:pStyle w:val="ListParagraph"/>
            <w:numPr>
              <w:numId w:val="2"/>
            </w:numPr>
            <w:spacing w:before="40" w:after="40" w:line="280" w:lineRule="auto"/>
          </w:pPr>
        </w:pPrChange>
      </w:pPr>
      <w:r>
        <w:rPr>
          <w:color w:val="1F1F1F"/>
        </w:rPr>
        <w:t>PHI / PII detection and masking in inbound prompts, plus output content filtering for harmful categories.</w:t>
      </w:r>
    </w:p>
    <w:p w14:paraId="56DDE3C3" w14:textId="77777777" w:rsidR="00D33E02" w:rsidRDefault="00D33E02" w:rsidP="00E038E5">
      <w:pPr>
        <w:pStyle w:val="ListParagraph"/>
        <w:numPr>
          <w:ilvl w:val="0"/>
          <w:numId w:val="61"/>
        </w:numPr>
        <w:spacing w:before="40" w:after="40" w:line="280" w:lineRule="auto"/>
        <w:pPrChange w:id="664" w:author="Rajesh Singh (Applied AI)" w:date="2026-05-11T17:54:00Z" w16du:dateUtc="2026-05-11T22:54:00Z">
          <w:pPr>
            <w:pStyle w:val="ListParagraph"/>
            <w:numPr>
              <w:numId w:val="2"/>
            </w:numPr>
            <w:spacing w:before="40" w:after="40" w:line="280" w:lineRule="auto"/>
          </w:pPr>
        </w:pPrChange>
      </w:pPr>
      <w:r w:rsidRPr="6CDBB948">
        <w:rPr>
          <w:color w:val="1F1F1F"/>
        </w:rPr>
        <w:t>AgentCards carry Responsible AI and data-category tags; Security Agent enforces declaratively at publish and execute.</w:t>
      </w:r>
    </w:p>
    <w:p w14:paraId="6F63FA1B" w14:textId="7C6A3419" w:rsidR="00D33E02" w:rsidRDefault="00D33E02">
      <w:pPr>
        <w:pStyle w:val="Heading2"/>
      </w:pPr>
      <w:bookmarkStart w:id="665" w:name="_Toc229058712"/>
      <w:bookmarkStart w:id="666" w:name="_Toc229378479"/>
      <w:bookmarkStart w:id="667" w:name="_Toc229463376"/>
      <w:r>
        <w:t>1</w:t>
      </w:r>
      <w:r w:rsidR="00346040">
        <w:t>4</w:t>
      </w:r>
      <w:r>
        <w:t>.4 Governance Controls</w:t>
      </w:r>
      <w:bookmarkEnd w:id="665"/>
      <w:bookmarkEnd w:id="666"/>
      <w:bookmarkEnd w:id="667"/>
    </w:p>
    <w:p w14:paraId="648E40DD" w14:textId="3B0BA0BB" w:rsidR="00D33E02" w:rsidRDefault="00B4531B" w:rsidP="00E038E5">
      <w:pPr>
        <w:pStyle w:val="ListParagraph"/>
        <w:numPr>
          <w:ilvl w:val="0"/>
          <w:numId w:val="60"/>
        </w:numPr>
        <w:spacing w:before="40" w:after="40" w:line="280" w:lineRule="auto"/>
        <w:pPrChange w:id="668" w:author="Rajesh Singh (Applied AI)" w:date="2026-05-11T17:54:00Z" w16du:dateUtc="2026-05-11T22:54:00Z">
          <w:pPr>
            <w:pStyle w:val="ListParagraph"/>
            <w:numPr>
              <w:numId w:val="2"/>
            </w:numPr>
            <w:spacing w:before="40" w:after="40" w:line="280" w:lineRule="auto"/>
          </w:pPr>
        </w:pPrChange>
      </w:pPr>
      <w:ins w:id="669" w:author="Rajesh Singh (Applied AI)" w:date="2026-05-11T17:54:00Z" w16du:dateUtc="2026-05-11T22:54:00Z">
        <w:r>
          <w:rPr>
            <w:color w:val="1F1F1F"/>
          </w:rPr>
          <w:t xml:space="preserve">Agent </w:t>
        </w:r>
      </w:ins>
      <w:r w:rsidR="00D33E02">
        <w:rPr>
          <w:color w:val="1F1F1F"/>
        </w:rPr>
        <w:t xml:space="preserve">Security Scanner </w:t>
      </w:r>
      <w:del w:id="670" w:author="Rajesh Singh (Applied AI)" w:date="2026-05-11T17:55:00Z" w16du:dateUtc="2026-05-11T22:55:00Z">
        <w:r w:rsidR="00D33E02" w:rsidDel="00A40DFE">
          <w:rPr>
            <w:color w:val="1F1F1F"/>
          </w:rPr>
          <w:delText>(static and runtime</w:delText>
        </w:r>
      </w:del>
      <w:ins w:id="671" w:author="Rajesh Singh (Applied AI)" w:date="2026-05-11T17:55:00Z" w16du:dateUtc="2026-05-11T22:55:00Z">
        <w:r w:rsidR="00A40DFE">
          <w:rPr>
            <w:color w:val="1F1F1F"/>
          </w:rPr>
          <w:t>(static)</w:t>
        </w:r>
      </w:ins>
      <w:del w:id="672" w:author="Rajesh Singh (Applied AI)" w:date="2026-05-11T17:55:00Z" w16du:dateUtc="2026-05-11T22:55:00Z">
        <w:r w:rsidR="00D33E02" w:rsidDel="00A40DFE">
          <w:rPr>
            <w:color w:val="1F1F1F"/>
          </w:rPr>
          <w:delText>)</w:delText>
        </w:r>
      </w:del>
      <w:r w:rsidR="00D33E02">
        <w:rPr>
          <w:color w:val="1F1F1F"/>
        </w:rPr>
        <w:t xml:space="preserve"> gates publication; Policy Engine gates execution.</w:t>
      </w:r>
    </w:p>
    <w:p w14:paraId="19007CCF" w14:textId="77777777" w:rsidR="00D33E02" w:rsidRDefault="00D33E02" w:rsidP="00E038E5">
      <w:pPr>
        <w:pStyle w:val="ListParagraph"/>
        <w:numPr>
          <w:ilvl w:val="0"/>
          <w:numId w:val="60"/>
        </w:numPr>
        <w:spacing w:before="40" w:after="40" w:line="280" w:lineRule="auto"/>
        <w:pPrChange w:id="673" w:author="Rajesh Singh (Applied AI)" w:date="2026-05-11T17:54:00Z" w16du:dateUtc="2026-05-11T22:54:00Z">
          <w:pPr>
            <w:pStyle w:val="ListParagraph"/>
            <w:numPr>
              <w:numId w:val="2"/>
            </w:numPr>
            <w:spacing w:before="40" w:after="40" w:line="280" w:lineRule="auto"/>
          </w:pPr>
        </w:pPrChange>
      </w:pPr>
      <w:r>
        <w:rPr>
          <w:color w:val="1F1F1F"/>
        </w:rPr>
        <w:t xml:space="preserve">Immutable audit log in </w:t>
      </w:r>
      <w:del w:id="674" w:author="Rajesh Singh (Applied AI)" w:date="2026-05-11T17:54:00Z" w16du:dateUtc="2026-05-11T22:54:00Z">
        <w:r w:rsidDel="00E038E5">
          <w:rPr>
            <w:color w:val="1F1F1F"/>
          </w:rPr>
          <w:delText xml:space="preserve">Cosmos / </w:delText>
        </w:r>
      </w:del>
      <w:r>
        <w:rPr>
          <w:color w:val="1F1F1F"/>
        </w:rPr>
        <w:t>MongoDB with TTL — who did what, when, with what outcome.</w:t>
      </w:r>
    </w:p>
    <w:p w14:paraId="7F9AB49E" w14:textId="77777777" w:rsidR="00D33E02" w:rsidRDefault="00D33E02" w:rsidP="00E038E5">
      <w:pPr>
        <w:pStyle w:val="ListParagraph"/>
        <w:numPr>
          <w:ilvl w:val="0"/>
          <w:numId w:val="60"/>
        </w:numPr>
        <w:spacing w:before="40" w:after="40" w:line="280" w:lineRule="auto"/>
        <w:pPrChange w:id="675" w:author="Rajesh Singh (Applied AI)" w:date="2026-05-11T17:54:00Z" w16du:dateUtc="2026-05-11T22:54:00Z">
          <w:pPr>
            <w:pStyle w:val="ListParagraph"/>
            <w:numPr>
              <w:numId w:val="2"/>
            </w:numPr>
            <w:spacing w:before="40" w:after="40" w:line="280" w:lineRule="auto"/>
          </w:pPr>
        </w:pPrChange>
      </w:pPr>
      <w:r>
        <w:rPr>
          <w:color w:val="1F1F1F"/>
        </w:rPr>
        <w:t>Human-in-the-Loop gate for sensitive actions — denials, high-value claims, elevated data categories.</w:t>
      </w:r>
    </w:p>
    <w:p w14:paraId="48A233FD" w14:textId="77777777" w:rsidR="00D33E02" w:rsidRDefault="00D33E02" w:rsidP="00E038E5">
      <w:pPr>
        <w:pStyle w:val="ListParagraph"/>
        <w:numPr>
          <w:ilvl w:val="0"/>
          <w:numId w:val="60"/>
        </w:numPr>
        <w:spacing w:before="40" w:after="40" w:line="280" w:lineRule="auto"/>
        <w:pPrChange w:id="676" w:author="Rajesh Singh (Applied AI)" w:date="2026-05-11T17:54:00Z" w16du:dateUtc="2026-05-11T22:54:00Z">
          <w:pPr>
            <w:pStyle w:val="ListParagraph"/>
            <w:numPr>
              <w:numId w:val="2"/>
            </w:numPr>
            <w:spacing w:before="40" w:after="40" w:line="280" w:lineRule="auto"/>
          </w:pPr>
        </w:pPrChange>
      </w:pPr>
      <w:r w:rsidRPr="6CDBB948">
        <w:rPr>
          <w:color w:val="1F1F1F"/>
        </w:rPr>
        <w:t>Responsible AI board reviews at onboarding and on material version changes.</w:t>
      </w:r>
    </w:p>
    <w:p w14:paraId="2BA7FBC0" w14:textId="51E06729" w:rsidR="00D33E02" w:rsidRDefault="00D33E02">
      <w:pPr>
        <w:pStyle w:val="Heading1"/>
      </w:pPr>
      <w:bookmarkStart w:id="677" w:name="_Toc229058713"/>
      <w:bookmarkStart w:id="678" w:name="_Toc229378480"/>
      <w:bookmarkStart w:id="679" w:name="_Toc229463377"/>
      <w:r>
        <w:lastRenderedPageBreak/>
        <w:t>1</w:t>
      </w:r>
      <w:r w:rsidR="00346040">
        <w:t>5</w:t>
      </w:r>
      <w:r>
        <w:t>. Data and Observability</w:t>
      </w:r>
      <w:bookmarkEnd w:id="677"/>
      <w:bookmarkEnd w:id="678"/>
      <w:bookmarkEnd w:id="679"/>
    </w:p>
    <w:p w14:paraId="5656C5F0" w14:textId="77777777" w:rsidR="0027317D" w:rsidRDefault="0027317D" w:rsidP="0027317D">
      <w:pPr>
        <w:pStyle w:val="Heading2"/>
        <w:rPr>
          <w:ins w:id="680" w:author="Rajesh Singh (Applied AI)" w:date="2026-05-11T17:52:00Z" w16du:dateUtc="2026-05-11T22:52:00Z"/>
        </w:rPr>
      </w:pPr>
      <w:bookmarkStart w:id="681" w:name="_Toc229058714"/>
      <w:bookmarkStart w:id="682" w:name="_Toc229378481"/>
      <w:bookmarkStart w:id="683" w:name="_Toc229463378"/>
      <w:ins w:id="684" w:author="Rajesh Singh (Applied AI)" w:date="2026-05-11T17:52:00Z" w16du:dateUtc="2026-05-11T22:52:00Z">
        <w:r>
          <w:t>15.1 Three-Tier Memory</w:t>
        </w:r>
        <w:bookmarkEnd w:id="683"/>
      </w:ins>
    </w:p>
    <w:p w14:paraId="59F476C8" w14:textId="77777777" w:rsidR="0027317D" w:rsidRDefault="0027317D" w:rsidP="0027317D">
      <w:pPr>
        <w:pStyle w:val="ListParagraph"/>
        <w:numPr>
          <w:ilvl w:val="0"/>
          <w:numId w:val="58"/>
        </w:numPr>
        <w:spacing w:before="40" w:after="40" w:line="280" w:lineRule="auto"/>
        <w:rPr>
          <w:ins w:id="685" w:author="Rajesh Singh (Applied AI)" w:date="2026-05-11T17:52:00Z" w16du:dateUtc="2026-05-11T22:52:00Z"/>
        </w:rPr>
      </w:pPr>
      <w:ins w:id="686" w:author="Rajesh Singh (Applied AI)" w:date="2026-05-11T17:52:00Z" w16du:dateUtc="2026-05-11T22:52:00Z">
        <w:r w:rsidRPr="00A7245D">
          <w:rPr>
            <w:color w:val="1F1F1F"/>
          </w:rPr>
          <w:t>Short-term — Redis session and working memory (sub-millisecond).</w:t>
        </w:r>
      </w:ins>
    </w:p>
    <w:p w14:paraId="127DB465" w14:textId="77777777" w:rsidR="0027317D" w:rsidRDefault="0027317D" w:rsidP="0027317D">
      <w:pPr>
        <w:pStyle w:val="ListParagraph"/>
        <w:numPr>
          <w:ilvl w:val="0"/>
          <w:numId w:val="58"/>
        </w:numPr>
        <w:spacing w:before="40" w:after="40" w:line="280" w:lineRule="auto"/>
        <w:rPr>
          <w:ins w:id="687" w:author="Rajesh Singh (Applied AI)" w:date="2026-05-11T17:52:00Z" w16du:dateUtc="2026-05-11T22:52:00Z"/>
        </w:rPr>
      </w:pPr>
      <w:ins w:id="688" w:author="Rajesh Singh (Applied AI)" w:date="2026-05-11T17:52:00Z" w16du:dateUtc="2026-05-11T22:52:00Z">
        <w:r w:rsidRPr="00A7245D">
          <w:rPr>
            <w:color w:val="1F1F1F"/>
          </w:rPr>
          <w:t>Episodic —Mongo DB for run state, AgentCards, audit records, workflow checkpoints.</w:t>
        </w:r>
      </w:ins>
    </w:p>
    <w:p w14:paraId="7B7E4315" w14:textId="77777777" w:rsidR="0027317D" w:rsidRDefault="0027317D" w:rsidP="0027317D">
      <w:pPr>
        <w:pStyle w:val="ListParagraph"/>
        <w:numPr>
          <w:ilvl w:val="0"/>
          <w:numId w:val="58"/>
        </w:numPr>
        <w:spacing w:before="40" w:after="40" w:line="280" w:lineRule="auto"/>
        <w:rPr>
          <w:ins w:id="689" w:author="Rajesh Singh (Applied AI)" w:date="2026-05-11T17:52:00Z" w16du:dateUtc="2026-05-11T22:52:00Z"/>
        </w:rPr>
      </w:pPr>
      <w:ins w:id="690" w:author="Rajesh Singh (Applied AI)" w:date="2026-05-11T17:52:00Z" w16du:dateUtc="2026-05-11T22:52:00Z">
        <w:r w:rsidRPr="00A7245D">
          <w:rPr>
            <w:color w:val="1F1F1F"/>
          </w:rPr>
          <w:t>Long-term — ADLS Gen 2 for summary-first evidence bundles; raw PHI is never persisted at this tier.</w:t>
        </w:r>
      </w:ins>
    </w:p>
    <w:p w14:paraId="35E065E7" w14:textId="77777777" w:rsidR="0027317D" w:rsidRDefault="0027317D" w:rsidP="0027317D">
      <w:pPr>
        <w:pStyle w:val="Heading2"/>
        <w:rPr>
          <w:ins w:id="691" w:author="Rajesh Singh (Applied AI)" w:date="2026-05-11T17:52:00Z" w16du:dateUtc="2026-05-11T22:52:00Z"/>
        </w:rPr>
      </w:pPr>
      <w:bookmarkStart w:id="692" w:name="_Toc229463379"/>
      <w:ins w:id="693" w:author="Rajesh Singh (Applied AI)" w:date="2026-05-11T17:52:00Z" w16du:dateUtc="2026-05-11T22:52:00Z">
        <w:r>
          <w:t>15.2 Observability Stack</w:t>
        </w:r>
        <w:bookmarkEnd w:id="692"/>
      </w:ins>
    </w:p>
    <w:p w14:paraId="7CB230B2" w14:textId="77777777" w:rsidR="0027317D" w:rsidRPr="00A7245D" w:rsidRDefault="0027317D" w:rsidP="0027317D">
      <w:pPr>
        <w:pStyle w:val="ListParagraph"/>
        <w:numPr>
          <w:ilvl w:val="0"/>
          <w:numId w:val="59"/>
        </w:numPr>
        <w:spacing w:before="40" w:after="40" w:line="280" w:lineRule="auto"/>
        <w:rPr>
          <w:ins w:id="694" w:author="Rajesh Singh (Applied AI)" w:date="2026-05-11T17:52:00Z" w16du:dateUtc="2026-05-11T22:52:00Z"/>
          <w:color w:val="1F1F1F"/>
        </w:rPr>
      </w:pPr>
      <w:ins w:id="695" w:author="Rajesh Singh (Applied AI)" w:date="2026-05-11T17:52:00Z" w16du:dateUtc="2026-05-11T22:52:00Z">
        <w:r w:rsidRPr="6CDBB948">
          <w:rPr>
            <w:color w:val="1F1F1F"/>
          </w:rPr>
          <w:t>OpenTelemetry trace_id propagation across gateway → orchestrator → agent → LLM → MCP hops.</w:t>
        </w:r>
      </w:ins>
    </w:p>
    <w:p w14:paraId="5B031E70" w14:textId="77777777" w:rsidR="0027317D" w:rsidRPr="00A7245D" w:rsidRDefault="0027317D" w:rsidP="0027317D">
      <w:pPr>
        <w:pStyle w:val="ListParagraph"/>
        <w:numPr>
          <w:ilvl w:val="0"/>
          <w:numId w:val="59"/>
        </w:numPr>
        <w:spacing w:before="40" w:after="40" w:line="280" w:lineRule="auto"/>
        <w:rPr>
          <w:ins w:id="696" w:author="Rajesh Singh (Applied AI)" w:date="2026-05-11T17:52:00Z" w16du:dateUtc="2026-05-11T22:52:00Z"/>
          <w:color w:val="1F1F1F"/>
        </w:rPr>
      </w:pPr>
      <w:ins w:id="697" w:author="Rajesh Singh (Applied AI)" w:date="2026-05-11T17:52:00Z" w16du:dateUtc="2026-05-11T22:52:00Z">
        <w:r>
          <w:rPr>
            <w:color w:val="1F1F1F"/>
          </w:rPr>
          <w:t>Splunk</w:t>
        </w:r>
        <w:r w:rsidRPr="6CDBB948">
          <w:rPr>
            <w:color w:val="1F1F1F"/>
          </w:rPr>
          <w:t xml:space="preserve"> for infrastructure metrics, KQL queries and alerts.</w:t>
        </w:r>
      </w:ins>
    </w:p>
    <w:p w14:paraId="21B39F9B" w14:textId="77777777" w:rsidR="0027317D" w:rsidRPr="00A7245D" w:rsidRDefault="0027317D" w:rsidP="0027317D">
      <w:pPr>
        <w:pStyle w:val="ListParagraph"/>
        <w:numPr>
          <w:ilvl w:val="0"/>
          <w:numId w:val="59"/>
        </w:numPr>
        <w:spacing w:before="40" w:after="40" w:line="280" w:lineRule="auto"/>
        <w:rPr>
          <w:ins w:id="698" w:author="Rajesh Singh (Applied AI)" w:date="2026-05-11T17:52:00Z" w16du:dateUtc="2026-05-11T22:52:00Z"/>
          <w:color w:val="1F1F1F"/>
        </w:rPr>
      </w:pPr>
      <w:ins w:id="699" w:author="Rajesh Singh (Applied AI)" w:date="2026-05-11T17:52:00Z" w16du:dateUtc="2026-05-11T22:52:00Z">
        <w:r w:rsidRPr="6CDBB948">
          <w:rPr>
            <w:color w:val="1F1F1F"/>
          </w:rPr>
          <w:t>Arize Phoenix for LLM-semantic traces, LLM-as-a-judge evaluations and drift detection.</w:t>
        </w:r>
      </w:ins>
    </w:p>
    <w:p w14:paraId="02FECCE3" w14:textId="77777777" w:rsidR="0027317D" w:rsidRPr="00A7245D" w:rsidRDefault="0027317D" w:rsidP="0027317D">
      <w:pPr>
        <w:pStyle w:val="ListParagraph"/>
        <w:numPr>
          <w:ilvl w:val="0"/>
          <w:numId w:val="59"/>
        </w:numPr>
        <w:spacing w:before="40" w:after="40" w:line="280" w:lineRule="auto"/>
        <w:rPr>
          <w:ins w:id="700" w:author="Rajesh Singh (Applied AI)" w:date="2026-05-11T17:52:00Z" w16du:dateUtc="2026-05-11T22:52:00Z"/>
          <w:color w:val="1F1F1F"/>
        </w:rPr>
      </w:pPr>
      <w:ins w:id="701" w:author="Rajesh Singh (Applied AI)" w:date="2026-05-11T17:52:00Z" w16du:dateUtc="2026-05-11T22:52:00Z">
        <w:r w:rsidRPr="6CDBB948">
          <w:rPr>
            <w:color w:val="1F1F1F"/>
          </w:rPr>
          <w:t>Real-time LLM Gateway dashboard — throughput, latency, error rates, token burn and per-tenant cost attribution.</w:t>
        </w:r>
      </w:ins>
    </w:p>
    <w:p w14:paraId="5376D5DA" w14:textId="11BFBA4F" w:rsidR="00D33E02" w:rsidDel="0027317D" w:rsidRDefault="00D33E02">
      <w:pPr>
        <w:pStyle w:val="Heading2"/>
        <w:rPr>
          <w:del w:id="702" w:author="Rajesh Singh (Applied AI)" w:date="2026-05-11T17:52:00Z" w16du:dateUtc="2026-05-11T22:52:00Z"/>
        </w:rPr>
      </w:pPr>
      <w:del w:id="703" w:author="Rajesh Singh (Applied AI)" w:date="2026-05-11T17:52:00Z" w16du:dateUtc="2026-05-11T22:52:00Z">
        <w:r w:rsidDel="0027317D">
          <w:delText>1</w:delText>
        </w:r>
        <w:r w:rsidR="00346040" w:rsidDel="0027317D">
          <w:delText>5</w:delText>
        </w:r>
        <w:r w:rsidDel="0027317D">
          <w:delText>.1 Three-Tier Memory</w:delText>
        </w:r>
        <w:bookmarkEnd w:id="681"/>
        <w:bookmarkEnd w:id="682"/>
      </w:del>
    </w:p>
    <w:p w14:paraId="38F92596" w14:textId="77777777" w:rsidR="00D33E02" w:rsidDel="0027317D" w:rsidRDefault="00D33E02">
      <w:pPr>
        <w:pStyle w:val="ListParagraph"/>
        <w:numPr>
          <w:ilvl w:val="0"/>
          <w:numId w:val="2"/>
        </w:numPr>
        <w:spacing w:before="40" w:after="40" w:line="280" w:lineRule="auto"/>
        <w:rPr>
          <w:del w:id="704" w:author="Rajesh Singh (Applied AI)" w:date="2026-05-11T17:52:00Z" w16du:dateUtc="2026-05-11T22:52:00Z"/>
        </w:rPr>
      </w:pPr>
      <w:del w:id="705" w:author="Rajesh Singh (Applied AI)" w:date="2026-05-11T17:52:00Z" w16du:dateUtc="2026-05-11T22:52:00Z">
        <w:r w:rsidDel="0027317D">
          <w:rPr>
            <w:color w:val="1F1F1F"/>
          </w:rPr>
          <w:delText>Short-term — Redis session and working memory (sub-millisecond).</w:delText>
        </w:r>
      </w:del>
    </w:p>
    <w:p w14:paraId="5596266F" w14:textId="78EA17A7" w:rsidR="00D33E02" w:rsidDel="0027317D" w:rsidRDefault="00D33E02">
      <w:pPr>
        <w:pStyle w:val="ListParagraph"/>
        <w:numPr>
          <w:ilvl w:val="0"/>
          <w:numId w:val="2"/>
        </w:numPr>
        <w:spacing w:before="40" w:after="40" w:line="280" w:lineRule="auto"/>
        <w:rPr>
          <w:del w:id="706" w:author="Rajesh Singh (Applied AI)" w:date="2026-05-11T17:52:00Z" w16du:dateUtc="2026-05-11T22:52:00Z"/>
        </w:rPr>
      </w:pPr>
      <w:del w:id="707" w:author="Rajesh Singh (Applied AI)" w:date="2026-05-11T17:52:00Z" w16du:dateUtc="2026-05-11T22:52:00Z">
        <w:r w:rsidRPr="6CDBB948" w:rsidDel="0027317D">
          <w:rPr>
            <w:color w:val="1F1F1F"/>
          </w:rPr>
          <w:delText>Episodic —Mongo</w:delText>
        </w:r>
        <w:r w:rsidR="00B30D11" w:rsidDel="0027317D">
          <w:rPr>
            <w:color w:val="1F1F1F"/>
          </w:rPr>
          <w:delText xml:space="preserve"> </w:delText>
        </w:r>
        <w:r w:rsidRPr="6CDBB948" w:rsidDel="0027317D">
          <w:rPr>
            <w:color w:val="1F1F1F"/>
          </w:rPr>
          <w:delText>DB for run state, AgentCards, audit records, workflow checkpoints.</w:delText>
        </w:r>
      </w:del>
    </w:p>
    <w:p w14:paraId="5952B385" w14:textId="77777777" w:rsidR="00D33E02" w:rsidDel="0027317D" w:rsidRDefault="00D33E02">
      <w:pPr>
        <w:pStyle w:val="ListParagraph"/>
        <w:numPr>
          <w:ilvl w:val="0"/>
          <w:numId w:val="2"/>
        </w:numPr>
        <w:spacing w:before="40" w:after="40" w:line="280" w:lineRule="auto"/>
        <w:rPr>
          <w:del w:id="708" w:author="Rajesh Singh (Applied AI)" w:date="2026-05-11T17:52:00Z" w16du:dateUtc="2026-05-11T22:52:00Z"/>
        </w:rPr>
      </w:pPr>
      <w:del w:id="709" w:author="Rajesh Singh (Applied AI)" w:date="2026-05-11T17:52:00Z" w16du:dateUtc="2026-05-11T22:52:00Z">
        <w:r w:rsidRPr="6CDBB948" w:rsidDel="0027317D">
          <w:rPr>
            <w:color w:val="1F1F1F"/>
          </w:rPr>
          <w:delText>Long-term — ADLS Gen 2 for summary-first evidence bundles; raw PHI is never persisted at this tier.</w:delText>
        </w:r>
      </w:del>
    </w:p>
    <w:p w14:paraId="7B862076" w14:textId="582129DB" w:rsidR="00D33E02" w:rsidDel="0027317D" w:rsidRDefault="00D33E02">
      <w:pPr>
        <w:pStyle w:val="Heading2"/>
        <w:rPr>
          <w:del w:id="710" w:author="Rajesh Singh (Applied AI)" w:date="2026-05-11T17:52:00Z" w16du:dateUtc="2026-05-11T22:52:00Z"/>
        </w:rPr>
      </w:pPr>
      <w:bookmarkStart w:id="711" w:name="_Toc229058715"/>
      <w:bookmarkStart w:id="712" w:name="_Toc229378482"/>
      <w:del w:id="713" w:author="Rajesh Singh (Applied AI)" w:date="2026-05-11T17:52:00Z" w16du:dateUtc="2026-05-11T22:52:00Z">
        <w:r w:rsidDel="0027317D">
          <w:delText>1</w:delText>
        </w:r>
        <w:r w:rsidR="00346040" w:rsidDel="0027317D">
          <w:delText>5</w:delText>
        </w:r>
        <w:r w:rsidDel="0027317D">
          <w:delText>.2 Observability Stack</w:delText>
        </w:r>
        <w:bookmarkEnd w:id="711"/>
        <w:bookmarkEnd w:id="712"/>
      </w:del>
    </w:p>
    <w:p w14:paraId="528C8BB9" w14:textId="77777777" w:rsidR="00D33E02" w:rsidDel="0027317D" w:rsidRDefault="00D33E02">
      <w:pPr>
        <w:pStyle w:val="ListParagraph"/>
        <w:numPr>
          <w:ilvl w:val="0"/>
          <w:numId w:val="2"/>
        </w:numPr>
        <w:spacing w:before="40" w:after="40" w:line="280" w:lineRule="auto"/>
        <w:rPr>
          <w:del w:id="714" w:author="Rajesh Singh (Applied AI)" w:date="2026-05-11T17:52:00Z" w16du:dateUtc="2026-05-11T22:52:00Z"/>
        </w:rPr>
      </w:pPr>
      <w:del w:id="715" w:author="Rajesh Singh (Applied AI)" w:date="2026-05-11T17:52:00Z" w16du:dateUtc="2026-05-11T22:52:00Z">
        <w:r w:rsidRPr="6CDBB948" w:rsidDel="0027317D">
          <w:rPr>
            <w:color w:val="1F1F1F"/>
          </w:rPr>
          <w:delText>OpenTelemetry trace_id propagation across gateway → orchestrator → agent → LLM → MCP hops.</w:delText>
        </w:r>
      </w:del>
    </w:p>
    <w:p w14:paraId="2B6F3785" w14:textId="77777777" w:rsidR="00D33E02" w:rsidDel="0027317D" w:rsidRDefault="00D33E02">
      <w:pPr>
        <w:pStyle w:val="ListParagraph"/>
        <w:numPr>
          <w:ilvl w:val="0"/>
          <w:numId w:val="2"/>
        </w:numPr>
        <w:spacing w:before="40" w:after="40" w:line="280" w:lineRule="auto"/>
        <w:rPr>
          <w:del w:id="716" w:author="Rajesh Singh (Applied AI)" w:date="2026-05-11T17:52:00Z" w16du:dateUtc="2026-05-11T22:52:00Z"/>
        </w:rPr>
      </w:pPr>
      <w:del w:id="717" w:author="Rajesh Singh (Applied AI)" w:date="2026-05-11T17:52:00Z" w16du:dateUtc="2026-05-11T22:52:00Z">
        <w:r w:rsidRPr="6CDBB948" w:rsidDel="0027317D">
          <w:rPr>
            <w:color w:val="1F1F1F"/>
          </w:rPr>
          <w:delText>Application Insights and Azure Monitor for infrastructure metrics, KQL queries and alerts.</w:delText>
        </w:r>
      </w:del>
    </w:p>
    <w:p w14:paraId="41892186" w14:textId="77777777" w:rsidR="00D33E02" w:rsidDel="0027317D" w:rsidRDefault="00D33E02">
      <w:pPr>
        <w:pStyle w:val="ListParagraph"/>
        <w:numPr>
          <w:ilvl w:val="0"/>
          <w:numId w:val="2"/>
        </w:numPr>
        <w:spacing w:before="40" w:after="40" w:line="280" w:lineRule="auto"/>
        <w:rPr>
          <w:del w:id="718" w:author="Rajesh Singh (Applied AI)" w:date="2026-05-11T17:52:00Z" w16du:dateUtc="2026-05-11T22:52:00Z"/>
        </w:rPr>
      </w:pPr>
      <w:del w:id="719" w:author="Rajesh Singh (Applied AI)" w:date="2026-05-11T17:52:00Z" w16du:dateUtc="2026-05-11T22:52:00Z">
        <w:r w:rsidRPr="6CDBB948" w:rsidDel="0027317D">
          <w:rPr>
            <w:color w:val="1F1F1F"/>
          </w:rPr>
          <w:delText>Arize Phoenix for LLM-semantic traces, LLM-as-a-judge evaluations and drift detection.</w:delText>
        </w:r>
      </w:del>
    </w:p>
    <w:p w14:paraId="6A6E5FB2" w14:textId="77777777" w:rsidR="00D33E02" w:rsidDel="0027317D" w:rsidRDefault="00D33E02">
      <w:pPr>
        <w:pStyle w:val="ListParagraph"/>
        <w:numPr>
          <w:ilvl w:val="0"/>
          <w:numId w:val="2"/>
        </w:numPr>
        <w:spacing w:before="40" w:after="40" w:line="280" w:lineRule="auto"/>
        <w:rPr>
          <w:del w:id="720" w:author="Rajesh Singh (Applied AI)" w:date="2026-05-11T17:52:00Z" w16du:dateUtc="2026-05-11T22:52:00Z"/>
        </w:rPr>
      </w:pPr>
      <w:del w:id="721" w:author="Rajesh Singh (Applied AI)" w:date="2026-05-11T17:52:00Z" w16du:dateUtc="2026-05-11T22:52:00Z">
        <w:r w:rsidRPr="6CDBB948" w:rsidDel="0027317D">
          <w:rPr>
            <w:color w:val="1F1F1F"/>
          </w:rPr>
          <w:delText>Real-time LLM Gateway dashboard — throughput, latency, error rates, token burn and per-tenant cost attribution.</w:delText>
        </w:r>
      </w:del>
    </w:p>
    <w:p w14:paraId="25778DA2" w14:textId="09296AC9" w:rsidR="00D33E02" w:rsidRDefault="00D33E02">
      <w:pPr>
        <w:pStyle w:val="Heading1"/>
      </w:pPr>
      <w:bookmarkStart w:id="722" w:name="_Toc229058716"/>
      <w:bookmarkStart w:id="723" w:name="_Toc229378483"/>
      <w:bookmarkStart w:id="724" w:name="_Toc229463380"/>
      <w:r>
        <w:lastRenderedPageBreak/>
        <w:t>1</w:t>
      </w:r>
      <w:r w:rsidR="00346040">
        <w:t>6</w:t>
      </w:r>
      <w:r>
        <w:t>. Deployment and DevOps</w:t>
      </w:r>
      <w:bookmarkEnd w:id="722"/>
      <w:bookmarkEnd w:id="723"/>
      <w:bookmarkEnd w:id="724"/>
    </w:p>
    <w:p w14:paraId="332AF92F" w14:textId="77777777" w:rsidR="00AF055E" w:rsidRDefault="00AF055E" w:rsidP="00AF055E">
      <w:pPr>
        <w:pStyle w:val="Heading2"/>
        <w:rPr>
          <w:ins w:id="725" w:author="Rajesh Singh (Applied AI)" w:date="2026-05-11T17:52:00Z" w16du:dateUtc="2026-05-11T22:52:00Z"/>
        </w:rPr>
      </w:pPr>
      <w:bookmarkStart w:id="726" w:name="_Toc229058717"/>
      <w:bookmarkStart w:id="727" w:name="_Toc229378484"/>
      <w:bookmarkStart w:id="728" w:name="_Toc229463381"/>
      <w:ins w:id="729" w:author="Rajesh Singh (Applied AI)" w:date="2026-05-11T17:52:00Z" w16du:dateUtc="2026-05-11T22:52:00Z">
        <w:r>
          <w:t>16.1 Runtime Topology</w:t>
        </w:r>
        <w:bookmarkEnd w:id="728"/>
      </w:ins>
    </w:p>
    <w:p w14:paraId="12A658A4" w14:textId="77777777" w:rsidR="00AF055E" w:rsidRPr="00A7245D" w:rsidRDefault="00AF055E" w:rsidP="00AF055E">
      <w:pPr>
        <w:pStyle w:val="ListParagraph"/>
        <w:numPr>
          <w:ilvl w:val="0"/>
          <w:numId w:val="56"/>
        </w:numPr>
        <w:spacing w:before="40" w:after="40" w:line="280" w:lineRule="auto"/>
        <w:rPr>
          <w:ins w:id="730" w:author="Rajesh Singh (Applied AI)" w:date="2026-05-11T17:52:00Z" w16du:dateUtc="2026-05-11T22:52:00Z"/>
          <w:color w:val="1F1F1F"/>
        </w:rPr>
      </w:pPr>
      <w:ins w:id="731" w:author="Rajesh Singh (Applied AI)" w:date="2026-05-11T17:52:00Z" w16du:dateUtc="2026-05-11T22:52:00Z">
        <w:r w:rsidRPr="6CDBB948">
          <w:rPr>
            <w:color w:val="1F1F1F"/>
          </w:rPr>
          <w:t xml:space="preserve">Azure Container Apps run stateless FastAPI registries, </w:t>
        </w:r>
        <w:r>
          <w:rPr>
            <w:color w:val="1F1F1F"/>
          </w:rPr>
          <w:t xml:space="preserve">MCP server, </w:t>
        </w:r>
        <w:r w:rsidRPr="6CDBB948">
          <w:rPr>
            <w:color w:val="1F1F1F"/>
          </w:rPr>
          <w:t>orchestrator and domain</w:t>
        </w:r>
        <w:r>
          <w:rPr>
            <w:color w:val="1F1F1F"/>
          </w:rPr>
          <w:t xml:space="preserve"> and platform</w:t>
        </w:r>
        <w:r w:rsidRPr="6CDBB948">
          <w:rPr>
            <w:color w:val="1F1F1F"/>
          </w:rPr>
          <w:t xml:space="preserve"> agents, with KEDA-based scaling and scale-to-zero where appropriate.</w:t>
        </w:r>
      </w:ins>
    </w:p>
    <w:p w14:paraId="12A359E2" w14:textId="77777777" w:rsidR="00AF055E" w:rsidRPr="00A7245D" w:rsidRDefault="00AF055E" w:rsidP="00AF055E">
      <w:pPr>
        <w:pStyle w:val="ListParagraph"/>
        <w:numPr>
          <w:ilvl w:val="0"/>
          <w:numId w:val="56"/>
        </w:numPr>
        <w:spacing w:before="40" w:after="40" w:line="280" w:lineRule="auto"/>
        <w:rPr>
          <w:ins w:id="732" w:author="Rajesh Singh (Applied AI)" w:date="2026-05-11T17:52:00Z" w16du:dateUtc="2026-05-11T22:52:00Z"/>
          <w:color w:val="1F1F1F"/>
        </w:rPr>
      </w:pPr>
      <w:ins w:id="733" w:author="Rajesh Singh (Applied AI)" w:date="2026-05-11T17:52:00Z" w16du:dateUtc="2026-05-11T22:52:00Z">
        <w:r>
          <w:rPr>
            <w:color w:val="1F1F1F"/>
          </w:rPr>
          <w:t xml:space="preserve">Azure App Gateway provide secure access to azure environment for user and github </w:t>
        </w:r>
      </w:ins>
    </w:p>
    <w:p w14:paraId="1FBBDF76" w14:textId="77777777" w:rsidR="00AF055E" w:rsidRPr="00A7245D" w:rsidRDefault="00AF055E" w:rsidP="00AF055E">
      <w:pPr>
        <w:pStyle w:val="ListParagraph"/>
        <w:numPr>
          <w:ilvl w:val="0"/>
          <w:numId w:val="56"/>
        </w:numPr>
        <w:spacing w:before="40" w:after="40" w:line="280" w:lineRule="auto"/>
        <w:rPr>
          <w:ins w:id="734" w:author="Rajesh Singh (Applied AI)" w:date="2026-05-11T17:52:00Z" w16du:dateUtc="2026-05-11T22:52:00Z"/>
          <w:color w:val="1F1F1F"/>
        </w:rPr>
      </w:pPr>
      <w:ins w:id="735" w:author="Rajesh Singh (Applied AI)" w:date="2026-05-11T17:52:00Z" w16du:dateUtc="2026-05-11T22:52:00Z">
        <w:r>
          <w:rPr>
            <w:color w:val="1F1F1F"/>
          </w:rPr>
          <w:t>UAIS API Gateway fronts both the API surface and the LLM / MCP gateway; Cloud Flare provides global edge routing.</w:t>
        </w:r>
      </w:ins>
    </w:p>
    <w:p w14:paraId="057879BA" w14:textId="77777777" w:rsidR="00AF055E" w:rsidRDefault="00AF055E" w:rsidP="00AF055E">
      <w:pPr>
        <w:pStyle w:val="Heading2"/>
        <w:rPr>
          <w:ins w:id="736" w:author="Rajesh Singh (Applied AI)" w:date="2026-05-11T17:52:00Z" w16du:dateUtc="2026-05-11T22:52:00Z"/>
        </w:rPr>
      </w:pPr>
      <w:bookmarkStart w:id="737" w:name="_Toc229463382"/>
      <w:ins w:id="738" w:author="Rajesh Singh (Applied AI)" w:date="2026-05-11T17:52:00Z" w16du:dateUtc="2026-05-11T22:52:00Z">
        <w:r>
          <w:t>16.2 Developer Experience</w:t>
        </w:r>
        <w:bookmarkEnd w:id="737"/>
      </w:ins>
    </w:p>
    <w:p w14:paraId="79E28F76" w14:textId="77777777" w:rsidR="00AF055E" w:rsidRPr="00A7245D" w:rsidRDefault="00AF055E" w:rsidP="00AF055E">
      <w:pPr>
        <w:pStyle w:val="ListParagraph"/>
        <w:numPr>
          <w:ilvl w:val="0"/>
          <w:numId w:val="57"/>
        </w:numPr>
        <w:spacing w:before="40" w:after="40" w:line="280" w:lineRule="auto"/>
        <w:rPr>
          <w:ins w:id="739" w:author="Rajesh Singh (Applied AI)" w:date="2026-05-11T17:52:00Z" w16du:dateUtc="2026-05-11T22:52:00Z"/>
          <w:color w:val="1F1F1F"/>
        </w:rPr>
      </w:pPr>
      <w:ins w:id="740" w:author="Rajesh Singh (Applied AI)" w:date="2026-05-11T17:52:00Z" w16du:dateUtc="2026-05-11T22:52:00Z">
        <w:r>
          <w:rPr>
            <w:color w:val="1F1F1F"/>
          </w:rPr>
          <w:t>Agent Development Lifecycle: scaffold → code → test → register as a discoverable A2A agent.</w:t>
        </w:r>
      </w:ins>
    </w:p>
    <w:p w14:paraId="03A6993B" w14:textId="77777777" w:rsidR="00AF055E" w:rsidRPr="00A7245D" w:rsidRDefault="00AF055E" w:rsidP="00AF055E">
      <w:pPr>
        <w:pStyle w:val="ListParagraph"/>
        <w:numPr>
          <w:ilvl w:val="0"/>
          <w:numId w:val="57"/>
        </w:numPr>
        <w:spacing w:before="40" w:after="40" w:line="280" w:lineRule="auto"/>
        <w:rPr>
          <w:ins w:id="741" w:author="Rajesh Singh (Applied AI)" w:date="2026-05-11T17:52:00Z" w16du:dateUtc="2026-05-11T22:52:00Z"/>
          <w:color w:val="1F1F1F"/>
        </w:rPr>
      </w:pPr>
      <w:ins w:id="742" w:author="Rajesh Singh (Applied AI)" w:date="2026-05-11T17:52:00Z" w16du:dateUtc="2026-05-11T22:52:00Z">
        <w:r>
          <w:rPr>
            <w:color w:val="1F1F1F"/>
          </w:rPr>
          <w:t>MCP tool development: build → test → publish to registry → agents discover.</w:t>
        </w:r>
      </w:ins>
    </w:p>
    <w:p w14:paraId="29512D8C" w14:textId="77777777" w:rsidR="00AF055E" w:rsidRPr="00A7245D" w:rsidRDefault="00AF055E" w:rsidP="00AF055E">
      <w:pPr>
        <w:pStyle w:val="ListParagraph"/>
        <w:numPr>
          <w:ilvl w:val="0"/>
          <w:numId w:val="57"/>
        </w:numPr>
        <w:spacing w:before="40" w:after="40" w:line="280" w:lineRule="auto"/>
        <w:rPr>
          <w:ins w:id="743" w:author="Rajesh Singh (Applied AI)" w:date="2026-05-11T17:52:00Z" w16du:dateUtc="2026-05-11T22:52:00Z"/>
          <w:color w:val="1F1F1F"/>
        </w:rPr>
      </w:pPr>
      <w:ins w:id="744" w:author="Rajesh Singh (Applied AI)" w:date="2026-05-11T17:52:00Z" w16du:dateUtc="2026-05-11T22:52:00Z">
        <w:r>
          <w:rPr>
            <w:color w:val="1F1F1F"/>
          </w:rPr>
          <w:t>Visual workflow builder — select agents, wire edges, attach policies, save as a plan template.</w:t>
        </w:r>
      </w:ins>
    </w:p>
    <w:p w14:paraId="2A4D27C8" w14:textId="2AC431DD" w:rsidR="00AF055E" w:rsidRPr="00A7245D" w:rsidRDefault="00AF055E" w:rsidP="00AF055E">
      <w:pPr>
        <w:pStyle w:val="ListParagraph"/>
        <w:numPr>
          <w:ilvl w:val="0"/>
          <w:numId w:val="57"/>
        </w:numPr>
        <w:spacing w:before="40" w:after="40" w:line="280" w:lineRule="auto"/>
        <w:rPr>
          <w:ins w:id="745" w:author="Rajesh Singh (Applied AI)" w:date="2026-05-11T17:52:00Z" w16du:dateUtc="2026-05-11T22:52:00Z"/>
          <w:color w:val="1F1F1F"/>
        </w:rPr>
      </w:pPr>
      <w:ins w:id="746" w:author="Rajesh Singh (Applied AI)" w:date="2026-05-11T17:52:00Z" w16du:dateUtc="2026-05-11T22:52:00Z">
        <w:r>
          <w:rPr>
            <w:color w:val="1F1F1F"/>
          </w:rPr>
          <w:t xml:space="preserve">Local testing — </w:t>
        </w:r>
      </w:ins>
      <w:ins w:id="747" w:author="Rajesh Singh (Applied AI)" w:date="2026-05-11T18:03:00Z" w16du:dateUtc="2026-05-11T23:03:00Z">
        <w:r w:rsidR="00AB4CA4">
          <w:rPr>
            <w:color w:val="1F1F1F"/>
          </w:rPr>
          <w:t>DB</w:t>
        </w:r>
      </w:ins>
      <w:ins w:id="748" w:author="Rajesh Singh (Applied AI)" w:date="2026-05-11T17:52:00Z" w16du:dateUtc="2026-05-11T22:52:00Z">
        <w:r>
          <w:rPr>
            <w:color w:val="1F1F1F"/>
          </w:rPr>
          <w:t xml:space="preserve"> emulator plus VS Code F5 debug with policy-decision inspection.</w:t>
        </w:r>
      </w:ins>
    </w:p>
    <w:p w14:paraId="6CFBE7EA" w14:textId="77777777" w:rsidR="00AF055E" w:rsidRPr="00A7245D" w:rsidRDefault="00AF055E" w:rsidP="00AF055E">
      <w:pPr>
        <w:pStyle w:val="ListParagraph"/>
        <w:numPr>
          <w:ilvl w:val="0"/>
          <w:numId w:val="57"/>
        </w:numPr>
        <w:spacing w:before="40" w:after="40" w:line="280" w:lineRule="auto"/>
        <w:rPr>
          <w:ins w:id="749" w:author="Rajesh Singh (Applied AI)" w:date="2026-05-11T17:52:00Z" w16du:dateUtc="2026-05-11T22:52:00Z"/>
          <w:color w:val="1F1F1F"/>
        </w:rPr>
      </w:pPr>
      <w:ins w:id="750" w:author="Rajesh Singh (Applied AI)" w:date="2026-05-11T17:52:00Z" w16du:dateUtc="2026-05-11T22:52:00Z">
        <w:r w:rsidRPr="6CDBB948">
          <w:rPr>
            <w:color w:val="1F1F1F"/>
          </w:rPr>
          <w:t>CI/CD — azd up and GitHub Actions; Git push → build container → deploy to Container Apps → verify.</w:t>
        </w:r>
      </w:ins>
    </w:p>
    <w:p w14:paraId="16FCE80F" w14:textId="77777777" w:rsidR="00AF055E" w:rsidRPr="00A7245D" w:rsidRDefault="00AF055E" w:rsidP="00AF055E">
      <w:pPr>
        <w:pStyle w:val="ListParagraph"/>
        <w:numPr>
          <w:ilvl w:val="0"/>
          <w:numId w:val="57"/>
        </w:numPr>
        <w:spacing w:before="40" w:after="40" w:line="280" w:lineRule="auto"/>
        <w:rPr>
          <w:ins w:id="751" w:author="Rajesh Singh (Applied AI)" w:date="2026-05-11T17:52:00Z" w16du:dateUtc="2026-05-11T22:52:00Z"/>
          <w:color w:val="1F1F1F"/>
        </w:rPr>
      </w:pPr>
      <w:ins w:id="752" w:author="Rajesh Singh (Applied AI)" w:date="2026-05-11T17:52:00Z" w16du:dateUtc="2026-05-11T22:52:00Z">
        <w:r w:rsidRPr="6CDBB948">
          <w:rPr>
            <w:color w:val="1F1F1F"/>
          </w:rPr>
          <w:t>Day-2 operations — monitor executions, review policy violations, update agents and version templates.</w:t>
        </w:r>
      </w:ins>
    </w:p>
    <w:p w14:paraId="5736BE5C" w14:textId="6B7B0ED6" w:rsidR="00D33E02" w:rsidDel="00AF055E" w:rsidRDefault="00D33E02">
      <w:pPr>
        <w:pStyle w:val="Heading2"/>
        <w:rPr>
          <w:del w:id="753" w:author="Rajesh Singh (Applied AI)" w:date="2026-05-11T17:52:00Z" w16du:dateUtc="2026-05-11T22:52:00Z"/>
        </w:rPr>
      </w:pPr>
      <w:del w:id="754" w:author="Rajesh Singh (Applied AI)" w:date="2026-05-11T17:52:00Z" w16du:dateUtc="2026-05-11T22:52:00Z">
        <w:r w:rsidDel="00AF055E">
          <w:delText>1</w:delText>
        </w:r>
        <w:r w:rsidR="00346040" w:rsidDel="00AF055E">
          <w:delText>6</w:delText>
        </w:r>
        <w:r w:rsidDel="00AF055E">
          <w:delText>.1 Runtime Topology</w:delText>
        </w:r>
        <w:bookmarkEnd w:id="726"/>
        <w:bookmarkEnd w:id="727"/>
      </w:del>
    </w:p>
    <w:p w14:paraId="3C8EBFC0" w14:textId="5A801B48" w:rsidR="00D33E02" w:rsidDel="00AF055E" w:rsidRDefault="00D33E02">
      <w:pPr>
        <w:pStyle w:val="ListParagraph"/>
        <w:numPr>
          <w:ilvl w:val="0"/>
          <w:numId w:val="2"/>
        </w:numPr>
        <w:spacing w:before="40" w:after="40" w:line="280" w:lineRule="auto"/>
        <w:rPr>
          <w:del w:id="755" w:author="Rajesh Singh (Applied AI)" w:date="2026-05-11T17:52:00Z" w16du:dateUtc="2026-05-11T22:52:00Z"/>
        </w:rPr>
      </w:pPr>
      <w:del w:id="756" w:author="Rajesh Singh (Applied AI)" w:date="2026-05-11T17:52:00Z" w16du:dateUtc="2026-05-11T22:52:00Z">
        <w:r w:rsidRPr="6CDBB948" w:rsidDel="00AF055E">
          <w:rPr>
            <w:color w:val="1F1F1F"/>
          </w:rPr>
          <w:delText>Azure Container Apps run stateless FastAPI registries, the orchestrator and domain agents, with KEDA-based scaling and scale-to-zero where appropriate.</w:delText>
        </w:r>
      </w:del>
    </w:p>
    <w:p w14:paraId="37D26E43" w14:textId="3FDDCB83" w:rsidR="00D33E02" w:rsidDel="00AF055E" w:rsidRDefault="00D33E02">
      <w:pPr>
        <w:pStyle w:val="ListParagraph"/>
        <w:numPr>
          <w:ilvl w:val="0"/>
          <w:numId w:val="2"/>
        </w:numPr>
        <w:spacing w:before="40" w:after="40" w:line="280" w:lineRule="auto"/>
        <w:rPr>
          <w:del w:id="757" w:author="Rajesh Singh (Applied AI)" w:date="2026-05-11T17:52:00Z" w16du:dateUtc="2026-05-11T22:52:00Z"/>
        </w:rPr>
      </w:pPr>
      <w:del w:id="758" w:author="Rajesh Singh (Applied AI)" w:date="2026-05-11T17:52:00Z" w16du:dateUtc="2026-05-11T22:52:00Z">
        <w:r w:rsidDel="00AF055E">
          <w:rPr>
            <w:color w:val="1F1F1F"/>
          </w:rPr>
          <w:delText>Azure Functions handle event-driven extensions and lightweight MCP servers.</w:delText>
        </w:r>
      </w:del>
    </w:p>
    <w:p w14:paraId="3AD2B7C1" w14:textId="1FD66F27" w:rsidR="00D33E02" w:rsidDel="00AF055E" w:rsidRDefault="00D33E02">
      <w:pPr>
        <w:pStyle w:val="ListParagraph"/>
        <w:numPr>
          <w:ilvl w:val="0"/>
          <w:numId w:val="2"/>
        </w:numPr>
        <w:spacing w:before="40" w:after="40" w:line="280" w:lineRule="auto"/>
        <w:rPr>
          <w:del w:id="759" w:author="Rajesh Singh (Applied AI)" w:date="2026-05-11T17:52:00Z" w16du:dateUtc="2026-05-11T22:52:00Z"/>
        </w:rPr>
      </w:pPr>
      <w:del w:id="760" w:author="Rajesh Singh (Applied AI)" w:date="2026-05-11T17:52:00Z" w16du:dateUtc="2026-05-11T22:52:00Z">
        <w:r w:rsidDel="00AF055E">
          <w:rPr>
            <w:color w:val="1F1F1F"/>
          </w:rPr>
          <w:delText>APIM fronts both the API surface and the LLM / MCP gateway; Azure Front Door provides global edge routing.</w:delText>
        </w:r>
      </w:del>
    </w:p>
    <w:p w14:paraId="6820862F" w14:textId="20808389" w:rsidR="00D33E02" w:rsidDel="00AF055E" w:rsidRDefault="00D33E02">
      <w:pPr>
        <w:pStyle w:val="Heading2"/>
        <w:rPr>
          <w:del w:id="761" w:author="Rajesh Singh (Applied AI)" w:date="2026-05-11T17:52:00Z" w16du:dateUtc="2026-05-11T22:52:00Z"/>
        </w:rPr>
      </w:pPr>
      <w:bookmarkStart w:id="762" w:name="_Toc229058718"/>
      <w:bookmarkStart w:id="763" w:name="_Toc229378485"/>
      <w:del w:id="764" w:author="Rajesh Singh (Applied AI)" w:date="2026-05-11T17:52:00Z" w16du:dateUtc="2026-05-11T22:52:00Z">
        <w:r w:rsidDel="00AF055E">
          <w:delText>1</w:delText>
        </w:r>
        <w:r w:rsidR="00346040" w:rsidDel="00AF055E">
          <w:delText>6</w:delText>
        </w:r>
        <w:r w:rsidDel="00AF055E">
          <w:delText>.2 Developer Experience</w:delText>
        </w:r>
        <w:bookmarkEnd w:id="762"/>
        <w:bookmarkEnd w:id="763"/>
      </w:del>
    </w:p>
    <w:p w14:paraId="555E983E" w14:textId="06BF8AF7" w:rsidR="00D33E02" w:rsidDel="00AF055E" w:rsidRDefault="00D33E02">
      <w:pPr>
        <w:pStyle w:val="ListParagraph"/>
        <w:numPr>
          <w:ilvl w:val="0"/>
          <w:numId w:val="2"/>
        </w:numPr>
        <w:spacing w:before="40" w:after="40" w:line="280" w:lineRule="auto"/>
        <w:rPr>
          <w:del w:id="765" w:author="Rajesh Singh (Applied AI)" w:date="2026-05-11T17:52:00Z" w16du:dateUtc="2026-05-11T22:52:00Z"/>
        </w:rPr>
      </w:pPr>
      <w:del w:id="766" w:author="Rajesh Singh (Applied AI)" w:date="2026-05-11T17:52:00Z" w16du:dateUtc="2026-05-11T22:52:00Z">
        <w:r w:rsidRPr="00A61718" w:rsidDel="00AF055E">
          <w:rPr>
            <w:b/>
            <w:bCs/>
            <w:color w:val="1F1F1F"/>
            <w:rPrChange w:id="767" w:author="Rajesh Singh (Applied AI)" w:date="2026-05-11T17:50:00Z" w16du:dateUtc="2026-05-11T22:50:00Z">
              <w:rPr>
                <w:color w:val="1F1F1F"/>
              </w:rPr>
            </w:rPrChange>
          </w:rPr>
          <w:delText>Agent Development Lifecycle:</w:delText>
        </w:r>
        <w:r w:rsidDel="00AF055E">
          <w:rPr>
            <w:color w:val="1F1F1F"/>
          </w:rPr>
          <w:delText xml:space="preserve"> scaffold → code → test → register as a discoverable A2A agent.</w:delText>
        </w:r>
      </w:del>
    </w:p>
    <w:p w14:paraId="448FFC34" w14:textId="7F4E9915" w:rsidR="00D33E02" w:rsidDel="00AF055E" w:rsidRDefault="00D33E02">
      <w:pPr>
        <w:pStyle w:val="ListParagraph"/>
        <w:numPr>
          <w:ilvl w:val="0"/>
          <w:numId w:val="2"/>
        </w:numPr>
        <w:spacing w:before="40" w:after="40" w:line="280" w:lineRule="auto"/>
        <w:rPr>
          <w:del w:id="768" w:author="Rajesh Singh (Applied AI)" w:date="2026-05-11T17:52:00Z" w16du:dateUtc="2026-05-11T22:52:00Z"/>
        </w:rPr>
      </w:pPr>
      <w:del w:id="769" w:author="Rajesh Singh (Applied AI)" w:date="2026-05-11T17:52:00Z" w16du:dateUtc="2026-05-11T22:52:00Z">
        <w:r w:rsidRPr="00A61718" w:rsidDel="00AF055E">
          <w:rPr>
            <w:b/>
            <w:bCs/>
            <w:color w:val="1F1F1F"/>
            <w:rPrChange w:id="770" w:author="Rajesh Singh (Applied AI)" w:date="2026-05-11T17:50:00Z" w16du:dateUtc="2026-05-11T22:50:00Z">
              <w:rPr>
                <w:color w:val="1F1F1F"/>
              </w:rPr>
            </w:rPrChange>
          </w:rPr>
          <w:delText>MCP tool development:</w:delText>
        </w:r>
        <w:r w:rsidDel="00AF055E">
          <w:rPr>
            <w:color w:val="1F1F1F"/>
          </w:rPr>
          <w:delText xml:space="preserve"> build → test → publish to registry → agents discover.</w:delText>
        </w:r>
      </w:del>
    </w:p>
    <w:p w14:paraId="5D286F49" w14:textId="6B2CEC37" w:rsidR="00D33E02" w:rsidDel="00AF055E" w:rsidRDefault="00D33E02">
      <w:pPr>
        <w:pStyle w:val="ListParagraph"/>
        <w:numPr>
          <w:ilvl w:val="0"/>
          <w:numId w:val="2"/>
        </w:numPr>
        <w:spacing w:before="40" w:after="40" w:line="280" w:lineRule="auto"/>
        <w:rPr>
          <w:del w:id="771" w:author="Rajesh Singh (Applied AI)" w:date="2026-05-11T17:52:00Z" w16du:dateUtc="2026-05-11T22:52:00Z"/>
        </w:rPr>
      </w:pPr>
      <w:del w:id="772" w:author="Rajesh Singh (Applied AI)" w:date="2026-05-11T17:52:00Z" w16du:dateUtc="2026-05-11T22:52:00Z">
        <w:r w:rsidRPr="00A61718" w:rsidDel="00AF055E">
          <w:rPr>
            <w:b/>
            <w:bCs/>
            <w:color w:val="1F1F1F"/>
            <w:rPrChange w:id="773" w:author="Rajesh Singh (Applied AI)" w:date="2026-05-11T17:50:00Z" w16du:dateUtc="2026-05-11T22:50:00Z">
              <w:rPr>
                <w:color w:val="1F1F1F"/>
              </w:rPr>
            </w:rPrChange>
          </w:rPr>
          <w:delText>Visual workflow builder</w:delText>
        </w:r>
        <w:r w:rsidDel="00AF055E">
          <w:rPr>
            <w:color w:val="1F1F1F"/>
          </w:rPr>
          <w:delText xml:space="preserve"> — select agents, wire edges, attach policies, save as a plan template.</w:delText>
        </w:r>
      </w:del>
    </w:p>
    <w:p w14:paraId="77E22308" w14:textId="198C4F75" w:rsidR="00D33E02" w:rsidDel="00AF055E" w:rsidRDefault="00D33E02">
      <w:pPr>
        <w:pStyle w:val="ListParagraph"/>
        <w:numPr>
          <w:ilvl w:val="0"/>
          <w:numId w:val="2"/>
        </w:numPr>
        <w:spacing w:before="40" w:after="40" w:line="280" w:lineRule="auto"/>
        <w:rPr>
          <w:del w:id="774" w:author="Rajesh Singh (Applied AI)" w:date="2026-05-11T17:52:00Z" w16du:dateUtc="2026-05-11T22:52:00Z"/>
        </w:rPr>
      </w:pPr>
      <w:del w:id="775" w:author="Rajesh Singh (Applied AI)" w:date="2026-05-11T17:52:00Z" w16du:dateUtc="2026-05-11T22:52:00Z">
        <w:r w:rsidRPr="00A61718" w:rsidDel="00AF055E">
          <w:rPr>
            <w:b/>
            <w:bCs/>
            <w:color w:val="1F1F1F"/>
            <w:rPrChange w:id="776" w:author="Rajesh Singh (Applied AI)" w:date="2026-05-11T17:51:00Z" w16du:dateUtc="2026-05-11T22:51:00Z">
              <w:rPr>
                <w:color w:val="1F1F1F"/>
              </w:rPr>
            </w:rPrChange>
          </w:rPr>
          <w:delText>Local testing</w:delText>
        </w:r>
        <w:r w:rsidDel="00AF055E">
          <w:rPr>
            <w:color w:val="1F1F1F"/>
          </w:rPr>
          <w:delText xml:space="preserve"> — </w:delText>
        </w:r>
      </w:del>
      <w:del w:id="777" w:author="Rajesh Singh (Applied AI)" w:date="2026-05-11T17:50:00Z" w16du:dateUtc="2026-05-11T22:50:00Z">
        <w:r w:rsidDel="00A61718">
          <w:rPr>
            <w:color w:val="1F1F1F"/>
          </w:rPr>
          <w:delText>Cosmos emulator</w:delText>
        </w:r>
      </w:del>
      <w:del w:id="778" w:author="Rajesh Singh (Applied AI)" w:date="2026-05-11T17:52:00Z" w16du:dateUtc="2026-05-11T22:52:00Z">
        <w:r w:rsidDel="00AF055E">
          <w:rPr>
            <w:color w:val="1F1F1F"/>
          </w:rPr>
          <w:delText xml:space="preserve"> plus VS Code F5 debug with policy-decision inspection.</w:delText>
        </w:r>
      </w:del>
    </w:p>
    <w:p w14:paraId="31C68FD7" w14:textId="093BDB8C" w:rsidR="00D33E02" w:rsidDel="00AF055E" w:rsidRDefault="00D33E02">
      <w:pPr>
        <w:pStyle w:val="ListParagraph"/>
        <w:numPr>
          <w:ilvl w:val="0"/>
          <w:numId w:val="2"/>
        </w:numPr>
        <w:spacing w:before="40" w:after="40" w:line="280" w:lineRule="auto"/>
        <w:rPr>
          <w:del w:id="779" w:author="Rajesh Singh (Applied AI)" w:date="2026-05-11T17:52:00Z" w16du:dateUtc="2026-05-11T22:52:00Z"/>
        </w:rPr>
      </w:pPr>
      <w:del w:id="780" w:author="Rajesh Singh (Applied AI)" w:date="2026-05-11T17:52:00Z" w16du:dateUtc="2026-05-11T22:52:00Z">
        <w:r w:rsidRPr="6CDBB948" w:rsidDel="00AF055E">
          <w:rPr>
            <w:color w:val="1F1F1F"/>
          </w:rPr>
          <w:delText>CI/CD — azd up and GitHub Actions; Git push → build container → deploy to Container Apps → verify.</w:delText>
        </w:r>
      </w:del>
    </w:p>
    <w:p w14:paraId="0B2A4046" w14:textId="4D4D8D1A" w:rsidR="00D33E02" w:rsidDel="00AF055E" w:rsidRDefault="00D33E02">
      <w:pPr>
        <w:pStyle w:val="ListParagraph"/>
        <w:numPr>
          <w:ilvl w:val="0"/>
          <w:numId w:val="2"/>
        </w:numPr>
        <w:spacing w:before="40" w:after="40" w:line="280" w:lineRule="auto"/>
        <w:rPr>
          <w:del w:id="781" w:author="Rajesh Singh (Applied AI)" w:date="2026-05-11T17:52:00Z" w16du:dateUtc="2026-05-11T22:52:00Z"/>
        </w:rPr>
      </w:pPr>
      <w:del w:id="782" w:author="Rajesh Singh (Applied AI)" w:date="2026-05-11T17:52:00Z" w16du:dateUtc="2026-05-11T22:52:00Z">
        <w:r w:rsidRPr="6CDBB948" w:rsidDel="00AF055E">
          <w:rPr>
            <w:color w:val="1F1F1F"/>
          </w:rPr>
          <w:delText>Day-2 operations — monitor executions, review policy violations, update agents and version templates.</w:delText>
        </w:r>
      </w:del>
    </w:p>
    <w:p w14:paraId="6C18F69B" w14:textId="77777777" w:rsidR="00C76484" w:rsidRDefault="00C76484" w:rsidP="00C76484">
      <w:pPr>
        <w:pStyle w:val="Heading2"/>
        <w:rPr>
          <w:ins w:id="783" w:author="Rajesh Singh (Applied AI)" w:date="2026-05-11T17:50:00Z" w16du:dateUtc="2026-05-11T22:50:00Z"/>
        </w:rPr>
      </w:pPr>
      <w:bookmarkStart w:id="784" w:name="_Toc229058719"/>
      <w:bookmarkStart w:id="785" w:name="_Toc229378486"/>
      <w:bookmarkStart w:id="786" w:name="_Toc229463383"/>
      <w:ins w:id="787" w:author="Rajesh Singh (Applied AI)" w:date="2026-05-11T17:50:00Z" w16du:dateUtc="2026-05-11T22:50:00Z">
        <w:r>
          <w:t>16.3 Lifecycle Management</w:t>
        </w:r>
        <w:bookmarkEnd w:id="786"/>
      </w:ins>
    </w:p>
    <w:p w14:paraId="14B99BE3" w14:textId="77777777" w:rsidR="00C76484" w:rsidRPr="00A7245D" w:rsidRDefault="00C76484" w:rsidP="00C76484">
      <w:pPr>
        <w:spacing w:before="240"/>
        <w:rPr>
          <w:ins w:id="788" w:author="Rajesh Singh (Applied AI)" w:date="2026-05-11T17:50:00Z" w16du:dateUtc="2026-05-11T22:50:00Z"/>
          <w:color w:val="1F1F1F"/>
        </w:rPr>
      </w:pPr>
      <w:ins w:id="789" w:author="Rajesh Singh (Applied AI)" w:date="2026-05-11T17:50:00Z" w16du:dateUtc="2026-05-11T22:50:00Z">
        <w:r w:rsidRPr="00A7245D">
          <w:rPr>
            <w:color w:val="1F1F1F"/>
          </w:rPr>
          <w:t>Lifecycle Management is the platform's release-plane discipline for safely evolving Agents, MCP servers, Tools and prompts over time. It is not itself an agent — it is a set of automated mechanics on Azure Container Apps revisions and the AgentCard / MCP Registry that the Onboarding Agent and the Observability, Security &amp; Governance Agent drive on behalf of the platform. The Lifecycle process owns versioning, promotion, rollback, deprecation and per-version provenance.</w:t>
        </w:r>
      </w:ins>
    </w:p>
    <w:p w14:paraId="2F9E0571" w14:textId="77777777" w:rsidR="00C76484" w:rsidRDefault="00C76484" w:rsidP="00C76484">
      <w:pPr>
        <w:pStyle w:val="ListParagraph"/>
        <w:numPr>
          <w:ilvl w:val="0"/>
          <w:numId w:val="2"/>
        </w:numPr>
        <w:spacing w:before="40" w:after="40" w:line="280" w:lineRule="auto"/>
        <w:rPr>
          <w:ins w:id="790" w:author="Rajesh Singh (Applied AI)" w:date="2026-05-11T17:50:00Z" w16du:dateUtc="2026-05-11T22:50:00Z"/>
        </w:rPr>
      </w:pPr>
      <w:ins w:id="791" w:author="Rajesh Singh (Applied AI)" w:date="2026-05-11T17:50:00Z" w16du:dateUtc="2026-05-11T22:50:00Z">
        <w:r>
          <w:rPr>
            <w:color w:val="1F1F1F"/>
          </w:rPr>
          <w:t>Versioning — semantic versioning (MAJOR.MINOR.PATCH) for every Agent, MCP server, Tool and prompt; multiple versions run concurrently for backward compatibility.</w:t>
        </w:r>
      </w:ins>
    </w:p>
    <w:p w14:paraId="5C439FCF" w14:textId="77777777" w:rsidR="00C76484" w:rsidRDefault="00C76484" w:rsidP="00C76484">
      <w:pPr>
        <w:pStyle w:val="ListParagraph"/>
        <w:numPr>
          <w:ilvl w:val="0"/>
          <w:numId w:val="2"/>
        </w:numPr>
        <w:spacing w:before="40" w:after="40" w:line="280" w:lineRule="auto"/>
        <w:rPr>
          <w:ins w:id="792" w:author="Rajesh Singh (Applied AI)" w:date="2026-05-11T17:50:00Z" w16du:dateUtc="2026-05-11T22:50:00Z"/>
        </w:rPr>
      </w:pPr>
      <w:ins w:id="793" w:author="Rajesh Singh (Applied AI)" w:date="2026-05-11T17:50:00Z" w16du:dateUtc="2026-05-11T22:50:00Z">
        <w:r>
          <w:rPr>
            <w:color w:val="1F1F1F"/>
          </w:rPr>
          <w:t>Promotion — canary releases with orchestrated traffic shifts 5% → 25% → 50% → 100%, evaluation-gated at each step by the Evaluation Agent (§12.2).</w:t>
        </w:r>
      </w:ins>
    </w:p>
    <w:p w14:paraId="2956A749" w14:textId="77777777" w:rsidR="00C76484" w:rsidRDefault="00C76484" w:rsidP="00C76484">
      <w:pPr>
        <w:pStyle w:val="ListParagraph"/>
        <w:numPr>
          <w:ilvl w:val="0"/>
          <w:numId w:val="2"/>
        </w:numPr>
        <w:spacing w:before="40" w:after="40" w:line="280" w:lineRule="auto"/>
        <w:rPr>
          <w:ins w:id="794" w:author="Rajesh Singh (Applied AI)" w:date="2026-05-11T17:50:00Z" w16du:dateUtc="2026-05-11T22:50:00Z"/>
        </w:rPr>
      </w:pPr>
      <w:ins w:id="795" w:author="Rajesh Singh (Applied AI)" w:date="2026-05-11T17:50:00Z" w16du:dateUtc="2026-05-11T22:50:00Z">
        <w:r>
          <w:rPr>
            <w:color w:val="1F1F1F"/>
          </w:rPr>
          <w:lastRenderedPageBreak/>
          <w:t>Rollback — automated regression detection by the Observability, Security &amp; Governance Agent (§12.3) triggers an Azure Container Apps revision swap with sub-minute revert.</w:t>
        </w:r>
      </w:ins>
    </w:p>
    <w:p w14:paraId="7C5C6240" w14:textId="77777777" w:rsidR="00C76484" w:rsidRDefault="00C76484" w:rsidP="00C76484">
      <w:pPr>
        <w:pStyle w:val="ListParagraph"/>
        <w:numPr>
          <w:ilvl w:val="0"/>
          <w:numId w:val="2"/>
        </w:numPr>
        <w:spacing w:before="40" w:after="40" w:line="280" w:lineRule="auto"/>
        <w:rPr>
          <w:ins w:id="796" w:author="Rajesh Singh (Applied AI)" w:date="2026-05-11T17:50:00Z" w16du:dateUtc="2026-05-11T22:50:00Z"/>
        </w:rPr>
      </w:pPr>
      <w:ins w:id="797" w:author="Rajesh Singh (Applied AI)" w:date="2026-05-11T17:50:00Z" w16du:dateUtc="2026-05-11T22:50:00Z">
        <w:r>
          <w:rPr>
            <w:color w:val="1F1F1F"/>
          </w:rPr>
          <w:t>Deprecation — 90-day deprecation notices with auto-decommissioning of containers; consumers receive APIM-mediated notifications and are migrated to the successor version. The declarative plan-template library grows via contributions and validated deprecations.</w:t>
        </w:r>
      </w:ins>
    </w:p>
    <w:p w14:paraId="44DDCFFA" w14:textId="62878CCC" w:rsidR="00C76484" w:rsidRDefault="00C76484" w:rsidP="00C76484">
      <w:pPr>
        <w:pStyle w:val="ListParagraph"/>
        <w:numPr>
          <w:ilvl w:val="0"/>
          <w:numId w:val="2"/>
        </w:numPr>
        <w:spacing w:before="40" w:after="40" w:line="280" w:lineRule="auto"/>
        <w:rPr>
          <w:ins w:id="798" w:author="Rajesh Singh (Applied AI)" w:date="2026-05-11T17:50:00Z" w16du:dateUtc="2026-05-11T22:50:00Z"/>
        </w:rPr>
        <w:pPrChange w:id="799" w:author="Rajesh Singh (Applied AI)" w:date="2026-05-11T17:50:00Z" w16du:dateUtc="2026-05-11T22:50:00Z">
          <w:pPr>
            <w:pStyle w:val="Heading2"/>
          </w:pPr>
        </w:pPrChange>
      </w:pPr>
      <w:ins w:id="800" w:author="Rajesh Singh (Applied AI)" w:date="2026-05-11T17:50:00Z" w16du:dateUtc="2026-05-11T22:50:00Z">
        <w:r>
          <w:rPr>
            <w:color w:val="1F1F1F"/>
          </w:rPr>
          <w:t>Provenance per version — every release is logged to MongoDB and Arize Phoenix and linked back to the SLSA-style attestation that promoted it, so any version in production is traceable to its build, scan, eval and approval evidence.</w:t>
        </w:r>
      </w:ins>
    </w:p>
    <w:p w14:paraId="0DB365D3" w14:textId="4A2657C7" w:rsidR="00D33E02" w:rsidRDefault="00D33E02">
      <w:pPr>
        <w:pStyle w:val="Heading1"/>
      </w:pPr>
      <w:bookmarkStart w:id="801" w:name="_Toc229463384"/>
      <w:r>
        <w:lastRenderedPageBreak/>
        <w:t>1</w:t>
      </w:r>
      <w:r w:rsidR="00346040">
        <w:t>7</w:t>
      </w:r>
      <w:r>
        <w:t>. Key Architecture Features</w:t>
      </w:r>
      <w:bookmarkEnd w:id="784"/>
      <w:bookmarkEnd w:id="785"/>
      <w:bookmarkEnd w:id="801"/>
    </w:p>
    <w:p w14:paraId="64298788" w14:textId="77777777" w:rsidR="00D33E02" w:rsidRDefault="00D33E02">
      <w:pPr>
        <w:spacing w:before="60" w:after="60" w:line="300" w:lineRule="auto"/>
      </w:pPr>
      <w:r w:rsidRPr="6CDBB948">
        <w:rPr>
          <w:color w:val="1F1F1F"/>
        </w:rPr>
        <w:t>Sixteen features anchor the UAP differentiation story, split into security and orchestration foundations (1–8) and scalability, extensibility and autonomy features (9–16). Each maps directly to components above.</w:t>
      </w:r>
    </w:p>
    <w:p w14:paraId="72F15206" w14:textId="725E8479" w:rsidR="00D33E02" w:rsidRDefault="00D33E02">
      <w:pPr>
        <w:pStyle w:val="Heading2"/>
      </w:pPr>
      <w:bookmarkStart w:id="802" w:name="_Toc229058720"/>
      <w:bookmarkStart w:id="803" w:name="_Toc229378487"/>
      <w:bookmarkStart w:id="804" w:name="_Toc229463385"/>
      <w:r>
        <w:t>1</w:t>
      </w:r>
      <w:r w:rsidR="00FF3C2D">
        <w:t>7</w:t>
      </w:r>
      <w:r>
        <w:t>.1 Features 1–8 — Security and Orchestration Foundations</w:t>
      </w:r>
      <w:bookmarkEnd w:id="802"/>
      <w:bookmarkEnd w:id="803"/>
      <w:bookmarkEnd w:id="804"/>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3260"/>
        <w:gridCol w:w="3800"/>
      </w:tblGrid>
      <w:tr w:rsidR="007D214F" w14:paraId="7BA77BEA"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6AE0C79" w14:textId="77777777" w:rsidR="00D33E02" w:rsidRDefault="00D33E02">
            <w:r>
              <w:rPr>
                <w:rFonts w:ascii="Segoe UI Semibold" w:eastAsia="Segoe UI Semibold" w:hAnsi="Segoe UI Semibold" w:cs="Segoe UI Semibold"/>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80A14DC" w14:textId="77777777" w:rsidR="00D33E02" w:rsidRDefault="00D33E02">
            <w:r>
              <w:rPr>
                <w:rFonts w:ascii="Segoe UI Semibold" w:eastAsia="Segoe UI Semibold" w:hAnsi="Segoe UI Semibold" w:cs="Segoe UI Semibold"/>
                <w:b/>
                <w:bCs/>
                <w:color w:val="FFFFFF"/>
                <w:sz w:val="20"/>
                <w:szCs w:val="20"/>
              </w:rPr>
              <w:t>Feature</w:t>
            </w:r>
          </w:p>
        </w:tc>
        <w:tc>
          <w:tcPr>
            <w:tcW w:w="32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53A0C6A" w14:textId="77777777" w:rsidR="00D33E02" w:rsidRDefault="00D33E02">
            <w:r>
              <w:rPr>
                <w:rFonts w:ascii="Segoe UI Semibold" w:eastAsia="Segoe UI Semibold" w:hAnsi="Segoe UI Semibold" w:cs="Segoe UI Semibold"/>
                <w:b/>
                <w:bCs/>
                <w:color w:val="FFFFFF"/>
                <w:sz w:val="20"/>
                <w:szCs w:val="20"/>
              </w:rPr>
              <w:t>Components</w:t>
            </w:r>
          </w:p>
        </w:tc>
        <w:tc>
          <w:tcPr>
            <w:tcW w:w="3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AB1FF35" w14:textId="77777777" w:rsidR="00D33E02" w:rsidRDefault="00D33E02">
            <w:r>
              <w:rPr>
                <w:rFonts w:ascii="Segoe UI Semibold" w:eastAsia="Segoe UI Semibold" w:hAnsi="Segoe UI Semibold" w:cs="Segoe UI Semibold"/>
                <w:b/>
                <w:bCs/>
                <w:color w:val="FFFFFF"/>
                <w:sz w:val="20"/>
                <w:szCs w:val="20"/>
              </w:rPr>
              <w:t>Key Differentiator</w:t>
            </w:r>
          </w:p>
        </w:tc>
      </w:tr>
      <w:tr w:rsidR="007D214F" w14:paraId="2691678C"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9FAAB8" w14:textId="77777777" w:rsidR="00D33E02" w:rsidRDefault="00D33E02">
            <w:pPr>
              <w:spacing w:line="260" w:lineRule="auto"/>
            </w:pPr>
            <w:r>
              <w:rPr>
                <w:color w:val="1F1F1F"/>
                <w:sz w:val="20"/>
                <w:szCs w:val="20"/>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2F4A1A" w14:textId="77777777" w:rsidR="00D33E02" w:rsidRDefault="00D33E02">
            <w:pPr>
              <w:spacing w:line="260" w:lineRule="auto"/>
            </w:pPr>
            <w:r>
              <w:rPr>
                <w:color w:val="1F1F1F"/>
                <w:sz w:val="20"/>
                <w:szCs w:val="20"/>
              </w:rPr>
              <w:t>Enterprise Security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66B4EAE" w14:textId="77777777" w:rsidR="00D33E02" w:rsidRDefault="00D33E02">
            <w:pPr>
              <w:spacing w:line="260" w:lineRule="auto"/>
            </w:pPr>
            <w:r>
              <w:rPr>
                <w:color w:val="1F1F1F"/>
                <w:sz w:val="20"/>
                <w:szCs w:val="20"/>
              </w:rPr>
              <w:t>LLM GW, Entra ID, Key Vault, Security Scanner</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1ACD7E6" w14:textId="77777777" w:rsidR="00D33E02" w:rsidRDefault="00D33E02">
            <w:pPr>
              <w:spacing w:line="260" w:lineRule="auto"/>
            </w:pPr>
            <w:r w:rsidRPr="6CDBB948">
              <w:rPr>
                <w:color w:val="1F1F1F"/>
                <w:sz w:val="20"/>
                <w:szCs w:val="20"/>
              </w:rPr>
              <w:t>Zero-trust, VNet isolation, PHI redaction, HIPAA-ready</w:t>
            </w:r>
          </w:p>
        </w:tc>
      </w:tr>
      <w:tr w:rsidR="007D214F" w14:paraId="31316B14"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8E884CA" w14:textId="77777777" w:rsidR="00D33E02" w:rsidRDefault="00D33E02">
            <w:pPr>
              <w:spacing w:line="260" w:lineRule="auto"/>
            </w:pPr>
            <w:r>
              <w:rPr>
                <w:color w:val="1F1F1F"/>
                <w:sz w:val="20"/>
                <w:szCs w:val="20"/>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21DA2D" w14:textId="77777777" w:rsidR="00D33E02" w:rsidRDefault="00D33E02">
            <w:pPr>
              <w:spacing w:line="260" w:lineRule="auto"/>
            </w:pPr>
            <w:r>
              <w:rPr>
                <w:color w:val="1F1F1F"/>
                <w:sz w:val="20"/>
                <w:szCs w:val="20"/>
              </w:rPr>
              <w:t>Plan-Based Orchestration</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7DC0871" w14:textId="77777777" w:rsidR="00D33E02" w:rsidRDefault="00D33E02">
            <w:pPr>
              <w:spacing w:line="260" w:lineRule="auto"/>
            </w:pPr>
            <w:r>
              <w:rPr>
                <w:color w:val="1F1F1F"/>
                <w:sz w:val="20"/>
                <w:szCs w:val="20"/>
              </w:rPr>
              <w:t>Execution Engine, Workflow Templates, Registries</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2C0A5C2" w14:textId="77777777" w:rsidR="00D33E02" w:rsidRDefault="00D33E02">
            <w:pPr>
              <w:spacing w:line="260" w:lineRule="auto"/>
            </w:pPr>
            <w:r>
              <w:rPr>
                <w:color w:val="1F1F1F"/>
                <w:sz w:val="20"/>
                <w:szCs w:val="20"/>
              </w:rPr>
              <w:t>Declarative plans, delegation envelope, step polymorphism</w:t>
            </w:r>
          </w:p>
        </w:tc>
      </w:tr>
      <w:tr w:rsidR="007D214F" w14:paraId="3CDAB1B3"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A036E3D" w14:textId="77777777" w:rsidR="00D33E02" w:rsidRDefault="00D33E02">
            <w:pPr>
              <w:spacing w:line="260" w:lineRule="auto"/>
            </w:pPr>
            <w:r>
              <w:rPr>
                <w:color w:val="1F1F1F"/>
                <w:sz w:val="20"/>
                <w:szCs w:val="20"/>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B17311" w14:textId="77777777" w:rsidR="00D33E02" w:rsidRDefault="00D33E02">
            <w:pPr>
              <w:spacing w:line="260" w:lineRule="auto"/>
            </w:pPr>
            <w:r>
              <w:rPr>
                <w:color w:val="1F1F1F"/>
                <w:sz w:val="20"/>
                <w:szCs w:val="20"/>
              </w:rPr>
              <w:t>Semantic Discovery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EEF6E09" w14:textId="77777777" w:rsidR="00D33E02" w:rsidRDefault="00D33E02">
            <w:pPr>
              <w:spacing w:line="260" w:lineRule="auto"/>
            </w:pPr>
            <w:r>
              <w:rPr>
                <w:color w:val="1F1F1F"/>
                <w:sz w:val="20"/>
                <w:szCs w:val="20"/>
              </w:rPr>
              <w:t>Azure AI Search, Asset Catalog, MCP/A2A Registries</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24C9617" w14:textId="77777777" w:rsidR="00D33E02" w:rsidRDefault="00D33E02">
            <w:pPr>
              <w:spacing w:line="260" w:lineRule="auto"/>
            </w:pPr>
            <w:r w:rsidRPr="6CDBB948">
              <w:rPr>
                <w:color w:val="1F1F1F"/>
                <w:sz w:val="20"/>
                <w:szCs w:val="20"/>
              </w:rPr>
              <w:t>Vector-indexed search, .well-known crawl, federation</w:t>
            </w:r>
          </w:p>
        </w:tc>
      </w:tr>
      <w:tr w:rsidR="007D214F" w14:paraId="44143464"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C964D78" w14:textId="77777777" w:rsidR="00D33E02" w:rsidRDefault="00D33E02">
            <w:pPr>
              <w:spacing w:line="260" w:lineRule="auto"/>
            </w:pPr>
            <w:r>
              <w:rPr>
                <w:color w:val="1F1F1F"/>
                <w:sz w:val="20"/>
                <w:szCs w:val="20"/>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7154AC5" w14:textId="77777777" w:rsidR="00D33E02" w:rsidRDefault="00D33E02">
            <w:pPr>
              <w:spacing w:line="260" w:lineRule="auto"/>
            </w:pPr>
            <w:r>
              <w:rPr>
                <w:color w:val="1F1F1F"/>
                <w:sz w:val="20"/>
                <w:szCs w:val="20"/>
              </w:rPr>
              <w:t>Human-in-the-Loop</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32091B" w14:textId="77777777" w:rsidR="00D33E02" w:rsidRDefault="00D33E02">
            <w:pPr>
              <w:spacing w:line="260" w:lineRule="auto"/>
            </w:pPr>
            <w:r>
              <w:rPr>
                <w:color w:val="1F1F1F"/>
                <w:sz w:val="20"/>
                <w:szCs w:val="20"/>
              </w:rPr>
              <w:t>HITL Gate, Execution Engine, Admin Dashboard</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86887D6" w14:textId="77777777" w:rsidR="00D33E02" w:rsidRDefault="00D33E02">
            <w:pPr>
              <w:spacing w:line="260" w:lineRule="auto"/>
            </w:pPr>
            <w:r>
              <w:rPr>
                <w:color w:val="1F1F1F"/>
                <w:sz w:val="20"/>
                <w:szCs w:val="20"/>
              </w:rPr>
              <w:t>First-class step type with full audit provenance</w:t>
            </w:r>
          </w:p>
        </w:tc>
      </w:tr>
      <w:tr w:rsidR="007D214F" w14:paraId="1F7411F7"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6DB90EB" w14:textId="77777777" w:rsidR="00D33E02" w:rsidRDefault="00D33E02">
            <w:pPr>
              <w:spacing w:line="260" w:lineRule="auto"/>
            </w:pPr>
            <w:r>
              <w:rPr>
                <w:color w:val="1F1F1F"/>
                <w:sz w:val="20"/>
                <w:szCs w:val="20"/>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F44334E" w14:textId="77777777" w:rsidR="00D33E02" w:rsidRDefault="00D33E02">
            <w:pPr>
              <w:spacing w:line="260" w:lineRule="auto"/>
            </w:pPr>
            <w:r>
              <w:rPr>
                <w:color w:val="1F1F1F"/>
                <w:sz w:val="20"/>
                <w:szCs w:val="20"/>
              </w:rPr>
              <w:t>Three-Tier Memory</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4B97344" w14:textId="0941D2D5" w:rsidR="00D33E02" w:rsidRDefault="00D33E02">
            <w:pPr>
              <w:spacing w:line="260" w:lineRule="auto"/>
            </w:pPr>
            <w:r>
              <w:rPr>
                <w:color w:val="1F1F1F"/>
                <w:sz w:val="20"/>
                <w:szCs w:val="20"/>
              </w:rPr>
              <w:t>Redis, Mongo</w:t>
            </w:r>
            <w:r w:rsidR="00B30D11">
              <w:rPr>
                <w:color w:val="1F1F1F"/>
                <w:sz w:val="20"/>
                <w:szCs w:val="20"/>
              </w:rPr>
              <w:t xml:space="preserve"> </w:t>
            </w:r>
            <w:r>
              <w:rPr>
                <w:color w:val="1F1F1F"/>
                <w:sz w:val="20"/>
                <w:szCs w:val="20"/>
              </w:rPr>
              <w:t>DB, ADLS Gen 2</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2038D7" w14:textId="77777777" w:rsidR="00D33E02" w:rsidRDefault="00D33E02">
            <w:pPr>
              <w:spacing w:line="260" w:lineRule="auto"/>
            </w:pPr>
            <w:r>
              <w:rPr>
                <w:color w:val="1F1F1F"/>
                <w:sz w:val="20"/>
                <w:szCs w:val="20"/>
              </w:rPr>
              <w:t>Summary-first flush, episode records, no raw PHI</w:t>
            </w:r>
          </w:p>
        </w:tc>
      </w:tr>
      <w:tr w:rsidR="007D214F" w14:paraId="6F93A7FF"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946A7AE" w14:textId="77777777" w:rsidR="00D33E02" w:rsidRDefault="00D33E02">
            <w:pPr>
              <w:spacing w:line="260" w:lineRule="auto"/>
            </w:pPr>
            <w:r>
              <w:rPr>
                <w:color w:val="1F1F1F"/>
                <w:sz w:val="20"/>
                <w:szCs w:val="20"/>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E28A89E" w14:textId="77777777" w:rsidR="00D33E02" w:rsidRDefault="00D33E02">
            <w:pPr>
              <w:spacing w:line="260" w:lineRule="auto"/>
            </w:pPr>
            <w:r>
              <w:rPr>
                <w:color w:val="1F1F1F"/>
                <w:sz w:val="20"/>
                <w:szCs w:val="20"/>
              </w:rPr>
              <w:t>Multi-Protocol Tools</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74C468" w14:textId="77777777" w:rsidR="00D33E02" w:rsidRDefault="00D33E02">
            <w:pPr>
              <w:spacing w:line="260" w:lineRule="auto"/>
            </w:pPr>
            <w:r>
              <w:rPr>
                <w:color w:val="1F1F1F"/>
                <w:sz w:val="20"/>
                <w:szCs w:val="20"/>
              </w:rPr>
              <w:t>MCP GW Proxy, MCP Registry, A2A Registry, Foundry</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E57027F" w14:textId="77777777" w:rsidR="00D33E02" w:rsidRDefault="00D33E02">
            <w:pPr>
              <w:spacing w:line="260" w:lineRule="auto"/>
            </w:pPr>
            <w:r>
              <w:rPr>
                <w:color w:val="1F1F1F"/>
                <w:sz w:val="20"/>
                <w:szCs w:val="20"/>
              </w:rPr>
              <w:t>MCP + A2A + Foundry + SaaS in a single gateway</w:t>
            </w:r>
          </w:p>
        </w:tc>
      </w:tr>
      <w:tr w:rsidR="007D214F" w14:paraId="3BC3E687"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F74D8FD" w14:textId="77777777" w:rsidR="00D33E02" w:rsidRDefault="00D33E02">
            <w:pPr>
              <w:spacing w:line="260" w:lineRule="auto"/>
            </w:pPr>
            <w:r>
              <w:rPr>
                <w:color w:val="1F1F1F"/>
                <w:sz w:val="20"/>
                <w:szCs w:val="20"/>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2D5325E" w14:textId="77777777" w:rsidR="00D33E02" w:rsidRDefault="00D33E02">
            <w:pPr>
              <w:spacing w:line="260" w:lineRule="auto"/>
            </w:pPr>
            <w:r>
              <w:rPr>
                <w:color w:val="1F1F1F"/>
                <w:sz w:val="20"/>
                <w:szCs w:val="20"/>
              </w:rPr>
              <w:t>Governance</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D695F5" w14:textId="77777777" w:rsidR="00D33E02" w:rsidRDefault="00D33E02">
            <w:pPr>
              <w:spacing w:line="260" w:lineRule="auto"/>
            </w:pPr>
            <w:r>
              <w:rPr>
                <w:color w:val="1F1F1F"/>
                <w:sz w:val="20"/>
                <w:szCs w:val="20"/>
              </w:rPr>
              <w:t>Policy Engine, Publisher API, Scanner, Admin UI</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DD298A" w14:textId="77777777" w:rsidR="00D33E02" w:rsidRDefault="00D33E02">
            <w:pPr>
              <w:spacing w:line="260" w:lineRule="auto"/>
            </w:pPr>
            <w:r w:rsidRPr="6CDBB948">
              <w:rPr>
                <w:color w:val="1F1F1F"/>
                <w:sz w:val="20"/>
                <w:szCs w:val="20"/>
              </w:rPr>
              <w:t>Dual enforcement at publish and execute with full audit</w:t>
            </w:r>
          </w:p>
        </w:tc>
      </w:tr>
      <w:tr w:rsidR="007D214F" w14:paraId="4FD2C6AA"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3853697" w14:textId="77777777" w:rsidR="00D33E02" w:rsidRDefault="00D33E02">
            <w:pPr>
              <w:spacing w:line="260" w:lineRule="auto"/>
            </w:pPr>
            <w:r>
              <w:rPr>
                <w:color w:val="1F1F1F"/>
                <w:sz w:val="20"/>
                <w:szCs w:val="20"/>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F15D783" w14:textId="77777777" w:rsidR="00D33E02" w:rsidRDefault="00D33E02">
            <w:pPr>
              <w:spacing w:line="260" w:lineRule="auto"/>
            </w:pPr>
            <w:r>
              <w:rPr>
                <w:color w:val="1F1F1F"/>
                <w:sz w:val="20"/>
                <w:szCs w:val="20"/>
              </w:rPr>
              <w:t>Observability</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87B023" w14:textId="5B198A50" w:rsidR="00D33E02" w:rsidRDefault="00D33E02">
            <w:pPr>
              <w:spacing w:line="260" w:lineRule="auto"/>
            </w:pPr>
            <w:del w:id="805" w:author="Rajesh Singh (Applied AI)" w:date="2026-05-11T17:58:00Z" w16du:dateUtc="2026-05-11T22:58:00Z">
              <w:r w:rsidDel="006A66D3">
                <w:rPr>
                  <w:color w:val="1F1F1F"/>
                  <w:sz w:val="20"/>
                  <w:szCs w:val="20"/>
                </w:rPr>
                <w:delText>App Insights</w:delText>
              </w:r>
            </w:del>
            <w:ins w:id="806" w:author="Rajesh Singh (Applied AI)" w:date="2026-05-11T17:58:00Z" w16du:dateUtc="2026-05-11T22:58:00Z">
              <w:r w:rsidR="006A66D3">
                <w:rPr>
                  <w:color w:val="1F1F1F"/>
                  <w:sz w:val="20"/>
                  <w:szCs w:val="20"/>
                </w:rPr>
                <w:t>Arize Phoenix</w:t>
              </w:r>
            </w:ins>
            <w:r>
              <w:rPr>
                <w:color w:val="1F1F1F"/>
                <w:sz w:val="20"/>
                <w:szCs w:val="20"/>
              </w:rPr>
              <w:t xml:space="preserve">, </w:t>
            </w:r>
            <w:del w:id="807" w:author="Rajesh Singh (Applied AI)" w:date="2026-05-11T17:58:00Z" w16du:dateUtc="2026-05-11T22:58:00Z">
              <w:r w:rsidDel="006A66D3">
                <w:rPr>
                  <w:color w:val="1F1F1F"/>
                  <w:sz w:val="20"/>
                  <w:szCs w:val="20"/>
                </w:rPr>
                <w:delText xml:space="preserve">Azure </w:delText>
              </w:r>
            </w:del>
            <w:ins w:id="808" w:author="Rajesh Singh (Applied AI)" w:date="2026-05-11T17:58:00Z" w16du:dateUtc="2026-05-11T22:58:00Z">
              <w:r w:rsidR="006A66D3">
                <w:rPr>
                  <w:color w:val="1F1F1F"/>
                  <w:sz w:val="20"/>
                  <w:szCs w:val="20"/>
                </w:rPr>
                <w:t>Splunk</w:t>
              </w:r>
              <w:r w:rsidR="006A66D3">
                <w:rPr>
                  <w:color w:val="1F1F1F"/>
                  <w:sz w:val="20"/>
                  <w:szCs w:val="20"/>
                </w:rPr>
                <w:t xml:space="preserve"> </w:t>
              </w:r>
            </w:ins>
            <w:r>
              <w:rPr>
                <w:color w:val="1F1F1F"/>
                <w:sz w:val="20"/>
                <w:szCs w:val="20"/>
              </w:rPr>
              <w:t>Monitor, ACA</w:t>
            </w:r>
            <w:del w:id="809" w:author="Rajesh Singh (Applied AI)" w:date="2026-05-11T17:58:00Z" w16du:dateUtc="2026-05-11T22:58:00Z">
              <w:r w:rsidDel="00D629AF">
                <w:rPr>
                  <w:color w:val="1F1F1F"/>
                  <w:sz w:val="20"/>
                  <w:szCs w:val="20"/>
                </w:rPr>
                <w:delText>, Functions</w:delText>
              </w:r>
            </w:del>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7B97588" w14:textId="77777777" w:rsidR="00D33E02" w:rsidRDefault="00D33E02">
            <w:pPr>
              <w:spacing w:line="260" w:lineRule="auto"/>
            </w:pPr>
            <w:r w:rsidRPr="6CDBB948">
              <w:rPr>
                <w:color w:val="1F1F1F"/>
                <w:sz w:val="20"/>
                <w:szCs w:val="20"/>
              </w:rPr>
              <w:t>OpenTelemetry end-to-end with per-episode trace IDs</w:t>
            </w:r>
          </w:p>
        </w:tc>
      </w:tr>
    </w:tbl>
    <w:p w14:paraId="0F5949AB" w14:textId="23827B5E" w:rsidR="00D33E02" w:rsidRDefault="00D33E02">
      <w:pPr>
        <w:pStyle w:val="Heading2"/>
      </w:pPr>
      <w:bookmarkStart w:id="810" w:name="_Toc229058721"/>
      <w:bookmarkStart w:id="811" w:name="_Toc229378488"/>
      <w:bookmarkStart w:id="812" w:name="_Toc229463386"/>
      <w:r>
        <w:lastRenderedPageBreak/>
        <w:t>1</w:t>
      </w:r>
      <w:r w:rsidR="00FF3C2D">
        <w:t>7</w:t>
      </w:r>
      <w:r>
        <w:t>.2 Features 9–16 — Scale, Extensibility and Autonomy</w:t>
      </w:r>
      <w:bookmarkEnd w:id="810"/>
      <w:bookmarkEnd w:id="811"/>
      <w:bookmarkEnd w:id="812"/>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3260"/>
        <w:gridCol w:w="3800"/>
      </w:tblGrid>
      <w:tr w:rsidR="007D214F" w14:paraId="3BA25DBF"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1AFA645E" w14:textId="77777777" w:rsidR="00D33E02" w:rsidRDefault="00D33E02">
            <w:r>
              <w:rPr>
                <w:rFonts w:ascii="Segoe UI Semibold" w:eastAsia="Segoe UI Semibold" w:hAnsi="Segoe UI Semibold" w:cs="Segoe UI Semibold"/>
                <w:b/>
                <w:bCs/>
                <w:color w:val="FFFFFF"/>
                <w:sz w:val="20"/>
                <w:szCs w:val="20"/>
              </w:rPr>
              <w:t>#</w:t>
            </w:r>
          </w:p>
        </w:tc>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AB2915D" w14:textId="77777777" w:rsidR="00D33E02" w:rsidRDefault="00D33E02">
            <w:r>
              <w:rPr>
                <w:rFonts w:ascii="Segoe UI Semibold" w:eastAsia="Segoe UI Semibold" w:hAnsi="Segoe UI Semibold" w:cs="Segoe UI Semibold"/>
                <w:b/>
                <w:bCs/>
                <w:color w:val="FFFFFF"/>
                <w:sz w:val="20"/>
                <w:szCs w:val="20"/>
              </w:rPr>
              <w:t>Feature</w:t>
            </w:r>
          </w:p>
        </w:tc>
        <w:tc>
          <w:tcPr>
            <w:tcW w:w="32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24A066C2" w14:textId="77777777" w:rsidR="00D33E02" w:rsidRDefault="00D33E02">
            <w:r>
              <w:rPr>
                <w:rFonts w:ascii="Segoe UI Semibold" w:eastAsia="Segoe UI Semibold" w:hAnsi="Segoe UI Semibold" w:cs="Segoe UI Semibold"/>
                <w:b/>
                <w:bCs/>
                <w:color w:val="FFFFFF"/>
                <w:sz w:val="20"/>
                <w:szCs w:val="20"/>
              </w:rPr>
              <w:t>Components</w:t>
            </w:r>
          </w:p>
        </w:tc>
        <w:tc>
          <w:tcPr>
            <w:tcW w:w="3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74DFB9B" w14:textId="77777777" w:rsidR="00D33E02" w:rsidRDefault="00D33E02">
            <w:r>
              <w:rPr>
                <w:rFonts w:ascii="Segoe UI Semibold" w:eastAsia="Segoe UI Semibold" w:hAnsi="Segoe UI Semibold" w:cs="Segoe UI Semibold"/>
                <w:b/>
                <w:bCs/>
                <w:color w:val="FFFFFF"/>
                <w:sz w:val="20"/>
                <w:szCs w:val="20"/>
              </w:rPr>
              <w:t>Key Differentiator</w:t>
            </w:r>
          </w:p>
        </w:tc>
      </w:tr>
      <w:tr w:rsidR="007D214F" w14:paraId="7D56EA33"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89009E4" w14:textId="77777777" w:rsidR="00D33E02" w:rsidRDefault="00D33E02">
            <w:pPr>
              <w:spacing w:line="260" w:lineRule="auto"/>
            </w:pPr>
            <w:r>
              <w:rPr>
                <w:color w:val="1F1F1F"/>
                <w:sz w:val="20"/>
                <w:szCs w:val="20"/>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0BBB302" w14:textId="77777777" w:rsidR="00D33E02" w:rsidRDefault="00D33E02">
            <w:pPr>
              <w:spacing w:line="260" w:lineRule="auto"/>
            </w:pPr>
            <w:r>
              <w:rPr>
                <w:color w:val="1F1F1F"/>
                <w:sz w:val="20"/>
                <w:szCs w:val="20"/>
              </w:rPr>
              <w:t>Azure-Native, Not Locked</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9F1B67F" w14:textId="77777777" w:rsidR="00D33E02" w:rsidRDefault="00D33E02">
            <w:pPr>
              <w:spacing w:line="260" w:lineRule="auto"/>
            </w:pPr>
            <w:r>
              <w:rPr>
                <w:color w:val="1F1F1F"/>
                <w:sz w:val="20"/>
                <w:szCs w:val="20"/>
              </w:rPr>
              <w:t>MCP GW Proxy, A2A Registry, Foundry, ACA</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EA72D5" w14:textId="77777777" w:rsidR="00D33E02" w:rsidRDefault="00D33E02">
            <w:pPr>
              <w:spacing w:line="260" w:lineRule="auto"/>
            </w:pPr>
            <w:r w:rsidRPr="6CDBB948">
              <w:rPr>
                <w:color w:val="1F1F1F"/>
                <w:sz w:val="20"/>
                <w:szCs w:val="20"/>
              </w:rPr>
              <w:t>Open protocols, federation and optional Foundry</w:t>
            </w:r>
          </w:p>
        </w:tc>
      </w:tr>
      <w:tr w:rsidR="007D214F" w14:paraId="1797743F"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46DE71A" w14:textId="77777777" w:rsidR="00D33E02" w:rsidRDefault="00D33E02">
            <w:pPr>
              <w:spacing w:line="260" w:lineRule="auto"/>
            </w:pPr>
            <w:r>
              <w:rPr>
                <w:color w:val="1F1F1F"/>
                <w:sz w:val="20"/>
                <w:szCs w:val="20"/>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9643CF9" w14:textId="77777777" w:rsidR="00D33E02" w:rsidRDefault="00D33E02">
            <w:pPr>
              <w:spacing w:line="260" w:lineRule="auto"/>
            </w:pPr>
            <w:r>
              <w:rPr>
                <w:color w:val="1F1F1F"/>
                <w:sz w:val="20"/>
                <w:szCs w:val="20"/>
              </w:rPr>
              <w:t>Production Infrastructure</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1B92EB2" w14:textId="2640F7B4" w:rsidR="00D33E02" w:rsidRDefault="00D33E02">
            <w:pPr>
              <w:spacing w:line="260" w:lineRule="auto"/>
            </w:pPr>
            <w:r>
              <w:rPr>
                <w:color w:val="1F1F1F"/>
                <w:sz w:val="20"/>
                <w:szCs w:val="20"/>
              </w:rPr>
              <w:t>ACA, Functions, Event Hub, LLM Gateway, Mongo</w:t>
            </w:r>
            <w:r w:rsidR="00B30D11">
              <w:rPr>
                <w:color w:val="1F1F1F"/>
                <w:sz w:val="20"/>
                <w:szCs w:val="20"/>
              </w:rPr>
              <w:t xml:space="preserve"> </w:t>
            </w:r>
            <w:r>
              <w:rPr>
                <w:color w:val="1F1F1F"/>
                <w:sz w:val="20"/>
                <w:szCs w:val="20"/>
              </w:rPr>
              <w:t>DB</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9739DAB" w14:textId="77777777" w:rsidR="00D33E02" w:rsidRDefault="00D33E02">
            <w:pPr>
              <w:spacing w:line="260" w:lineRule="auto"/>
            </w:pPr>
            <w:r w:rsidRPr="6CDBB948">
              <w:rPr>
                <w:color w:val="1F1F1F"/>
                <w:sz w:val="20"/>
                <w:szCs w:val="20"/>
              </w:rPr>
              <w:t>Subnet isolation, scale-to-zero, Bicep IaC</w:t>
            </w:r>
          </w:p>
        </w:tc>
      </w:tr>
      <w:tr w:rsidR="007D214F" w14:paraId="10FA64C1"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737E36C" w14:textId="77777777" w:rsidR="00D33E02" w:rsidRDefault="00D33E02">
            <w:pPr>
              <w:spacing w:line="260" w:lineRule="auto"/>
            </w:pPr>
            <w:r>
              <w:rPr>
                <w:color w:val="1F1F1F"/>
                <w:sz w:val="20"/>
                <w:szCs w:val="20"/>
              </w:rPr>
              <w:t>11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BAA860B" w14:textId="77777777" w:rsidR="00D33E02" w:rsidRDefault="00D33E02">
            <w:pPr>
              <w:spacing w:line="260" w:lineRule="auto"/>
            </w:pPr>
            <w:r>
              <w:rPr>
                <w:color w:val="1F1F1F"/>
                <w:sz w:val="20"/>
                <w:szCs w:val="20"/>
              </w:rPr>
              <w:t>Intelligent Tool Finder</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CA7A18" w14:textId="77777777" w:rsidR="00D33E02" w:rsidRDefault="00D33E02">
            <w:pPr>
              <w:spacing w:line="260" w:lineRule="auto"/>
            </w:pPr>
            <w:r>
              <w:rPr>
                <w:color w:val="1F1F1F"/>
                <w:sz w:val="20"/>
                <w:szCs w:val="20"/>
              </w:rPr>
              <w:t>Azure AI Search, MCP Registry, Azure OpenAI</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6C0A8D" w14:textId="77777777" w:rsidR="00D33E02" w:rsidRDefault="00D33E02">
            <w:pPr>
              <w:spacing w:line="260" w:lineRule="auto"/>
            </w:pPr>
            <w:r>
              <w:rPr>
                <w:color w:val="1F1F1F"/>
                <w:sz w:val="20"/>
                <w:szCs w:val="20"/>
              </w:rPr>
              <w:t>FAISS vector matching; agents self-discover tools</w:t>
            </w:r>
          </w:p>
        </w:tc>
      </w:tr>
      <w:tr w:rsidR="007D214F" w14:paraId="6E38ECDA"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73E586" w14:textId="77777777" w:rsidR="00D33E02" w:rsidRDefault="00D33E02">
            <w:pPr>
              <w:spacing w:line="260" w:lineRule="auto"/>
            </w:pPr>
            <w:r>
              <w:rPr>
                <w:color w:val="1F1F1F"/>
                <w:sz w:val="20"/>
                <w:szCs w:val="20"/>
              </w:rPr>
              <w:t>12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62995D6" w14:textId="77777777" w:rsidR="00D33E02" w:rsidRDefault="00D33E02">
            <w:pPr>
              <w:spacing w:line="260" w:lineRule="auto"/>
            </w:pPr>
            <w:r>
              <w:rPr>
                <w:color w:val="1F1F1F"/>
                <w:sz w:val="20"/>
                <w:szCs w:val="20"/>
              </w:rPr>
              <w:t>Dynamic Invocation</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A1CAF1" w14:textId="77777777" w:rsidR="00D33E02" w:rsidRDefault="00D33E02">
            <w:pPr>
              <w:spacing w:line="260" w:lineRule="auto"/>
            </w:pPr>
            <w:r>
              <w:rPr>
                <w:color w:val="1F1F1F"/>
                <w:sz w:val="20"/>
                <w:szCs w:val="20"/>
              </w:rPr>
              <w:t>Execution Engine, MCP GW Proxy, AI Search</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BEF9A16" w14:textId="77777777" w:rsidR="00D33E02" w:rsidRDefault="00D33E02">
            <w:pPr>
              <w:spacing w:line="260" w:lineRule="auto"/>
            </w:pPr>
            <w:r w:rsidRPr="6CDBB948">
              <w:rPr>
                <w:color w:val="1F1F1F"/>
                <w:sz w:val="20"/>
                <w:szCs w:val="20"/>
              </w:rPr>
              <w:t>Discover, resolve and call in one turn with no pre-config</w:t>
            </w:r>
          </w:p>
        </w:tc>
      </w:tr>
      <w:tr w:rsidR="007D214F" w14:paraId="79C6D7C2"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F18D26" w14:textId="77777777" w:rsidR="00D33E02" w:rsidRDefault="00D33E02">
            <w:pPr>
              <w:spacing w:line="260" w:lineRule="auto"/>
            </w:pPr>
            <w:r>
              <w:rPr>
                <w:color w:val="1F1F1F"/>
                <w:sz w:val="20"/>
                <w:szCs w:val="20"/>
              </w:rPr>
              <w:t>13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EA88CC4" w14:textId="77777777" w:rsidR="00D33E02" w:rsidRDefault="00D33E02">
            <w:pPr>
              <w:spacing w:line="260" w:lineRule="auto"/>
            </w:pPr>
            <w:r>
              <w:rPr>
                <w:color w:val="1F1F1F"/>
                <w:sz w:val="20"/>
                <w:szCs w:val="20"/>
              </w:rPr>
              <w:t>Load Balancing</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353917" w14:textId="77777777" w:rsidR="00D33E02" w:rsidRDefault="00D33E02">
            <w:pPr>
              <w:spacing w:line="260" w:lineRule="auto"/>
            </w:pPr>
            <w:r>
              <w:rPr>
                <w:color w:val="1F1F1F"/>
                <w:sz w:val="20"/>
                <w:szCs w:val="20"/>
              </w:rPr>
              <w:t>LLM Gateway, ACA, MCP GW Proxy</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85C54BC" w14:textId="77777777" w:rsidR="00D33E02" w:rsidRDefault="00D33E02">
            <w:pPr>
              <w:spacing w:line="260" w:lineRule="auto"/>
            </w:pPr>
            <w:r>
              <w:rPr>
                <w:color w:val="1F1F1F"/>
                <w:sz w:val="20"/>
                <w:szCs w:val="20"/>
              </w:rPr>
              <w:t>Health-aware routing across MCP server replicas</w:t>
            </w:r>
          </w:p>
        </w:tc>
      </w:tr>
      <w:tr w:rsidR="007D214F" w14:paraId="197812E9"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1E336A" w14:textId="77777777" w:rsidR="00D33E02" w:rsidRDefault="00D33E02">
            <w:pPr>
              <w:spacing w:line="260" w:lineRule="auto"/>
            </w:pPr>
            <w:r>
              <w:rPr>
                <w:color w:val="1F1F1F"/>
                <w:sz w:val="20"/>
                <w:szCs w:val="20"/>
              </w:rPr>
              <w:t>14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8BCC6F4" w14:textId="77777777" w:rsidR="00D33E02" w:rsidRDefault="00D33E02">
            <w:pPr>
              <w:spacing w:line="260" w:lineRule="auto"/>
            </w:pPr>
            <w:r>
              <w:rPr>
                <w:color w:val="1F1F1F"/>
                <w:sz w:val="20"/>
                <w:szCs w:val="20"/>
              </w:rPr>
              <w:t>IDE Integration</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EB2EDBB" w14:textId="77777777" w:rsidR="00D33E02" w:rsidRDefault="00D33E02">
            <w:pPr>
              <w:spacing w:line="260" w:lineRule="auto"/>
            </w:pPr>
            <w:r>
              <w:rPr>
                <w:color w:val="1F1F1F"/>
                <w:sz w:val="20"/>
                <w:szCs w:val="20"/>
              </w:rPr>
              <w:t>MCP Registry, Asset Catalog, LLM Gateway</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90D75F3" w14:textId="77777777" w:rsidR="00D33E02" w:rsidRDefault="00D33E02">
            <w:pPr>
              <w:spacing w:line="260" w:lineRule="auto"/>
            </w:pPr>
            <w:r>
              <w:rPr>
                <w:color w:val="1F1F1F"/>
                <w:sz w:val="20"/>
                <w:szCs w:val="20"/>
              </w:rPr>
              <w:t>One-click IDE setup from marketplace registry</w:t>
            </w:r>
          </w:p>
        </w:tc>
      </w:tr>
      <w:tr w:rsidR="007D214F" w14:paraId="423D9CE6"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CFEC6B" w14:textId="77777777" w:rsidR="00D33E02" w:rsidRDefault="00D33E02">
            <w:pPr>
              <w:spacing w:line="260" w:lineRule="auto"/>
            </w:pPr>
            <w:r>
              <w:rPr>
                <w:color w:val="1F1F1F"/>
                <w:sz w:val="20"/>
                <w:szCs w:val="20"/>
              </w:rPr>
              <w:t>15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D9F562C" w14:textId="77777777" w:rsidR="00D33E02" w:rsidRDefault="00D33E02">
            <w:pPr>
              <w:spacing w:line="260" w:lineRule="auto"/>
            </w:pPr>
            <w:r>
              <w:rPr>
                <w:color w:val="1F1F1F"/>
                <w:sz w:val="20"/>
                <w:szCs w:val="20"/>
              </w:rPr>
              <w:t>JWT Token Vending</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58C47E4" w14:textId="77777777" w:rsidR="00D33E02" w:rsidRDefault="00D33E02">
            <w:pPr>
              <w:spacing w:line="260" w:lineRule="auto"/>
            </w:pPr>
            <w:r>
              <w:rPr>
                <w:color w:val="1F1F1F"/>
                <w:sz w:val="20"/>
                <w:szCs w:val="20"/>
              </w:rPr>
              <w:t>Entra ID, Key Vault, LLM Gateway</w:t>
            </w:r>
          </w:p>
        </w:tc>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B68286E" w14:textId="77777777" w:rsidR="00D33E02" w:rsidRDefault="00D33E02">
            <w:pPr>
              <w:spacing w:line="260" w:lineRule="auto"/>
            </w:pPr>
            <w:r>
              <w:rPr>
                <w:color w:val="1F1F1F"/>
                <w:sz w:val="20"/>
                <w:szCs w:val="20"/>
              </w:rPr>
              <w:t>Machine-to-machine scoped tokens for autonomous agents</w:t>
            </w:r>
          </w:p>
        </w:tc>
      </w:tr>
      <w:tr w:rsidR="007D214F" w14:paraId="7EE2FED5"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EB5E791" w14:textId="77777777" w:rsidR="00D33E02" w:rsidRDefault="00D33E02">
            <w:pPr>
              <w:spacing w:line="260" w:lineRule="auto"/>
            </w:pPr>
            <w:r>
              <w:rPr>
                <w:color w:val="1F1F1F"/>
                <w:sz w:val="20"/>
                <w:szCs w:val="20"/>
              </w:rPr>
              <w:t>16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94BBA8E" w14:textId="77777777" w:rsidR="00D33E02" w:rsidRDefault="00D33E02">
            <w:pPr>
              <w:spacing w:line="260" w:lineRule="auto"/>
            </w:pPr>
            <w:r>
              <w:rPr>
                <w:color w:val="1F1F1F"/>
                <w:sz w:val="20"/>
                <w:szCs w:val="20"/>
              </w:rPr>
              <w:t>Context-Aware Permissions</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34530B0" w14:textId="77777777" w:rsidR="00D33E02" w:rsidRDefault="00D33E02">
            <w:pPr>
              <w:spacing w:line="260" w:lineRule="auto"/>
            </w:pPr>
            <w:r>
              <w:rPr>
                <w:color w:val="1F1F1F"/>
                <w:sz w:val="20"/>
                <w:szCs w:val="20"/>
              </w:rPr>
              <w:t>Policy Engine, Entra ID, LLM Gateway</w:t>
            </w:r>
          </w:p>
        </w:tc>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93CC896" w14:textId="77777777" w:rsidR="00D33E02" w:rsidRDefault="00D33E02">
            <w:pPr>
              <w:spacing w:line="260" w:lineRule="auto"/>
            </w:pPr>
            <w:r>
              <w:rPr>
                <w:color w:val="1F1F1F"/>
                <w:sz w:val="20"/>
                <w:szCs w:val="20"/>
              </w:rPr>
              <w:t>Dynamic per-invocation scope evaluation, not just RBAC</w:t>
            </w:r>
          </w:p>
        </w:tc>
      </w:tr>
    </w:tbl>
    <w:p w14:paraId="7772204F" w14:textId="5378D532" w:rsidR="00D33E02" w:rsidRDefault="00FF3C2D">
      <w:pPr>
        <w:pStyle w:val="Heading1"/>
      </w:pPr>
      <w:bookmarkStart w:id="813" w:name="_Toc229058725"/>
      <w:bookmarkStart w:id="814" w:name="_Toc229378489"/>
      <w:bookmarkStart w:id="815" w:name="_Toc229463387"/>
      <w:r>
        <w:lastRenderedPageBreak/>
        <w:t>18</w:t>
      </w:r>
      <w:r w:rsidR="00D33E02">
        <w:t>. Key Design Decisions</w:t>
      </w:r>
      <w:bookmarkEnd w:id="813"/>
      <w:bookmarkEnd w:id="814"/>
      <w:bookmarkEnd w:id="815"/>
    </w:p>
    <w:p w14:paraId="267C2B98" w14:textId="7B2F2864" w:rsidR="00D33E02" w:rsidRDefault="00D33E02">
      <w:pPr>
        <w:spacing w:before="60" w:after="60" w:line="300" w:lineRule="auto"/>
      </w:pPr>
      <w:del w:id="816" w:author="Antony Stephen" w:date="2026-05-11T16:53:00Z" w16du:dateUtc="2026-05-11T21:53:00Z">
        <w:r w:rsidDel="00B253AF">
          <w:rPr>
            <w:color w:val="1F1F1F"/>
          </w:rPr>
          <w:delText xml:space="preserve">Ten </w:delText>
        </w:r>
      </w:del>
      <w:ins w:id="817" w:author="Antony Stephen" w:date="2026-05-11T16:54:00Z" w16du:dateUtc="2026-05-11T21:54:00Z">
        <w:r w:rsidR="00B253AF">
          <w:rPr>
            <w:color w:val="1F1F1F"/>
          </w:rPr>
          <w:t>The following</w:t>
        </w:r>
        <w:r>
          <w:rPr>
            <w:color w:val="1F1F1F"/>
          </w:rPr>
          <w:t xml:space="preserve"> </w:t>
        </w:r>
      </w:ins>
      <w:r>
        <w:rPr>
          <w:color w:val="1F1F1F"/>
        </w:rPr>
        <w:t>decisions define the Global Agentic Orchestrator for RCM and, by extension, the UAP reference architecture.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
        <w:gridCol w:w="2579"/>
        <w:gridCol w:w="6177"/>
      </w:tblGrid>
      <w:tr w:rsidR="007D214F" w14:paraId="18692DAC"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0B8D6FB" w14:textId="77777777" w:rsidR="00D33E02" w:rsidRDefault="00D33E02">
            <w:r>
              <w:rPr>
                <w:rFonts w:ascii="Segoe UI Semibold" w:eastAsia="Segoe UI Semibold" w:hAnsi="Segoe UI Semibold" w:cs="Segoe UI Semibold"/>
                <w:b/>
                <w:bCs/>
                <w:color w:val="FFFFFF"/>
                <w:sz w:val="20"/>
                <w:szCs w:val="20"/>
              </w:rPr>
              <w:t>#</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3638D2F" w14:textId="77777777" w:rsidR="00D33E02" w:rsidRDefault="00D33E02">
            <w:r>
              <w:rPr>
                <w:rFonts w:ascii="Segoe UI Semibold" w:eastAsia="Segoe UI Semibold" w:hAnsi="Segoe UI Semibold" w:cs="Segoe UI Semibold"/>
                <w:b/>
                <w:bCs/>
                <w:color w:val="FFFFFF"/>
                <w:sz w:val="20"/>
                <w:szCs w:val="20"/>
              </w:rPr>
              <w:t>Decision</w:t>
            </w:r>
          </w:p>
        </w:tc>
        <w:tc>
          <w:tcPr>
            <w:tcW w:w="62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26ABD8E" w14:textId="77777777" w:rsidR="00D33E02" w:rsidRDefault="00D33E02">
            <w:r>
              <w:rPr>
                <w:rFonts w:ascii="Segoe UI Semibold" w:eastAsia="Segoe UI Semibold" w:hAnsi="Segoe UI Semibold" w:cs="Segoe UI Semibold"/>
                <w:b/>
                <w:bCs/>
                <w:color w:val="FFFFFF"/>
                <w:sz w:val="20"/>
                <w:szCs w:val="20"/>
              </w:rPr>
              <w:t>Rationale</w:t>
            </w:r>
          </w:p>
        </w:tc>
      </w:tr>
      <w:tr w:rsidR="007D214F" w14:paraId="1E7551CA"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B4507BE" w14:textId="77777777" w:rsidR="00D33E02" w:rsidRDefault="00D33E02">
            <w:pPr>
              <w:spacing w:line="260" w:lineRule="auto"/>
            </w:pPr>
            <w:r>
              <w:rPr>
                <w:color w:val="1F1F1F"/>
                <w:sz w:val="20"/>
                <w:szCs w:val="20"/>
              </w:rPr>
              <w:t>01</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8724858" w14:textId="77777777" w:rsidR="00D33E02" w:rsidRDefault="00D33E02">
            <w:pPr>
              <w:spacing w:line="260" w:lineRule="auto"/>
            </w:pPr>
            <w:r>
              <w:rPr>
                <w:color w:val="1F1F1F"/>
                <w:sz w:val="20"/>
                <w:szCs w:val="20"/>
              </w:rPr>
              <w:t>Two-Tier Orchestration</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23E4EC7" w14:textId="77777777" w:rsidR="00D33E02" w:rsidRDefault="00D33E02">
            <w:pPr>
              <w:spacing w:line="260" w:lineRule="auto"/>
            </w:pPr>
            <w:r w:rsidRPr="6CDBB948">
              <w:rPr>
                <w:color w:val="1F1F1F"/>
                <w:sz w:val="20"/>
                <w:szCs w:val="20"/>
              </w:rPr>
              <w:t>Central Global Orchestrator plus specialized Domain Orchestrators. Separates cross-domain policy from in-domain expertise.</w:t>
            </w:r>
          </w:p>
        </w:tc>
      </w:tr>
      <w:tr w:rsidR="007D214F" w14:paraId="45D00AF4"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85FFFD4" w14:textId="77777777" w:rsidR="00D33E02" w:rsidRDefault="00D33E02">
            <w:pPr>
              <w:spacing w:line="260" w:lineRule="auto"/>
            </w:pPr>
            <w:r>
              <w:rPr>
                <w:color w:val="1F1F1F"/>
                <w:sz w:val="20"/>
                <w:szCs w:val="20"/>
              </w:rPr>
              <w:t>02</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4C9D2DB" w14:textId="77777777" w:rsidR="00D33E02" w:rsidRDefault="00D33E02">
            <w:pPr>
              <w:spacing w:line="260" w:lineRule="auto"/>
            </w:pPr>
            <w:r w:rsidRPr="6CDBB948">
              <w:rPr>
                <w:color w:val="1F1F1F"/>
                <w:sz w:val="20"/>
                <w:szCs w:val="20"/>
              </w:rPr>
              <w:t>LangGraph over MAF (v1.0)</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57DBC70" w14:textId="77777777" w:rsidR="00D33E02" w:rsidRDefault="00D33E02">
            <w:pPr>
              <w:spacing w:line="260" w:lineRule="auto"/>
            </w:pPr>
            <w:r>
              <w:rPr>
                <w:color w:val="1F1F1F"/>
                <w:sz w:val="20"/>
                <w:szCs w:val="20"/>
              </w:rPr>
              <w:t>Mature graph engine with durable checkpoints and framework-agnostic A2A. MAF strengths rebuilt as platform capabilities.</w:t>
            </w:r>
          </w:p>
        </w:tc>
      </w:tr>
      <w:tr w:rsidR="007D214F" w14:paraId="3D753F47"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953FD37" w14:textId="77777777" w:rsidR="00D33E02" w:rsidRDefault="00D33E02">
            <w:pPr>
              <w:spacing w:line="260" w:lineRule="auto"/>
            </w:pPr>
            <w:r>
              <w:rPr>
                <w:color w:val="1F1F1F"/>
                <w:sz w:val="20"/>
                <w:szCs w:val="20"/>
              </w:rPr>
              <w:t>03</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BD42856" w14:textId="77777777" w:rsidR="00D33E02" w:rsidRDefault="00D33E02">
            <w:pPr>
              <w:spacing w:line="260" w:lineRule="auto"/>
            </w:pPr>
            <w:r>
              <w:rPr>
                <w:color w:val="1F1F1F"/>
                <w:sz w:val="20"/>
                <w:szCs w:val="20"/>
              </w:rPr>
              <w:t>Direct A2A Calls (Default)</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CE5D44" w14:textId="77777777" w:rsidR="00D33E02" w:rsidRDefault="00D33E02">
            <w:pPr>
              <w:spacing w:line="260" w:lineRule="auto"/>
            </w:pPr>
            <w:r w:rsidRPr="6CDBB948">
              <w:rPr>
                <w:color w:val="1F1F1F"/>
                <w:sz w:val="20"/>
                <w:szCs w:val="20"/>
              </w:rPr>
              <w:t>Synchronous API with async behavior via LangGraph durable pauses — lowest latency. Event Hub added only for bursty fan-out.</w:t>
            </w:r>
          </w:p>
        </w:tc>
      </w:tr>
      <w:tr w:rsidR="007D214F" w14:paraId="268AAAD6"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464B667" w14:textId="77777777" w:rsidR="00D33E02" w:rsidRDefault="00D33E02">
            <w:pPr>
              <w:spacing w:line="260" w:lineRule="auto"/>
            </w:pPr>
            <w:r>
              <w:rPr>
                <w:color w:val="1F1F1F"/>
                <w:sz w:val="20"/>
                <w:szCs w:val="20"/>
              </w:rPr>
              <w:t>04</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505F3FD" w14:textId="77777777" w:rsidR="00D33E02" w:rsidRDefault="00D33E02">
            <w:pPr>
              <w:spacing w:line="260" w:lineRule="auto"/>
            </w:pPr>
            <w:r>
              <w:rPr>
                <w:color w:val="1F1F1F"/>
                <w:sz w:val="20"/>
                <w:szCs w:val="20"/>
              </w:rPr>
              <w:t>Capability-Based Discovery</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F17D635" w14:textId="77777777" w:rsidR="00D33E02" w:rsidRDefault="00D33E02">
            <w:pPr>
              <w:spacing w:line="260" w:lineRule="auto"/>
            </w:pPr>
            <w:r w:rsidRPr="6CDBB948">
              <w:rPr>
                <w:color w:val="1F1F1F"/>
                <w:sz w:val="20"/>
                <w:szCs w:val="20"/>
              </w:rPr>
              <w:t>AgentCards in MongoDB registry plus a confidence-scored resolver enable cross-domain reuse without hardcoded endpoints.</w:t>
            </w:r>
          </w:p>
        </w:tc>
      </w:tr>
      <w:tr w:rsidR="007D214F" w14:paraId="07BF66EB"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569879C" w14:textId="77777777" w:rsidR="00D33E02" w:rsidRDefault="00D33E02">
            <w:pPr>
              <w:spacing w:line="260" w:lineRule="auto"/>
            </w:pPr>
            <w:r>
              <w:rPr>
                <w:color w:val="1F1F1F"/>
                <w:sz w:val="20"/>
                <w:szCs w:val="20"/>
              </w:rPr>
              <w:t>05</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75D98F" w14:textId="77777777" w:rsidR="00D33E02" w:rsidRDefault="00D33E02">
            <w:pPr>
              <w:spacing w:line="260" w:lineRule="auto"/>
            </w:pPr>
            <w:r>
              <w:rPr>
                <w:color w:val="1F1F1F"/>
                <w:sz w:val="20"/>
                <w:szCs w:val="20"/>
              </w:rPr>
              <w:t>MCP for Enterprise Tools</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EB7BF5D" w14:textId="77777777" w:rsidR="00D33E02" w:rsidRDefault="00D33E02">
            <w:pPr>
              <w:spacing w:line="260" w:lineRule="auto"/>
            </w:pPr>
            <w:r>
              <w:rPr>
                <w:color w:val="1F1F1F"/>
                <w:sz w:val="20"/>
                <w:szCs w:val="20"/>
              </w:rPr>
              <w:t>Enterprise APIs (claims, EHR, billing) wrapped as MCP servers behind APIM — uniform tool surface with zero-trust via Entra ID.</w:t>
            </w:r>
          </w:p>
        </w:tc>
      </w:tr>
      <w:tr w:rsidR="007D214F" w14:paraId="1D84F50F"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1931EE1" w14:textId="77777777" w:rsidR="00D33E02" w:rsidRDefault="00D33E02">
            <w:pPr>
              <w:spacing w:line="260" w:lineRule="auto"/>
            </w:pPr>
            <w:r>
              <w:rPr>
                <w:color w:val="1F1F1F"/>
                <w:sz w:val="20"/>
                <w:szCs w:val="20"/>
              </w:rPr>
              <w:t>06</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675AE3D" w14:textId="77777777" w:rsidR="00D33E02" w:rsidRDefault="00D33E02">
            <w:pPr>
              <w:spacing w:line="260" w:lineRule="auto"/>
            </w:pPr>
            <w:r>
              <w:rPr>
                <w:color w:val="1F1F1F"/>
                <w:sz w:val="20"/>
                <w:szCs w:val="20"/>
              </w:rPr>
              <w:t>Three-Plane Architecture</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59C7A35" w14:textId="77777777" w:rsidR="00D33E02" w:rsidRDefault="00D33E02">
            <w:pPr>
              <w:spacing w:line="260" w:lineRule="auto"/>
            </w:pPr>
            <w:r>
              <w:rPr>
                <w:color w:val="1F1F1F"/>
                <w:sz w:val="20"/>
                <w:szCs w:val="20"/>
              </w:rPr>
              <w:t>Model Plane (UAIS / Azure OpenAI), Tool Plane (MCP), Agent Plane (containers), with unified memory (Redis + MongoDB + vector index).</w:t>
            </w:r>
          </w:p>
        </w:tc>
      </w:tr>
      <w:tr w:rsidR="007D214F" w14:paraId="7E705A44"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988CCC" w14:textId="77777777" w:rsidR="00D33E02" w:rsidRDefault="00D33E02">
            <w:pPr>
              <w:spacing w:line="260" w:lineRule="auto"/>
            </w:pPr>
            <w:r>
              <w:rPr>
                <w:color w:val="1F1F1F"/>
                <w:sz w:val="20"/>
                <w:szCs w:val="20"/>
              </w:rPr>
              <w:t>07</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33B51CD" w14:textId="77777777" w:rsidR="00D33E02" w:rsidRDefault="00D33E02">
            <w:pPr>
              <w:spacing w:line="260" w:lineRule="auto"/>
            </w:pPr>
            <w:r>
              <w:rPr>
                <w:color w:val="1F1F1F"/>
                <w:sz w:val="20"/>
                <w:szCs w:val="20"/>
              </w:rPr>
              <w:t>Automated 7-Stage Onboarding</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7A7816D" w14:textId="77777777" w:rsidR="00D33E02" w:rsidRDefault="00D33E02">
            <w:pPr>
              <w:spacing w:line="260" w:lineRule="auto"/>
            </w:pPr>
            <w:r w:rsidRPr="6CDBB948">
              <w:rPr>
                <w:color w:val="1F1F1F"/>
                <w:sz w:val="20"/>
                <w:szCs w:val="20"/>
              </w:rPr>
              <w:t>Submission → Validation → Registration → Approval → Provisioning → Test → Canary, with human gates where required.</w:t>
            </w:r>
          </w:p>
        </w:tc>
      </w:tr>
      <w:tr w:rsidR="007D214F" w14:paraId="61FC4274"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DA17688" w14:textId="77777777" w:rsidR="00D33E02" w:rsidRDefault="00D33E02">
            <w:pPr>
              <w:spacing w:line="260" w:lineRule="auto"/>
            </w:pPr>
            <w:r>
              <w:rPr>
                <w:color w:val="1F1F1F"/>
                <w:sz w:val="20"/>
                <w:szCs w:val="20"/>
              </w:rPr>
              <w:t>08</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C6750C3" w14:textId="77777777" w:rsidR="00D33E02" w:rsidRDefault="00D33E02">
            <w:pPr>
              <w:spacing w:line="260" w:lineRule="auto"/>
            </w:pPr>
            <w:r>
              <w:rPr>
                <w:color w:val="1F1F1F"/>
                <w:sz w:val="20"/>
                <w:szCs w:val="20"/>
              </w:rPr>
              <w:t>Canary + Instant Rollback</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9D6DA07" w14:textId="77777777" w:rsidR="00D33E02" w:rsidRDefault="00D33E02">
            <w:pPr>
              <w:spacing w:line="260" w:lineRule="auto"/>
            </w:pPr>
            <w:r w:rsidRPr="6CDBB948">
              <w:rPr>
                <w:color w:val="1F1F1F"/>
                <w:sz w:val="20"/>
                <w:szCs w:val="20"/>
              </w:rPr>
              <w:t>Semantic versioning with 5% → 25% → 50% → 100% traffic shifts; ACA revisions enable sub-minute revert on regression.</w:t>
            </w:r>
          </w:p>
        </w:tc>
      </w:tr>
      <w:tr w:rsidR="007D214F" w14:paraId="04979464"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8B3F3FC" w14:textId="77777777" w:rsidR="00D33E02" w:rsidRDefault="00D33E02">
            <w:pPr>
              <w:spacing w:line="260" w:lineRule="auto"/>
            </w:pPr>
            <w:r>
              <w:rPr>
                <w:color w:val="1F1F1F"/>
                <w:sz w:val="20"/>
                <w:szCs w:val="20"/>
              </w:rPr>
              <w:t>09</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B3C0D5" w14:textId="77777777" w:rsidR="00D33E02" w:rsidRDefault="00D33E02">
            <w:pPr>
              <w:spacing w:line="260" w:lineRule="auto"/>
            </w:pPr>
            <w:r w:rsidRPr="6CDBB948">
              <w:rPr>
                <w:color w:val="1F1F1F"/>
                <w:sz w:val="20"/>
                <w:szCs w:val="20"/>
              </w:rPr>
              <w:t>Arize Phoenix for LLM Ops</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E9FA5B0" w14:textId="48D4E149" w:rsidR="00D33E02" w:rsidRDefault="00D33E02">
            <w:pPr>
              <w:spacing w:line="260" w:lineRule="auto"/>
            </w:pPr>
            <w:r w:rsidRPr="6CDBB948">
              <w:rPr>
                <w:color w:val="1F1F1F"/>
                <w:sz w:val="20"/>
                <w:szCs w:val="20"/>
              </w:rPr>
              <w:t xml:space="preserve">Self-hosted on Azure for HIPAA. OTel traces plus LLM-as-a-judge plus drift detection correlated with </w:t>
            </w:r>
            <w:del w:id="818" w:author="Rajesh Singh (Applied AI)" w:date="2026-05-11T17:58:00Z" w16du:dateUtc="2026-05-11T22:58:00Z">
              <w:r w:rsidRPr="6CDBB948" w:rsidDel="006A66D3">
                <w:rPr>
                  <w:color w:val="1F1F1F"/>
                  <w:sz w:val="20"/>
                  <w:szCs w:val="20"/>
                </w:rPr>
                <w:delText xml:space="preserve">Azure </w:delText>
              </w:r>
            </w:del>
            <w:ins w:id="819" w:author="Rajesh Singh (Applied AI)" w:date="2026-05-11T17:58:00Z" w16du:dateUtc="2026-05-11T22:58:00Z">
              <w:r w:rsidR="006A66D3">
                <w:rPr>
                  <w:color w:val="1F1F1F"/>
                  <w:sz w:val="20"/>
                  <w:szCs w:val="20"/>
                </w:rPr>
                <w:t>Splunk</w:t>
              </w:r>
              <w:r w:rsidR="006A66D3" w:rsidRPr="6CDBB948">
                <w:rPr>
                  <w:color w:val="1F1F1F"/>
                  <w:sz w:val="20"/>
                  <w:szCs w:val="20"/>
                </w:rPr>
                <w:t xml:space="preserve"> </w:t>
              </w:r>
            </w:ins>
            <w:r w:rsidRPr="6CDBB948">
              <w:rPr>
                <w:color w:val="1F1F1F"/>
                <w:sz w:val="20"/>
                <w:szCs w:val="20"/>
              </w:rPr>
              <w:t>Monitor infra metrics.</w:t>
            </w:r>
          </w:p>
        </w:tc>
      </w:tr>
      <w:tr w:rsidR="007D214F" w14:paraId="6790C9D8" w14:textId="77777777">
        <w:trPr>
          <w:del w:id="820" w:author="Antony Stephen" w:date="2026-05-11T16:55:00Z" w16du:dateUtc="2026-05-11T21:55:00Z"/>
        </w:trPr>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1FE5D4" w14:textId="32C0EEAE" w:rsidR="00D33E02" w:rsidRDefault="00D33E02">
            <w:pPr>
              <w:spacing w:line="260" w:lineRule="auto"/>
              <w:rPr>
                <w:del w:id="821" w:author="Antony Stephen" w:date="2026-05-11T16:55:00Z" w16du:dateUtc="2026-05-11T21:55:00Z"/>
              </w:rPr>
            </w:pPr>
            <w:del w:id="822" w:author="Antony Stephen" w:date="2026-05-11T16:55:00Z" w16du:dateUtc="2026-05-11T21:55:00Z">
              <w:r>
                <w:rPr>
                  <w:color w:val="1F1F1F"/>
                  <w:sz w:val="20"/>
                  <w:szCs w:val="20"/>
                </w:rPr>
                <w:delText>10</w:delText>
              </w:r>
            </w:del>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1B97162" w14:textId="1B974FA1" w:rsidR="00D33E02" w:rsidRDefault="00D33E02">
            <w:pPr>
              <w:spacing w:line="260" w:lineRule="auto"/>
              <w:rPr>
                <w:del w:id="823" w:author="Antony Stephen" w:date="2026-05-11T16:55:00Z" w16du:dateUtc="2026-05-11T21:55:00Z"/>
              </w:rPr>
            </w:pPr>
            <w:del w:id="824" w:author="Antony Stephen" w:date="2026-05-11T16:55:00Z" w16du:dateUtc="2026-05-11T21:55:00Z">
              <w:r>
                <w:rPr>
                  <w:color w:val="1F1F1F"/>
                  <w:sz w:val="20"/>
                  <w:szCs w:val="20"/>
                </w:rPr>
                <w:delText>Compliance by Declaration</w:delText>
              </w:r>
            </w:del>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DE7CBF9" w14:textId="1F2CF5E4" w:rsidR="00D33E02" w:rsidRDefault="00D33E02">
            <w:pPr>
              <w:spacing w:line="260" w:lineRule="auto"/>
              <w:rPr>
                <w:del w:id="825" w:author="Antony Stephen" w:date="2026-05-11T16:55:00Z" w16du:dateUtc="2026-05-11T21:55:00Z"/>
              </w:rPr>
            </w:pPr>
            <w:del w:id="826" w:author="Antony Stephen" w:date="2026-05-11T16:55:00Z" w16du:dateUtc="2026-05-11T21:55:00Z">
              <w:r w:rsidRPr="6CDBB948">
                <w:rPr>
                  <w:color w:val="1F1F1F"/>
                  <w:sz w:val="20"/>
                  <w:szCs w:val="20"/>
                </w:rPr>
                <w:delText>AgentCards carry Responsible AI and data-category tags; Security Agent enforces. PHI / PII redaction and audit trail by design.</w:delText>
              </w:r>
            </w:del>
          </w:p>
        </w:tc>
      </w:tr>
      <w:tr w:rsidR="00B26B20" w14:paraId="7C64C4A0" w14:textId="77777777">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6D28FD3" w14:textId="4369A7FB" w:rsidR="00B26B20" w:rsidRDefault="00B26B20">
            <w:pPr>
              <w:spacing w:line="260" w:lineRule="auto"/>
              <w:rPr>
                <w:color w:val="1F1F1F"/>
                <w:sz w:val="20"/>
                <w:szCs w:val="20"/>
              </w:rPr>
            </w:pPr>
            <w:r>
              <w:rPr>
                <w:color w:val="1F1F1F"/>
                <w:sz w:val="20"/>
                <w:szCs w:val="20"/>
              </w:rPr>
              <w:t>1</w:t>
            </w:r>
            <w:ins w:id="827" w:author="Antony Stephen" w:date="2026-05-11T16:55:00Z" w16du:dateUtc="2026-05-11T21:55:00Z">
              <w:r w:rsidR="00FB5679">
                <w:rPr>
                  <w:color w:val="1F1F1F"/>
                  <w:sz w:val="20"/>
                  <w:szCs w:val="20"/>
                </w:rPr>
                <w:t>0</w:t>
              </w:r>
            </w:ins>
            <w:del w:id="828" w:author="Antony Stephen" w:date="2026-05-11T16:55:00Z" w16du:dateUtc="2026-05-11T21:55:00Z">
              <w:r w:rsidDel="00FB5679">
                <w:rPr>
                  <w:color w:val="1F1F1F"/>
                  <w:sz w:val="20"/>
                  <w:szCs w:val="20"/>
                </w:rPr>
                <w:delText>1</w:delText>
              </w:r>
            </w:del>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6E44965" w14:textId="2C556B9C" w:rsidR="00B26B20" w:rsidRDefault="00B26B20">
            <w:pPr>
              <w:spacing w:line="260" w:lineRule="auto"/>
              <w:rPr>
                <w:color w:val="1F1F1F"/>
                <w:sz w:val="20"/>
                <w:szCs w:val="20"/>
              </w:rPr>
            </w:pPr>
            <w:r>
              <w:rPr>
                <w:color w:val="1F1F1F"/>
                <w:sz w:val="20"/>
                <w:szCs w:val="20"/>
              </w:rPr>
              <w:t>Managed identities vs Entra Agent ID</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EE0AD4A" w14:textId="02CEF208" w:rsidR="00B26B20" w:rsidRPr="6CDBB948" w:rsidRDefault="00B43CED">
            <w:pPr>
              <w:spacing w:line="260" w:lineRule="auto"/>
              <w:rPr>
                <w:color w:val="1F1F1F"/>
                <w:sz w:val="20"/>
                <w:szCs w:val="20"/>
              </w:rPr>
            </w:pPr>
            <w:r>
              <w:rPr>
                <w:color w:val="1F1F1F"/>
                <w:sz w:val="20"/>
                <w:szCs w:val="20"/>
              </w:rPr>
              <w:t>Microsoft’s recommendation is to leverage Entra Agent IDs where possible</w:t>
            </w:r>
            <w:r w:rsidR="00D141E4">
              <w:rPr>
                <w:color w:val="1F1F1F"/>
                <w:sz w:val="20"/>
                <w:szCs w:val="20"/>
              </w:rPr>
              <w:t xml:space="preserve">; however, due to </w:t>
            </w:r>
            <w:r w:rsidR="00DB4528">
              <w:rPr>
                <w:color w:val="1F1F1F"/>
                <w:sz w:val="20"/>
                <w:szCs w:val="20"/>
              </w:rPr>
              <w:t>implementation dependencies</w:t>
            </w:r>
            <w:r w:rsidR="00894CB9">
              <w:rPr>
                <w:color w:val="1F1F1F"/>
                <w:sz w:val="20"/>
                <w:szCs w:val="20"/>
              </w:rPr>
              <w:t>, managed identities may be used initially instead.</w:t>
            </w:r>
          </w:p>
        </w:tc>
      </w:tr>
    </w:tbl>
    <w:p w14:paraId="1F1F1CAE" w14:textId="213F45ED" w:rsidR="0056311E" w:rsidRDefault="00D33E02" w:rsidP="0056311E">
      <w:pPr>
        <w:pStyle w:val="Heading1"/>
      </w:pPr>
      <w:bookmarkStart w:id="829" w:name="_Toc229058726"/>
      <w:bookmarkStart w:id="830" w:name="_Toc229378490"/>
      <w:bookmarkStart w:id="831" w:name="_Toc229463388"/>
      <w:r>
        <w:lastRenderedPageBreak/>
        <w:t>1</w:t>
      </w:r>
      <w:r w:rsidR="00FF3C2D">
        <w:t>9</w:t>
      </w:r>
      <w:r>
        <w:t xml:space="preserve">. </w:t>
      </w:r>
      <w:r w:rsidR="0056311E">
        <w:t>Decision Matrix</w:t>
      </w:r>
      <w:r w:rsidR="00C32AB8">
        <w:t xml:space="preserve"> f</w:t>
      </w:r>
      <w:r w:rsidR="001715EC">
        <w:t>or</w:t>
      </w:r>
      <w:r w:rsidR="00C32AB8">
        <w:t xml:space="preserve"> </w:t>
      </w:r>
      <w:r w:rsidR="001715EC">
        <w:t>UAP</w:t>
      </w:r>
      <w:bookmarkEnd w:id="829"/>
      <w:bookmarkEnd w:id="830"/>
      <w:bookmarkEnd w:id="831"/>
    </w:p>
    <w:p w14:paraId="736582BD" w14:textId="77777777" w:rsidR="00924C69" w:rsidRDefault="00924C69">
      <w:pPr>
        <w:spacing w:before="60" w:after="60" w:line="300" w:lineRule="auto"/>
        <w:rPr>
          <w:kern w:val="2"/>
          <w14:ligatures w14:val="standardContextual"/>
        </w:rPr>
      </w:pPr>
      <w:r>
        <w:rPr>
          <w:color w:val="1F1F1F"/>
        </w:rPr>
        <w:t>The following decisions apply to the UAP reference architecture.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6260"/>
      </w:tblGrid>
      <w:tr w:rsidR="0056311E" w14:paraId="2FFC7AB3" w14:textId="77777777">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8D06C8A" w14:textId="77777777" w:rsidR="0056311E" w:rsidRDefault="0056311E">
            <w:r>
              <w:rPr>
                <w:rFonts w:ascii="Segoe UI Semibold" w:eastAsia="Segoe UI Semibold" w:hAnsi="Segoe UI Semibold" w:cs="Segoe UI Semibold"/>
                <w:b/>
                <w:bCs/>
                <w:color w:val="FFFFFF"/>
                <w:sz w:val="20"/>
                <w:szCs w:val="20"/>
              </w:rPr>
              <w:t>#</w:t>
            </w:r>
          </w:p>
        </w:tc>
        <w:tc>
          <w:tcPr>
            <w:tcW w:w="26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EE09943" w14:textId="77777777" w:rsidR="0056311E" w:rsidRDefault="0056311E">
            <w:r>
              <w:rPr>
                <w:rFonts w:ascii="Segoe UI Semibold" w:eastAsia="Segoe UI Semibold" w:hAnsi="Segoe UI Semibold" w:cs="Segoe UI Semibold"/>
                <w:b/>
                <w:bCs/>
                <w:color w:val="FFFFFF"/>
                <w:sz w:val="20"/>
                <w:szCs w:val="20"/>
              </w:rPr>
              <w:t>Decision</w:t>
            </w:r>
          </w:p>
        </w:tc>
        <w:tc>
          <w:tcPr>
            <w:tcW w:w="62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96482D8" w14:textId="77777777" w:rsidR="0056311E" w:rsidRDefault="0056311E">
            <w:r>
              <w:rPr>
                <w:rFonts w:ascii="Segoe UI Semibold" w:eastAsia="Segoe UI Semibold" w:hAnsi="Segoe UI Semibold" w:cs="Segoe UI Semibold"/>
                <w:b/>
                <w:bCs/>
                <w:color w:val="FFFFFF"/>
                <w:sz w:val="20"/>
                <w:szCs w:val="20"/>
              </w:rPr>
              <w:t>Rationale</w:t>
            </w:r>
          </w:p>
        </w:tc>
      </w:tr>
      <w:tr w:rsidR="0056311E" w14:paraId="1F29A386"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FC03E4" w14:textId="77777777" w:rsidR="0056311E" w:rsidRDefault="0056311E">
            <w:pPr>
              <w:spacing w:line="260" w:lineRule="auto"/>
            </w:pPr>
            <w:r>
              <w:rPr>
                <w:color w:val="1F1F1F"/>
                <w:sz w:val="20"/>
                <w:szCs w:val="20"/>
              </w:rPr>
              <w:t>01</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62DF3A7" w14:textId="00A6BA77" w:rsidR="0056311E" w:rsidRDefault="005B262E">
            <w:pPr>
              <w:spacing w:line="260" w:lineRule="auto"/>
            </w:pPr>
            <w:r>
              <w:rPr>
                <w:color w:val="1F1F1F"/>
                <w:sz w:val="20"/>
                <w:szCs w:val="20"/>
              </w:rPr>
              <w:t>Use of MCP for Data access</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BE945DA" w14:textId="7D3A3375" w:rsidR="0056311E" w:rsidRDefault="005B262E">
            <w:pPr>
              <w:spacing w:line="260" w:lineRule="auto"/>
            </w:pPr>
            <w:r>
              <w:rPr>
                <w:color w:val="1F1F1F"/>
                <w:sz w:val="20"/>
                <w:szCs w:val="20"/>
              </w:rPr>
              <w:t>MCP tools will be use</w:t>
            </w:r>
            <w:r w:rsidR="003E2E6D">
              <w:rPr>
                <w:color w:val="1F1F1F"/>
                <w:sz w:val="20"/>
                <w:szCs w:val="20"/>
              </w:rPr>
              <w:t>d</w:t>
            </w:r>
            <w:r>
              <w:rPr>
                <w:color w:val="1F1F1F"/>
                <w:sz w:val="20"/>
                <w:szCs w:val="20"/>
              </w:rPr>
              <w:t xml:space="preserve"> for Data </w:t>
            </w:r>
            <w:r w:rsidR="00FC362F">
              <w:rPr>
                <w:color w:val="1F1F1F"/>
                <w:sz w:val="20"/>
                <w:szCs w:val="20"/>
              </w:rPr>
              <w:t>access</w:t>
            </w:r>
          </w:p>
        </w:tc>
      </w:tr>
      <w:tr w:rsidR="0056311E" w14:paraId="135CD978" w14:textId="77777777" w:rsidTr="001812DC">
        <w:tc>
          <w:tcPr>
            <w:tcW w:w="5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1B7311AA" w14:textId="77777777" w:rsidR="0056311E" w:rsidRDefault="0056311E">
            <w:pPr>
              <w:spacing w:line="260" w:lineRule="auto"/>
            </w:pPr>
            <w:r>
              <w:rPr>
                <w:color w:val="1F1F1F"/>
                <w:sz w:val="20"/>
                <w:szCs w:val="20"/>
              </w:rPr>
              <w:t>02</w:t>
            </w:r>
          </w:p>
        </w:tc>
        <w:tc>
          <w:tcPr>
            <w:tcW w:w="260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28797343" w14:textId="70D08C3D" w:rsidR="0056311E" w:rsidRDefault="003E2E6D">
            <w:pPr>
              <w:spacing w:line="260" w:lineRule="auto"/>
            </w:pPr>
            <w:r>
              <w:t>LLM gateways</w:t>
            </w:r>
          </w:p>
        </w:tc>
        <w:tc>
          <w:tcPr>
            <w:tcW w:w="6260" w:type="dxa"/>
            <w:tcBorders>
              <w:top w:val="single" w:sz="4" w:space="0" w:color="BFBFBF"/>
              <w:left w:val="single" w:sz="4" w:space="0" w:color="BFBFBF"/>
              <w:bottom w:val="single" w:sz="4" w:space="0" w:color="BFBFBF"/>
              <w:right w:val="single" w:sz="4" w:space="0" w:color="BFBFBF"/>
            </w:tcBorders>
            <w:tcMar>
              <w:top w:w="80" w:type="dxa"/>
              <w:left w:w="140" w:type="dxa"/>
              <w:bottom w:w="80" w:type="dxa"/>
              <w:right w:w="140" w:type="dxa"/>
            </w:tcMar>
          </w:tcPr>
          <w:p w14:paraId="56479646" w14:textId="53931BB9" w:rsidR="0056311E" w:rsidRDefault="003E2E6D">
            <w:pPr>
              <w:spacing w:line="260" w:lineRule="auto"/>
            </w:pPr>
            <w:r>
              <w:rPr>
                <w:color w:val="1F1F1F"/>
                <w:sz w:val="20"/>
                <w:szCs w:val="20"/>
              </w:rPr>
              <w:t xml:space="preserve">UAIS platform will be leverage for LLM gateways </w:t>
            </w:r>
          </w:p>
        </w:tc>
      </w:tr>
      <w:tr w:rsidR="0056311E" w14:paraId="7F3F2B90"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0F827E" w14:textId="77777777" w:rsidR="0056311E" w:rsidRDefault="0056311E">
            <w:pPr>
              <w:spacing w:line="260" w:lineRule="auto"/>
            </w:pPr>
            <w:r>
              <w:rPr>
                <w:color w:val="1F1F1F"/>
                <w:sz w:val="20"/>
                <w:szCs w:val="20"/>
              </w:rPr>
              <w:t>03</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A0E1AEE" w14:textId="3626C9AB" w:rsidR="0056311E" w:rsidRDefault="00DA26FA">
            <w:pPr>
              <w:spacing w:line="260" w:lineRule="auto"/>
            </w:pPr>
            <w:r>
              <w:rPr>
                <w:color w:val="1F1F1F"/>
                <w:sz w:val="20"/>
                <w:szCs w:val="20"/>
              </w:rPr>
              <w:t>Mongo DB</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A2BD960" w14:textId="63F17246" w:rsidR="0056311E" w:rsidRDefault="00B532CC">
            <w:pPr>
              <w:spacing w:line="260" w:lineRule="auto"/>
            </w:pPr>
            <w:r>
              <w:rPr>
                <w:color w:val="1F1F1F"/>
                <w:sz w:val="20"/>
                <w:szCs w:val="20"/>
              </w:rPr>
              <w:t>E</w:t>
            </w:r>
            <w:r w:rsidRPr="00B532CC">
              <w:rPr>
                <w:color w:val="1F1F1F"/>
                <w:sz w:val="20"/>
                <w:szCs w:val="20"/>
              </w:rPr>
              <w:t>pisodic memory</w:t>
            </w:r>
          </w:p>
        </w:tc>
      </w:tr>
      <w:tr w:rsidR="001812DC" w14:paraId="667C025D"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F8B1A4" w14:textId="70D25FB1" w:rsidR="001812DC" w:rsidRDefault="001812DC">
            <w:pPr>
              <w:spacing w:line="260" w:lineRule="auto"/>
              <w:rPr>
                <w:color w:val="1F1F1F"/>
                <w:sz w:val="20"/>
                <w:szCs w:val="20"/>
              </w:rPr>
            </w:pPr>
            <w:r>
              <w:rPr>
                <w:color w:val="1F1F1F"/>
                <w:sz w:val="20"/>
                <w:szCs w:val="20"/>
              </w:rPr>
              <w:t>04</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6C3ADC1" w14:textId="0F6B36DC" w:rsidR="001812DC" w:rsidRDefault="001812DC">
            <w:pPr>
              <w:spacing w:line="260" w:lineRule="auto"/>
              <w:rPr>
                <w:color w:val="1F1F1F"/>
                <w:sz w:val="20"/>
                <w:szCs w:val="20"/>
              </w:rPr>
            </w:pPr>
            <w:r>
              <w:rPr>
                <w:color w:val="1F1F1F"/>
                <w:sz w:val="20"/>
                <w:szCs w:val="20"/>
              </w:rPr>
              <w:t>Redis</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EDA265" w14:textId="5E0E1346" w:rsidR="001812DC" w:rsidRDefault="001812DC">
            <w:pPr>
              <w:spacing w:line="260" w:lineRule="auto"/>
              <w:rPr>
                <w:color w:val="1F1F1F"/>
                <w:sz w:val="20"/>
                <w:szCs w:val="20"/>
              </w:rPr>
            </w:pPr>
            <w:r>
              <w:rPr>
                <w:color w:val="1F1F1F"/>
                <w:sz w:val="20"/>
                <w:szCs w:val="20"/>
              </w:rPr>
              <w:t>Fast state</w:t>
            </w:r>
          </w:p>
        </w:tc>
      </w:tr>
      <w:tr w:rsidR="008E4E4E" w14:paraId="0EB33160"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8DC19BB" w14:textId="34B2E67F" w:rsidR="008E4E4E" w:rsidRDefault="00FA0FD5">
            <w:pPr>
              <w:spacing w:line="260" w:lineRule="auto"/>
              <w:rPr>
                <w:color w:val="1F1F1F"/>
                <w:sz w:val="20"/>
                <w:szCs w:val="20"/>
              </w:rPr>
            </w:pPr>
            <w:r>
              <w:rPr>
                <w:color w:val="1F1F1F"/>
                <w:sz w:val="20"/>
                <w:szCs w:val="20"/>
              </w:rPr>
              <w:t>0</w:t>
            </w:r>
            <w:r w:rsidR="001F5DDD">
              <w:rPr>
                <w:color w:val="1F1F1F"/>
                <w:sz w:val="20"/>
                <w:szCs w:val="20"/>
              </w:rPr>
              <w:t>5</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D3E39D" w14:textId="5D2D5A80" w:rsidR="008E4E4E" w:rsidRDefault="00FA0FD5">
            <w:pPr>
              <w:spacing w:line="260" w:lineRule="auto"/>
              <w:rPr>
                <w:color w:val="1F1F1F"/>
                <w:sz w:val="20"/>
                <w:szCs w:val="20"/>
              </w:rPr>
            </w:pPr>
            <w:r>
              <w:rPr>
                <w:color w:val="1F1F1F"/>
                <w:sz w:val="20"/>
                <w:szCs w:val="20"/>
              </w:rPr>
              <w:t>API gateways</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CFDF38" w14:textId="75695B86" w:rsidR="008E4E4E" w:rsidRDefault="00FA0FD5">
            <w:pPr>
              <w:spacing w:line="260" w:lineRule="auto"/>
              <w:rPr>
                <w:color w:val="1F1F1F"/>
                <w:sz w:val="20"/>
                <w:szCs w:val="20"/>
              </w:rPr>
            </w:pPr>
            <w:r>
              <w:rPr>
                <w:color w:val="1F1F1F"/>
                <w:sz w:val="20"/>
                <w:szCs w:val="20"/>
              </w:rPr>
              <w:t>OI gateway (External), HCP gateway (Internal)</w:t>
            </w:r>
            <w:r w:rsidR="00966019">
              <w:rPr>
                <w:color w:val="1F1F1F"/>
                <w:sz w:val="20"/>
                <w:szCs w:val="20"/>
              </w:rPr>
              <w:t xml:space="preserve"> for mcp and a2a</w:t>
            </w:r>
          </w:p>
        </w:tc>
      </w:tr>
      <w:tr w:rsidR="00FA0FD5" w14:paraId="3F19B765"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2D9AA41" w14:textId="3FFB9549" w:rsidR="00FA0FD5" w:rsidRDefault="00FA0FD5">
            <w:pPr>
              <w:spacing w:line="260" w:lineRule="auto"/>
              <w:rPr>
                <w:color w:val="1F1F1F"/>
                <w:sz w:val="20"/>
                <w:szCs w:val="20"/>
              </w:rPr>
            </w:pPr>
            <w:r>
              <w:rPr>
                <w:color w:val="1F1F1F"/>
                <w:sz w:val="20"/>
                <w:szCs w:val="20"/>
              </w:rPr>
              <w:t>0</w:t>
            </w:r>
            <w:r w:rsidR="001F5DDD">
              <w:rPr>
                <w:color w:val="1F1F1F"/>
                <w:sz w:val="20"/>
                <w:szCs w:val="20"/>
              </w:rPr>
              <w:t>6</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6562BF" w14:textId="5615EC1C" w:rsidR="00FA0FD5" w:rsidRDefault="007161F0">
            <w:pPr>
              <w:spacing w:line="260" w:lineRule="auto"/>
              <w:rPr>
                <w:color w:val="1F1F1F"/>
                <w:sz w:val="20"/>
                <w:szCs w:val="20"/>
              </w:rPr>
            </w:pPr>
            <w:r>
              <w:rPr>
                <w:color w:val="1F1F1F"/>
                <w:sz w:val="20"/>
                <w:szCs w:val="20"/>
              </w:rPr>
              <w:t>Observability</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389F8C6" w14:textId="4670C2F0" w:rsidR="00FA0FD5" w:rsidRDefault="007161F0">
            <w:pPr>
              <w:spacing w:line="260" w:lineRule="auto"/>
              <w:rPr>
                <w:color w:val="1F1F1F"/>
                <w:sz w:val="20"/>
                <w:szCs w:val="20"/>
              </w:rPr>
            </w:pPr>
            <w:r>
              <w:rPr>
                <w:color w:val="1F1F1F"/>
                <w:sz w:val="20"/>
                <w:szCs w:val="20"/>
              </w:rPr>
              <w:t>Arize, Splunk, NESS</w:t>
            </w:r>
          </w:p>
        </w:tc>
      </w:tr>
      <w:tr w:rsidR="005E6AE9" w14:paraId="15279EA6"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8732C8" w14:textId="1E4CC538" w:rsidR="005E6AE9" w:rsidRDefault="001812DC">
            <w:pPr>
              <w:spacing w:line="260" w:lineRule="auto"/>
              <w:rPr>
                <w:color w:val="1F1F1F"/>
                <w:sz w:val="20"/>
                <w:szCs w:val="20"/>
              </w:rPr>
            </w:pPr>
            <w:r>
              <w:rPr>
                <w:color w:val="1F1F1F"/>
                <w:sz w:val="20"/>
                <w:szCs w:val="20"/>
              </w:rPr>
              <w:t>0</w:t>
            </w:r>
            <w:r w:rsidR="001F5DDD">
              <w:rPr>
                <w:color w:val="1F1F1F"/>
                <w:sz w:val="20"/>
                <w:szCs w:val="20"/>
              </w:rPr>
              <w:t>7</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3B411B3" w14:textId="2460168F" w:rsidR="005E6AE9" w:rsidRDefault="001812DC">
            <w:pPr>
              <w:spacing w:line="260" w:lineRule="auto"/>
              <w:rPr>
                <w:color w:val="1F1F1F"/>
                <w:sz w:val="20"/>
                <w:szCs w:val="20"/>
              </w:rPr>
            </w:pPr>
            <w:r w:rsidRPr="001812DC">
              <w:rPr>
                <w:color w:val="1F1F1F"/>
                <w:sz w:val="20"/>
                <w:szCs w:val="20"/>
              </w:rPr>
              <w:t>Graph-Based Execution Engine</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E17E136" w14:textId="660594CD" w:rsidR="005E6AE9" w:rsidRDefault="001812DC">
            <w:pPr>
              <w:spacing w:line="260" w:lineRule="auto"/>
              <w:rPr>
                <w:color w:val="1F1F1F"/>
                <w:sz w:val="20"/>
                <w:szCs w:val="20"/>
              </w:rPr>
            </w:pPr>
            <w:r w:rsidRPr="001812DC">
              <w:rPr>
                <w:color w:val="1F1F1F"/>
                <w:sz w:val="20"/>
                <w:szCs w:val="20"/>
              </w:rPr>
              <w:t>LangGraph or Microsoft Agent Framework</w:t>
            </w:r>
          </w:p>
        </w:tc>
      </w:tr>
      <w:tr w:rsidR="001F5DDD" w14:paraId="61D0146A"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2C113C4" w14:textId="0744C2F6" w:rsidR="001F5DDD" w:rsidRDefault="001F5DDD">
            <w:pPr>
              <w:spacing w:line="260" w:lineRule="auto"/>
              <w:rPr>
                <w:color w:val="1F1F1F"/>
                <w:sz w:val="20"/>
                <w:szCs w:val="20"/>
              </w:rPr>
            </w:pPr>
            <w:r>
              <w:rPr>
                <w:color w:val="1F1F1F"/>
                <w:sz w:val="20"/>
                <w:szCs w:val="20"/>
              </w:rPr>
              <w:t>08</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4203CE4" w14:textId="6B5D2116" w:rsidR="001F5DDD" w:rsidRDefault="001F5DDD">
            <w:pPr>
              <w:spacing w:line="260" w:lineRule="auto"/>
              <w:rPr>
                <w:color w:val="1F1F1F"/>
                <w:sz w:val="20"/>
                <w:szCs w:val="20"/>
              </w:rPr>
            </w:pPr>
            <w:r w:rsidRPr="001F5DDD">
              <w:rPr>
                <w:color w:val="1F1F1F"/>
                <w:sz w:val="20"/>
                <w:szCs w:val="20"/>
              </w:rPr>
              <w:t>Azure Container Apps for Agent Runtime</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3CCC5E2" w14:textId="25932583" w:rsidR="001F5DDD" w:rsidRDefault="001F5DDD">
            <w:pPr>
              <w:spacing w:line="260" w:lineRule="auto"/>
              <w:rPr>
                <w:color w:val="1F1F1F"/>
                <w:sz w:val="20"/>
                <w:szCs w:val="20"/>
              </w:rPr>
            </w:pPr>
            <w:r w:rsidRPr="001F5DDD">
              <w:rPr>
                <w:color w:val="1F1F1F"/>
                <w:sz w:val="20"/>
                <w:szCs w:val="20"/>
              </w:rPr>
              <w:t>With auto-scaling support</w:t>
            </w:r>
          </w:p>
        </w:tc>
      </w:tr>
      <w:tr w:rsidR="001F5DDD" w14:paraId="04B746EE"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FD343FB" w14:textId="0B0B4BCB" w:rsidR="001F5DDD" w:rsidRDefault="001F5DDD">
            <w:pPr>
              <w:spacing w:line="260" w:lineRule="auto"/>
              <w:rPr>
                <w:color w:val="1F1F1F"/>
                <w:sz w:val="20"/>
                <w:szCs w:val="20"/>
              </w:rPr>
            </w:pPr>
            <w:r>
              <w:rPr>
                <w:color w:val="1F1F1F"/>
                <w:sz w:val="20"/>
                <w:szCs w:val="20"/>
              </w:rPr>
              <w:t>09</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6E3C4E1" w14:textId="39C76DE0" w:rsidR="001F5DDD" w:rsidRDefault="001F5DDD">
            <w:pPr>
              <w:spacing w:line="260" w:lineRule="auto"/>
              <w:rPr>
                <w:color w:val="1F1F1F"/>
                <w:sz w:val="20"/>
                <w:szCs w:val="20"/>
              </w:rPr>
            </w:pPr>
            <w:r w:rsidRPr="001F5DDD">
              <w:rPr>
                <w:color w:val="1F1F1F"/>
                <w:sz w:val="20"/>
                <w:szCs w:val="20"/>
              </w:rPr>
              <w:t>Zero‑Trust + Entra ID Integration</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B04DDA0" w14:textId="287C9C7F" w:rsidR="001F5DDD" w:rsidRDefault="001F5DDD">
            <w:pPr>
              <w:spacing w:line="260" w:lineRule="auto"/>
              <w:rPr>
                <w:color w:val="1F1F1F"/>
                <w:sz w:val="20"/>
                <w:szCs w:val="20"/>
              </w:rPr>
            </w:pPr>
            <w:r w:rsidRPr="001F5DDD">
              <w:rPr>
                <w:color w:val="1F1F1F"/>
                <w:sz w:val="20"/>
                <w:szCs w:val="20"/>
              </w:rPr>
              <w:t>Identity and access via Entra ID (Azure AD)</w:t>
            </w:r>
          </w:p>
        </w:tc>
      </w:tr>
      <w:tr w:rsidR="00566D55" w14:paraId="50EAEEF5" w14:textId="77777777">
        <w:tc>
          <w:tcPr>
            <w:tcW w:w="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C338A3F" w14:textId="24E88DD0" w:rsidR="00566D55" w:rsidRDefault="001F5DDD">
            <w:pPr>
              <w:spacing w:line="260" w:lineRule="auto"/>
              <w:rPr>
                <w:color w:val="1F1F1F"/>
                <w:sz w:val="20"/>
                <w:szCs w:val="20"/>
              </w:rPr>
            </w:pPr>
            <w:r>
              <w:rPr>
                <w:color w:val="1F1F1F"/>
                <w:sz w:val="20"/>
                <w:szCs w:val="20"/>
              </w:rPr>
              <w:t>10</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04B69F4" w14:textId="50CD17B5" w:rsidR="00566D55" w:rsidRDefault="00566D55">
            <w:pPr>
              <w:spacing w:line="260" w:lineRule="auto"/>
              <w:rPr>
                <w:color w:val="1F1F1F"/>
                <w:sz w:val="20"/>
                <w:szCs w:val="20"/>
              </w:rPr>
            </w:pPr>
            <w:r>
              <w:rPr>
                <w:color w:val="1F1F1F"/>
                <w:sz w:val="20"/>
                <w:szCs w:val="20"/>
              </w:rPr>
              <w:t>Security Scanning</w:t>
            </w:r>
          </w:p>
        </w:tc>
        <w:tc>
          <w:tcPr>
            <w:tcW w:w="6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82C9207" w14:textId="19753130" w:rsidR="00566D55" w:rsidRDefault="00027B45">
            <w:pPr>
              <w:spacing w:line="260" w:lineRule="auto"/>
              <w:rPr>
                <w:color w:val="1F1F1F"/>
                <w:sz w:val="20"/>
                <w:szCs w:val="20"/>
              </w:rPr>
            </w:pPr>
            <w:r>
              <w:rPr>
                <w:color w:val="1F1F1F"/>
                <w:sz w:val="20"/>
                <w:szCs w:val="20"/>
              </w:rPr>
              <w:t>Sonar,</w:t>
            </w:r>
            <w:r w:rsidR="00566D55">
              <w:rPr>
                <w:color w:val="1F1F1F"/>
                <w:sz w:val="20"/>
                <w:szCs w:val="20"/>
              </w:rPr>
              <w:t>JFrog</w:t>
            </w:r>
          </w:p>
        </w:tc>
      </w:tr>
    </w:tbl>
    <w:p w14:paraId="2A225A22" w14:textId="6FE4DBC5" w:rsidR="007A1AE5" w:rsidRDefault="00D33E02" w:rsidP="007A1AE5">
      <w:pPr>
        <w:pStyle w:val="Heading1"/>
      </w:pPr>
      <w:bookmarkStart w:id="832" w:name="_Toc229058727"/>
      <w:bookmarkStart w:id="833" w:name="_Toc229378491"/>
      <w:bookmarkStart w:id="834" w:name="_Toc229463389"/>
      <w:r>
        <w:lastRenderedPageBreak/>
        <w:t>2</w:t>
      </w:r>
      <w:r w:rsidR="00FF3C2D">
        <w:t>0</w:t>
      </w:r>
      <w:r>
        <w:t xml:space="preserve">. </w:t>
      </w:r>
      <w:r w:rsidR="00F807D3">
        <w:t>Risks</w:t>
      </w:r>
      <w:bookmarkEnd w:id="832"/>
      <w:bookmarkEnd w:id="833"/>
      <w:bookmarkEnd w:id="834"/>
    </w:p>
    <w:p w14:paraId="0AEB2F99" w14:textId="77777777" w:rsidR="00E91088" w:rsidRDefault="00E91088">
      <w:pPr>
        <w:spacing w:before="60" w:after="60" w:line="300" w:lineRule="auto"/>
        <w:rPr>
          <w:kern w:val="2"/>
          <w14:ligatures w14:val="standardContextual"/>
        </w:rPr>
      </w:pPr>
      <w:r>
        <w:rPr>
          <w:color w:val="1F1F1F"/>
        </w:rPr>
        <w:t>The following risks have been identified for the UAP platform.</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5"/>
        <w:gridCol w:w="2555"/>
        <w:gridCol w:w="6050"/>
      </w:tblGrid>
      <w:tr w:rsidR="007A1AE5" w14:paraId="2B86D902" w14:textId="77777777" w:rsidTr="001F14F7">
        <w:trPr>
          <w:tblHeader/>
        </w:trPr>
        <w:tc>
          <w:tcPr>
            <w:tcW w:w="518"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2EF32B60" w14:textId="77777777" w:rsidR="007A1AE5" w:rsidRDefault="007A1AE5">
            <w:r>
              <w:rPr>
                <w:rFonts w:ascii="Segoe UI Semibold" w:eastAsia="Segoe UI Semibold" w:hAnsi="Segoe UI Semibold" w:cs="Segoe UI Semibold"/>
                <w:b/>
                <w:bCs/>
                <w:color w:val="FFFFFF"/>
                <w:sz w:val="20"/>
                <w:szCs w:val="20"/>
              </w:rPr>
              <w:t>#</w:t>
            </w:r>
          </w:p>
        </w:tc>
        <w:tc>
          <w:tcPr>
            <w:tcW w:w="2597"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41D3D995" w14:textId="6293BE23" w:rsidR="007A1AE5" w:rsidRDefault="00FC7887">
            <w:r>
              <w:rPr>
                <w:rFonts w:ascii="Segoe UI Semibold" w:eastAsia="Segoe UI Semibold" w:hAnsi="Segoe UI Semibold" w:cs="Segoe UI Semibold"/>
                <w:b/>
                <w:bCs/>
                <w:color w:val="FFFFFF"/>
                <w:sz w:val="20"/>
                <w:szCs w:val="20"/>
              </w:rPr>
              <w:t>Risk</w:t>
            </w:r>
          </w:p>
        </w:tc>
        <w:tc>
          <w:tcPr>
            <w:tcW w:w="6245"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74EF7D7" w14:textId="77777777" w:rsidR="007A1AE5" w:rsidRDefault="007A1AE5">
            <w:r>
              <w:rPr>
                <w:rFonts w:ascii="Segoe UI Semibold" w:eastAsia="Segoe UI Semibold" w:hAnsi="Segoe UI Semibold" w:cs="Segoe UI Semibold"/>
                <w:b/>
                <w:bCs/>
                <w:color w:val="FFFFFF"/>
                <w:sz w:val="20"/>
                <w:szCs w:val="20"/>
              </w:rPr>
              <w:t>Rationale</w:t>
            </w:r>
          </w:p>
        </w:tc>
      </w:tr>
      <w:tr w:rsidR="007A1AE5" w14:paraId="5844306B"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F3FFCC3" w14:textId="77777777" w:rsidR="007A1AE5" w:rsidRDefault="007A1AE5">
            <w:pPr>
              <w:spacing w:line="260" w:lineRule="auto"/>
            </w:pPr>
            <w:r>
              <w:rPr>
                <w:color w:val="1F1F1F"/>
                <w:sz w:val="20"/>
                <w:szCs w:val="20"/>
              </w:rPr>
              <w:t>01</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4D0B948" w14:textId="2DDDA54F" w:rsidR="007A1AE5" w:rsidRDefault="00FB159E">
            <w:pPr>
              <w:spacing w:line="260" w:lineRule="auto"/>
            </w:pPr>
            <w:r w:rsidRPr="00FB159E">
              <w:rPr>
                <w:color w:val="1F1F1F"/>
                <w:sz w:val="20"/>
                <w:szCs w:val="20"/>
              </w:rPr>
              <w:t>Feature Maturity Risk</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660BD1F" w14:textId="79546D09" w:rsidR="007A1AE5" w:rsidRDefault="00600869">
            <w:pPr>
              <w:spacing w:line="260" w:lineRule="auto"/>
            </w:pPr>
            <w:r>
              <w:rPr>
                <w:color w:val="1F1F1F"/>
                <w:sz w:val="20"/>
                <w:szCs w:val="20"/>
              </w:rPr>
              <w:t xml:space="preserve">Some of the </w:t>
            </w:r>
            <w:r w:rsidR="00FB159E">
              <w:rPr>
                <w:color w:val="1F1F1F"/>
                <w:sz w:val="20"/>
                <w:szCs w:val="20"/>
              </w:rPr>
              <w:t xml:space="preserve">AI Foundry </w:t>
            </w:r>
            <w:r>
              <w:rPr>
                <w:color w:val="1F1F1F"/>
                <w:sz w:val="20"/>
                <w:szCs w:val="20"/>
              </w:rPr>
              <w:t xml:space="preserve">features may be in private preview </w:t>
            </w:r>
            <w:r w:rsidR="00F90AC8">
              <w:rPr>
                <w:color w:val="1F1F1F"/>
                <w:sz w:val="20"/>
                <w:szCs w:val="20"/>
              </w:rPr>
              <w:t>that can prevent Optum from leveraging  those features</w:t>
            </w:r>
          </w:p>
        </w:tc>
      </w:tr>
      <w:tr w:rsidR="007A1AE5" w14:paraId="7C18E3E1"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4B0250C3" w14:textId="77777777" w:rsidR="007A1AE5" w:rsidRDefault="007A1AE5">
            <w:pPr>
              <w:spacing w:line="260" w:lineRule="auto"/>
            </w:pPr>
            <w:r>
              <w:rPr>
                <w:color w:val="1F1F1F"/>
                <w:sz w:val="20"/>
                <w:szCs w:val="20"/>
              </w:rPr>
              <w:t>02</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32E12527" w14:textId="22847AF0" w:rsidR="007A1AE5" w:rsidRDefault="00FB159E">
            <w:pPr>
              <w:spacing w:line="260" w:lineRule="auto"/>
            </w:pPr>
            <w:r w:rsidRPr="00FB159E">
              <w:rPr>
                <w:color w:val="1F1F1F"/>
                <w:sz w:val="20"/>
                <w:szCs w:val="20"/>
              </w:rPr>
              <w:t>Dependency on UAIS / Middleware</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025B1A9E" w14:textId="30D8829C" w:rsidR="007A1AE5" w:rsidRDefault="00FB159E">
            <w:pPr>
              <w:spacing w:line="260" w:lineRule="auto"/>
            </w:pPr>
            <w:r w:rsidRPr="00FB159E">
              <w:rPr>
                <w:color w:val="1F1F1F"/>
                <w:sz w:val="20"/>
                <w:szCs w:val="20"/>
              </w:rPr>
              <w:t>UAIS APIs may not expose all required functionality</w:t>
            </w:r>
          </w:p>
        </w:tc>
      </w:tr>
      <w:tr w:rsidR="001E63CD" w14:paraId="59ECB8CC"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D551ECE" w14:textId="562F4A8C" w:rsidR="001E63CD" w:rsidRDefault="001E63CD">
            <w:pPr>
              <w:spacing w:line="260" w:lineRule="auto"/>
              <w:rPr>
                <w:color w:val="1F1F1F"/>
                <w:sz w:val="20"/>
                <w:szCs w:val="20"/>
              </w:rPr>
            </w:pPr>
            <w:r>
              <w:rPr>
                <w:color w:val="1F1F1F"/>
                <w:sz w:val="20"/>
                <w:szCs w:val="20"/>
              </w:rPr>
              <w:t>03</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58B9DED" w14:textId="26C72577" w:rsidR="001E63CD" w:rsidRDefault="007167D2">
            <w:pPr>
              <w:spacing w:line="260" w:lineRule="auto"/>
              <w:rPr>
                <w:color w:val="1F1F1F"/>
                <w:sz w:val="20"/>
                <w:szCs w:val="20"/>
              </w:rPr>
            </w:pPr>
            <w:r w:rsidRPr="007167D2">
              <w:rPr>
                <w:color w:val="1F1F1F"/>
                <w:sz w:val="20"/>
                <w:szCs w:val="20"/>
              </w:rPr>
              <w:t>Platform Capability Gaps</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3665CF" w14:textId="45E9824C" w:rsidR="001E63CD" w:rsidRPr="6CDBB948" w:rsidRDefault="007167D2">
            <w:pPr>
              <w:spacing w:line="260" w:lineRule="auto"/>
              <w:rPr>
                <w:color w:val="1F1F1F"/>
                <w:sz w:val="20"/>
                <w:szCs w:val="20"/>
              </w:rPr>
            </w:pPr>
            <w:r w:rsidRPr="007167D2">
              <w:rPr>
                <w:color w:val="1F1F1F"/>
                <w:sz w:val="20"/>
                <w:szCs w:val="20"/>
              </w:rPr>
              <w:t>Foundry</w:t>
            </w:r>
            <w:r>
              <w:rPr>
                <w:color w:val="1F1F1F"/>
                <w:sz w:val="20"/>
                <w:szCs w:val="20"/>
              </w:rPr>
              <w:t xml:space="preserve"> and UAIS</w:t>
            </w:r>
            <w:r w:rsidRPr="007167D2">
              <w:rPr>
                <w:color w:val="1F1F1F"/>
                <w:sz w:val="20"/>
                <w:szCs w:val="20"/>
              </w:rPr>
              <w:t xml:space="preserve"> does not natively provide some workflow features (e.g., orchestration UX, approval pipelines</w:t>
            </w:r>
            <w:r>
              <w:rPr>
                <w:color w:val="1F1F1F"/>
                <w:sz w:val="20"/>
                <w:szCs w:val="20"/>
              </w:rPr>
              <w:t>).</w:t>
            </w:r>
            <w:r>
              <w:t xml:space="preserve"> </w:t>
            </w:r>
            <w:r w:rsidRPr="007167D2">
              <w:rPr>
                <w:color w:val="1F1F1F"/>
                <w:sz w:val="20"/>
                <w:szCs w:val="20"/>
              </w:rPr>
              <w:t>Need for custom engineering</w:t>
            </w:r>
          </w:p>
        </w:tc>
      </w:tr>
      <w:tr w:rsidR="007A1AE5" w14:paraId="58808CC4"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1EB2FB1" w14:textId="2741161A" w:rsidR="007A1AE5" w:rsidRDefault="007A1AE5">
            <w:pPr>
              <w:spacing w:line="260" w:lineRule="auto"/>
            </w:pPr>
            <w:r>
              <w:rPr>
                <w:color w:val="1F1F1F"/>
                <w:sz w:val="20"/>
                <w:szCs w:val="20"/>
              </w:rPr>
              <w:t>0</w:t>
            </w:r>
            <w:r w:rsidR="008E35D8">
              <w:rPr>
                <w:color w:val="1F1F1F"/>
                <w:sz w:val="20"/>
                <w:szCs w:val="20"/>
              </w:rPr>
              <w:t>4</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6917AEF" w14:textId="7009F8A2" w:rsidR="007A1AE5" w:rsidRDefault="001D7D2D">
            <w:pPr>
              <w:spacing w:line="260" w:lineRule="auto"/>
            </w:pPr>
            <w:r w:rsidRPr="001D7D2D">
              <w:rPr>
                <w:color w:val="1F1F1F"/>
                <w:sz w:val="20"/>
                <w:szCs w:val="20"/>
              </w:rPr>
              <w:t>Fragmentation &amp; Integration Risk</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625F04C" w14:textId="1C9EB171" w:rsidR="007A1AE5" w:rsidRDefault="008E35D8">
            <w:pPr>
              <w:spacing w:line="260" w:lineRule="auto"/>
            </w:pPr>
            <w:r w:rsidRPr="008E35D8">
              <w:rPr>
                <w:color w:val="1F1F1F"/>
                <w:sz w:val="20"/>
                <w:szCs w:val="20"/>
              </w:rPr>
              <w:t>Agents are not fully integrated into shared context</w:t>
            </w:r>
            <w:r w:rsidR="00EE2721">
              <w:rPr>
                <w:color w:val="1F1F1F"/>
                <w:sz w:val="20"/>
                <w:szCs w:val="20"/>
              </w:rPr>
              <w:t xml:space="preserve"> will</w:t>
            </w:r>
            <w:r w:rsidRPr="008E35D8">
              <w:rPr>
                <w:color w:val="1F1F1F"/>
                <w:sz w:val="20"/>
                <w:szCs w:val="20"/>
              </w:rPr>
              <w:t xml:space="preserve"> result</w:t>
            </w:r>
            <w:r w:rsidR="00EE2721">
              <w:rPr>
                <w:color w:val="1F1F1F"/>
                <w:sz w:val="20"/>
                <w:szCs w:val="20"/>
              </w:rPr>
              <w:t xml:space="preserve"> in</w:t>
            </w:r>
            <w:r w:rsidRPr="008E35D8">
              <w:rPr>
                <w:color w:val="1F1F1F"/>
                <w:sz w:val="20"/>
                <w:szCs w:val="20"/>
              </w:rPr>
              <w:t xml:space="preserve"> inconsistent decisions across claims lifecycle</w:t>
            </w:r>
          </w:p>
        </w:tc>
      </w:tr>
      <w:tr w:rsidR="007A1AE5" w14:paraId="0FB696D4"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56A53064" w14:textId="2A797F75" w:rsidR="007A1AE5" w:rsidRDefault="007A1AE5">
            <w:pPr>
              <w:spacing w:line="260" w:lineRule="auto"/>
            </w:pPr>
            <w:r>
              <w:rPr>
                <w:color w:val="1F1F1F"/>
                <w:sz w:val="20"/>
                <w:szCs w:val="20"/>
              </w:rPr>
              <w:t>0</w:t>
            </w:r>
            <w:r w:rsidR="002A00F1">
              <w:rPr>
                <w:color w:val="1F1F1F"/>
                <w:sz w:val="20"/>
                <w:szCs w:val="20"/>
              </w:rPr>
              <w:t>5</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1A3E4977" w14:textId="425375D1" w:rsidR="007A1AE5" w:rsidRDefault="00EE2721">
            <w:pPr>
              <w:spacing w:line="260" w:lineRule="auto"/>
            </w:pPr>
            <w:r w:rsidRPr="00EE2721">
              <w:rPr>
                <w:color w:val="1F1F1F"/>
                <w:sz w:val="20"/>
                <w:szCs w:val="20"/>
              </w:rPr>
              <w:t>Adoption Risk</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62952B9A" w14:textId="0EC7E150" w:rsidR="007A1AE5" w:rsidRDefault="00E22B52">
            <w:pPr>
              <w:spacing w:line="260" w:lineRule="auto"/>
            </w:pPr>
            <w:r w:rsidRPr="00E22B52">
              <w:rPr>
                <w:color w:val="1F1F1F"/>
                <w:sz w:val="20"/>
                <w:szCs w:val="20"/>
              </w:rPr>
              <w:t>Governance circumvention</w:t>
            </w:r>
            <w:r>
              <w:rPr>
                <w:color w:val="1F1F1F"/>
                <w:sz w:val="20"/>
                <w:szCs w:val="20"/>
              </w:rPr>
              <w:t xml:space="preserve"> by Domain and applicatin teams will result in </w:t>
            </w:r>
            <w:r w:rsidR="002A00F1">
              <w:rPr>
                <w:color w:val="1F1F1F"/>
                <w:sz w:val="20"/>
                <w:szCs w:val="20"/>
              </w:rPr>
              <w:t>i</w:t>
            </w:r>
            <w:r w:rsidR="002A00F1" w:rsidRPr="002A00F1">
              <w:rPr>
                <w:color w:val="1F1F1F"/>
                <w:sz w:val="20"/>
                <w:szCs w:val="20"/>
              </w:rPr>
              <w:t>nefficient workflows</w:t>
            </w:r>
            <w:r w:rsidR="002A00F1">
              <w:rPr>
                <w:color w:val="1F1F1F"/>
                <w:sz w:val="20"/>
                <w:szCs w:val="20"/>
              </w:rPr>
              <w:t xml:space="preserve"> and AI assets sprawl</w:t>
            </w:r>
          </w:p>
        </w:tc>
      </w:tr>
      <w:tr w:rsidR="009422FA" w14:paraId="37C168F1"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951387B" w14:textId="0BD79C5B" w:rsidR="009422FA" w:rsidRDefault="001F14F7">
            <w:pPr>
              <w:spacing w:line="260" w:lineRule="auto"/>
              <w:rPr>
                <w:color w:val="1F1F1F"/>
                <w:sz w:val="20"/>
                <w:szCs w:val="20"/>
              </w:rPr>
            </w:pPr>
            <w:r>
              <w:rPr>
                <w:color w:val="1F1F1F"/>
                <w:sz w:val="20"/>
                <w:szCs w:val="20"/>
              </w:rPr>
              <w:t>06</w:t>
            </w:r>
          </w:p>
        </w:tc>
        <w:tc>
          <w:tcPr>
            <w:tcW w:w="259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F0C251" w14:textId="407090A5" w:rsidR="009422FA" w:rsidRPr="008B71C2" w:rsidRDefault="009422FA">
            <w:pPr>
              <w:spacing w:line="260" w:lineRule="auto"/>
              <w:rPr>
                <w:color w:val="1F1F1F"/>
                <w:sz w:val="20"/>
                <w:szCs w:val="20"/>
              </w:rPr>
            </w:pPr>
            <w:r w:rsidRPr="009422FA">
              <w:rPr>
                <w:color w:val="1F1F1F"/>
                <w:sz w:val="20"/>
                <w:szCs w:val="20"/>
              </w:rPr>
              <w:t>Multi-Agent Coordination Complexity</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E5B831B" w14:textId="134F27F9" w:rsidR="009422FA" w:rsidRPr="00C15AC9" w:rsidRDefault="009422FA" w:rsidP="009422FA">
            <w:pPr>
              <w:spacing w:line="260" w:lineRule="auto"/>
              <w:rPr>
                <w:color w:val="1F1F1F"/>
                <w:sz w:val="20"/>
                <w:szCs w:val="20"/>
              </w:rPr>
            </w:pPr>
            <w:r w:rsidRPr="009422FA">
              <w:rPr>
                <w:color w:val="1F1F1F"/>
                <w:sz w:val="20"/>
                <w:szCs w:val="20"/>
              </w:rPr>
              <w:t>UAP orchestrates multiple agents + humans in workflows</w:t>
            </w:r>
            <w:r>
              <w:rPr>
                <w:color w:val="1F1F1F"/>
                <w:sz w:val="20"/>
                <w:szCs w:val="20"/>
              </w:rPr>
              <w:t>.</w:t>
            </w:r>
            <w:r>
              <w:t xml:space="preserve"> </w:t>
            </w:r>
            <w:r>
              <w:rPr>
                <w:color w:val="1F1F1F"/>
                <w:sz w:val="20"/>
                <w:szCs w:val="20"/>
              </w:rPr>
              <w:t xml:space="preserve">Possible failures include </w:t>
            </w:r>
            <w:r w:rsidRPr="009422FA">
              <w:rPr>
                <w:color w:val="1F1F1F"/>
                <w:sz w:val="20"/>
                <w:szCs w:val="20"/>
              </w:rPr>
              <w:t>Partial execution failures</w:t>
            </w:r>
            <w:r>
              <w:rPr>
                <w:color w:val="1F1F1F"/>
                <w:sz w:val="20"/>
                <w:szCs w:val="20"/>
              </w:rPr>
              <w:t xml:space="preserve"> and </w:t>
            </w:r>
            <w:r w:rsidRPr="009422FA">
              <w:rPr>
                <w:color w:val="1F1F1F"/>
                <w:sz w:val="20"/>
                <w:szCs w:val="20"/>
              </w:rPr>
              <w:t>Inconsistent decision outcomes</w:t>
            </w:r>
          </w:p>
        </w:tc>
      </w:tr>
      <w:tr w:rsidR="00477549" w14:paraId="3C4C3C6B" w14:textId="77777777" w:rsidTr="001F14F7">
        <w:trPr>
          <w:del w:id="835" w:author="Antony Stephen" w:date="2026-05-11T16:55:00Z" w16du:dateUtc="2026-05-11T21:55:00Z"/>
        </w:trPr>
        <w:tc>
          <w:tcPr>
            <w:tcW w:w="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EBCBF4A" w14:textId="53EB413C" w:rsidR="00477549" w:rsidRDefault="001F14F7">
            <w:pPr>
              <w:spacing w:line="260" w:lineRule="auto"/>
              <w:rPr>
                <w:del w:id="836" w:author="Antony Stephen" w:date="2026-05-11T16:55:00Z" w16du:dateUtc="2026-05-11T21:55:00Z"/>
                <w:color w:val="1F1F1F"/>
                <w:sz w:val="20"/>
                <w:szCs w:val="20"/>
              </w:rPr>
            </w:pPr>
            <w:del w:id="837" w:author="Antony Stephen" w:date="2026-05-11T16:55:00Z" w16du:dateUtc="2026-05-11T21:55:00Z">
              <w:r>
                <w:rPr>
                  <w:color w:val="1F1F1F"/>
                  <w:sz w:val="20"/>
                  <w:szCs w:val="20"/>
                </w:rPr>
                <w:delText>07</w:delText>
              </w:r>
            </w:del>
          </w:p>
        </w:tc>
        <w:tc>
          <w:tcPr>
            <w:tcW w:w="259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A03488F" w14:textId="446623B8" w:rsidR="00477549" w:rsidRPr="008B71C2" w:rsidRDefault="00477549">
            <w:pPr>
              <w:spacing w:line="260" w:lineRule="auto"/>
              <w:rPr>
                <w:del w:id="838" w:author="Antony Stephen" w:date="2026-05-11T16:55:00Z" w16du:dateUtc="2026-05-11T21:55:00Z"/>
                <w:color w:val="1F1F1F"/>
                <w:sz w:val="20"/>
                <w:szCs w:val="20"/>
              </w:rPr>
            </w:pPr>
            <w:del w:id="839" w:author="Antony Stephen" w:date="2026-05-11T16:55:00Z" w16du:dateUtc="2026-05-11T21:55:00Z">
              <w:r w:rsidRPr="00477549">
                <w:rPr>
                  <w:color w:val="1F1F1F"/>
                  <w:sz w:val="20"/>
                  <w:szCs w:val="20"/>
                </w:rPr>
                <w:delText>Context Consistency Risk</w:delText>
              </w:r>
            </w:del>
          </w:p>
        </w:tc>
        <w:tc>
          <w:tcPr>
            <w:tcW w:w="6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B036526" w14:textId="6B80EC24" w:rsidR="00477549" w:rsidRPr="00C15AC9" w:rsidRDefault="00477549">
            <w:pPr>
              <w:spacing w:line="260" w:lineRule="auto"/>
              <w:rPr>
                <w:del w:id="840" w:author="Antony Stephen" w:date="2026-05-11T16:55:00Z" w16du:dateUtc="2026-05-11T21:55:00Z"/>
                <w:color w:val="1F1F1F"/>
                <w:sz w:val="20"/>
                <w:szCs w:val="20"/>
              </w:rPr>
            </w:pPr>
            <w:del w:id="841" w:author="Antony Stephen" w:date="2026-05-11T16:55:00Z" w16du:dateUtc="2026-05-11T21:55:00Z">
              <w:r w:rsidRPr="00477549">
                <w:rPr>
                  <w:color w:val="1F1F1F"/>
                  <w:sz w:val="20"/>
                  <w:szCs w:val="20"/>
                </w:rPr>
                <w:delText>UAP relies on shared, evolving context across agent</w:delText>
              </w:r>
              <w:r>
                <w:rPr>
                  <w:color w:val="1F1F1F"/>
                  <w:sz w:val="20"/>
                  <w:szCs w:val="20"/>
                </w:rPr>
                <w:delText>.</w:delText>
              </w:r>
              <w:r>
                <w:delText xml:space="preserve"> </w:delText>
              </w:r>
              <w:r w:rsidRPr="00477549">
                <w:rPr>
                  <w:color w:val="1F1F1F"/>
                  <w:sz w:val="20"/>
                  <w:szCs w:val="20"/>
                </w:rPr>
                <w:delText>Context corruption / stale data</w:delText>
              </w:r>
              <w:r>
                <w:rPr>
                  <w:color w:val="1F1F1F"/>
                  <w:sz w:val="20"/>
                  <w:szCs w:val="20"/>
                </w:rPr>
                <w:delText xml:space="preserve"> can result in </w:delText>
              </w:r>
              <w:r w:rsidRPr="00477549">
                <w:rPr>
                  <w:color w:val="1F1F1F"/>
                  <w:sz w:val="20"/>
                  <w:szCs w:val="20"/>
                </w:rPr>
                <w:delText>Wrong claim decisions</w:delText>
              </w:r>
            </w:del>
          </w:p>
        </w:tc>
      </w:tr>
      <w:tr w:rsidR="00477549" w14:paraId="37458291"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864505B" w14:textId="26C8DD0D" w:rsidR="00477549" w:rsidRDefault="001F14F7">
            <w:pPr>
              <w:spacing w:line="260" w:lineRule="auto"/>
              <w:rPr>
                <w:color w:val="1F1F1F"/>
                <w:sz w:val="20"/>
                <w:szCs w:val="20"/>
              </w:rPr>
            </w:pPr>
            <w:r>
              <w:rPr>
                <w:color w:val="1F1F1F"/>
                <w:sz w:val="20"/>
                <w:szCs w:val="20"/>
              </w:rPr>
              <w:t>0</w:t>
            </w:r>
            <w:ins w:id="842" w:author="Antony Stephen" w:date="2026-05-11T16:55:00Z" w16du:dateUtc="2026-05-11T21:55:00Z">
              <w:r w:rsidR="00FB5679">
                <w:rPr>
                  <w:color w:val="1F1F1F"/>
                  <w:sz w:val="20"/>
                  <w:szCs w:val="20"/>
                </w:rPr>
                <w:t>7</w:t>
              </w:r>
            </w:ins>
            <w:del w:id="843" w:author="Antony Stephen" w:date="2026-05-11T16:55:00Z" w16du:dateUtc="2026-05-11T21:55:00Z">
              <w:r w:rsidDel="00FB5679">
                <w:rPr>
                  <w:color w:val="1F1F1F"/>
                  <w:sz w:val="20"/>
                  <w:szCs w:val="20"/>
                </w:rPr>
                <w:delText>8</w:delText>
              </w:r>
            </w:del>
          </w:p>
        </w:tc>
        <w:tc>
          <w:tcPr>
            <w:tcW w:w="259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B6B6723" w14:textId="7580C786" w:rsidR="00477549" w:rsidRPr="008B71C2" w:rsidRDefault="00477549">
            <w:pPr>
              <w:spacing w:line="260" w:lineRule="auto"/>
              <w:rPr>
                <w:color w:val="1F1F1F"/>
                <w:sz w:val="20"/>
                <w:szCs w:val="20"/>
              </w:rPr>
            </w:pPr>
            <w:r w:rsidRPr="00477549">
              <w:rPr>
                <w:color w:val="1F1F1F"/>
                <w:sz w:val="20"/>
                <w:szCs w:val="20"/>
              </w:rPr>
              <w:t>Human-in-the-Loop Risk</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2606668" w14:textId="1B6561A1" w:rsidR="00477549" w:rsidRPr="00C15AC9" w:rsidRDefault="00286374">
            <w:pPr>
              <w:spacing w:line="260" w:lineRule="auto"/>
              <w:rPr>
                <w:color w:val="1F1F1F"/>
                <w:sz w:val="20"/>
                <w:szCs w:val="20"/>
              </w:rPr>
            </w:pPr>
            <w:r w:rsidRPr="00286374">
              <w:rPr>
                <w:color w:val="1F1F1F"/>
                <w:sz w:val="20"/>
                <w:szCs w:val="20"/>
              </w:rPr>
              <w:t>Platform includes human escalation workflows.  Bottlenecks due to manual approvals</w:t>
            </w:r>
          </w:p>
        </w:tc>
      </w:tr>
      <w:tr w:rsidR="001F14F7" w14:paraId="7748019F"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B3BB71D" w14:textId="7ECCD959" w:rsidR="001F14F7" w:rsidRDefault="001F14F7">
            <w:pPr>
              <w:spacing w:line="260" w:lineRule="auto"/>
              <w:rPr>
                <w:color w:val="1F1F1F"/>
                <w:sz w:val="20"/>
                <w:szCs w:val="20"/>
              </w:rPr>
            </w:pPr>
            <w:r>
              <w:rPr>
                <w:color w:val="1F1F1F"/>
                <w:sz w:val="20"/>
                <w:szCs w:val="20"/>
              </w:rPr>
              <w:t>0</w:t>
            </w:r>
            <w:ins w:id="844" w:author="Antony Stephen" w:date="2026-05-11T16:55:00Z" w16du:dateUtc="2026-05-11T21:55:00Z">
              <w:r w:rsidR="00FB5679">
                <w:rPr>
                  <w:color w:val="1F1F1F"/>
                  <w:sz w:val="20"/>
                  <w:szCs w:val="20"/>
                </w:rPr>
                <w:t>8</w:t>
              </w:r>
            </w:ins>
            <w:del w:id="845" w:author="Antony Stephen" w:date="2026-05-11T16:55:00Z" w16du:dateUtc="2026-05-11T21:55:00Z">
              <w:r w:rsidDel="00FB5679">
                <w:rPr>
                  <w:color w:val="1F1F1F"/>
                  <w:sz w:val="20"/>
                  <w:szCs w:val="20"/>
                </w:rPr>
                <w:delText>9</w:delText>
              </w:r>
            </w:del>
          </w:p>
        </w:tc>
        <w:tc>
          <w:tcPr>
            <w:tcW w:w="259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CECAA60" w14:textId="3EA5D359" w:rsidR="001F14F7" w:rsidRPr="008B71C2" w:rsidRDefault="001F14F7">
            <w:pPr>
              <w:spacing w:line="260" w:lineRule="auto"/>
              <w:rPr>
                <w:color w:val="1F1F1F"/>
                <w:sz w:val="20"/>
                <w:szCs w:val="20"/>
              </w:rPr>
            </w:pPr>
            <w:r w:rsidRPr="001F14F7">
              <w:rPr>
                <w:color w:val="1F1F1F"/>
                <w:sz w:val="20"/>
                <w:szCs w:val="20"/>
              </w:rPr>
              <w:t>Observability &amp; Debugging Risk</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E5112B9" w14:textId="6ED4279A" w:rsidR="001F14F7" w:rsidRPr="00C15AC9" w:rsidRDefault="001F14F7" w:rsidP="001F14F7">
            <w:pPr>
              <w:spacing w:line="260" w:lineRule="auto"/>
              <w:rPr>
                <w:color w:val="1F1F1F"/>
                <w:sz w:val="20"/>
                <w:szCs w:val="20"/>
              </w:rPr>
            </w:pPr>
            <w:r w:rsidRPr="001F14F7">
              <w:rPr>
                <w:color w:val="1F1F1F"/>
                <w:sz w:val="20"/>
                <w:szCs w:val="20"/>
              </w:rPr>
              <w:t>Platform requires end-to-end tracing and monitoring</w:t>
            </w:r>
            <w:r>
              <w:rPr>
                <w:color w:val="1F1F1F"/>
                <w:sz w:val="20"/>
                <w:szCs w:val="20"/>
              </w:rPr>
              <w:t xml:space="preserve">. Includes </w:t>
            </w:r>
            <w:r w:rsidRPr="001F14F7">
              <w:rPr>
                <w:color w:val="1F1F1F"/>
                <w:sz w:val="20"/>
                <w:szCs w:val="20"/>
              </w:rPr>
              <w:t>agents</w:t>
            </w:r>
            <w:r>
              <w:rPr>
                <w:color w:val="1F1F1F"/>
                <w:sz w:val="20"/>
                <w:szCs w:val="20"/>
              </w:rPr>
              <w:t>,</w:t>
            </w:r>
            <w:r w:rsidRPr="001F14F7">
              <w:rPr>
                <w:color w:val="1F1F1F"/>
                <w:sz w:val="20"/>
                <w:szCs w:val="20"/>
              </w:rPr>
              <w:t>tools</w:t>
            </w:r>
            <w:r>
              <w:rPr>
                <w:color w:val="1F1F1F"/>
                <w:sz w:val="20"/>
                <w:szCs w:val="20"/>
              </w:rPr>
              <w:t xml:space="preserve"> and </w:t>
            </w:r>
            <w:r w:rsidRPr="001F14F7">
              <w:rPr>
                <w:color w:val="1F1F1F"/>
                <w:sz w:val="20"/>
                <w:szCs w:val="20"/>
              </w:rPr>
              <w:t>external systems</w:t>
            </w:r>
          </w:p>
        </w:tc>
      </w:tr>
      <w:tr w:rsidR="007A1AE5" w14:paraId="34D5B91D"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AC4FB5C" w14:textId="7C9C4DBF" w:rsidR="007A1AE5" w:rsidRDefault="00FB5679">
            <w:pPr>
              <w:spacing w:line="260" w:lineRule="auto"/>
            </w:pPr>
            <w:ins w:id="846" w:author="Antony Stephen" w:date="2026-05-11T16:55:00Z" w16du:dateUtc="2026-05-11T21:55:00Z">
              <w:r>
                <w:t>09</w:t>
              </w:r>
            </w:ins>
            <w:del w:id="847" w:author="Antony Stephen" w:date="2026-05-11T16:55:00Z" w16du:dateUtc="2026-05-11T21:55:00Z">
              <w:r w:rsidR="001F14F7">
                <w:delText>10</w:delText>
              </w:r>
            </w:del>
          </w:p>
        </w:tc>
        <w:tc>
          <w:tcPr>
            <w:tcW w:w="2597"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1EBE90B" w14:textId="417876EC" w:rsidR="007A1AE5" w:rsidRDefault="008B71C2">
            <w:pPr>
              <w:spacing w:line="260" w:lineRule="auto"/>
            </w:pPr>
            <w:r w:rsidRPr="008B71C2">
              <w:rPr>
                <w:color w:val="1F1F1F"/>
                <w:sz w:val="20"/>
                <w:szCs w:val="20"/>
              </w:rPr>
              <w:t>Throughput / Latency Risk</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57FEC5" w14:textId="4B9300C2" w:rsidR="007A1AE5" w:rsidRDefault="00C15AC9">
            <w:pPr>
              <w:spacing w:line="260" w:lineRule="auto"/>
            </w:pPr>
            <w:r w:rsidRPr="00C15AC9">
              <w:rPr>
                <w:color w:val="1F1F1F"/>
                <w:sz w:val="20"/>
                <w:szCs w:val="20"/>
              </w:rPr>
              <w:t xml:space="preserve">Orchestrator </w:t>
            </w:r>
            <w:r>
              <w:rPr>
                <w:color w:val="1F1F1F"/>
                <w:sz w:val="20"/>
                <w:szCs w:val="20"/>
              </w:rPr>
              <w:t xml:space="preserve">can </w:t>
            </w:r>
            <w:r w:rsidRPr="00C15AC9">
              <w:rPr>
                <w:color w:val="1F1F1F"/>
                <w:sz w:val="20"/>
                <w:szCs w:val="20"/>
              </w:rPr>
              <w:t>become</w:t>
            </w:r>
            <w:r>
              <w:rPr>
                <w:color w:val="1F1F1F"/>
                <w:sz w:val="20"/>
                <w:szCs w:val="20"/>
              </w:rPr>
              <w:t xml:space="preserve"> a</w:t>
            </w:r>
            <w:r w:rsidRPr="00C15AC9">
              <w:rPr>
                <w:color w:val="1F1F1F"/>
                <w:sz w:val="20"/>
                <w:szCs w:val="20"/>
              </w:rPr>
              <w:t xml:space="preserve"> bottleneck</w:t>
            </w:r>
          </w:p>
        </w:tc>
      </w:tr>
      <w:tr w:rsidR="007A1AE5" w14:paraId="2F23130F" w14:textId="77777777" w:rsidTr="001F14F7">
        <w:tc>
          <w:tcPr>
            <w:tcW w:w="518"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062B5698" w14:textId="6F73C4D2" w:rsidR="007A1AE5" w:rsidRDefault="001F14F7">
            <w:pPr>
              <w:spacing w:line="260" w:lineRule="auto"/>
            </w:pPr>
            <w:r>
              <w:rPr>
                <w:color w:val="1F1F1F"/>
                <w:sz w:val="20"/>
                <w:szCs w:val="20"/>
              </w:rPr>
              <w:t>1</w:t>
            </w:r>
            <w:ins w:id="848" w:author="Antony Stephen" w:date="2026-05-11T16:55:00Z" w16du:dateUtc="2026-05-11T21:55:00Z">
              <w:r w:rsidR="00FB5679">
                <w:rPr>
                  <w:color w:val="1F1F1F"/>
                  <w:sz w:val="20"/>
                  <w:szCs w:val="20"/>
                </w:rPr>
                <w:t>0</w:t>
              </w:r>
            </w:ins>
            <w:del w:id="849" w:author="Antony Stephen" w:date="2026-05-11T16:55:00Z" w16du:dateUtc="2026-05-11T21:55:00Z">
              <w:r w:rsidDel="00FB5679">
                <w:rPr>
                  <w:color w:val="1F1F1F"/>
                  <w:sz w:val="20"/>
                  <w:szCs w:val="20"/>
                </w:rPr>
                <w:delText>1</w:delText>
              </w:r>
            </w:del>
          </w:p>
        </w:tc>
        <w:tc>
          <w:tcPr>
            <w:tcW w:w="2597"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47A5BC84" w14:textId="43235803" w:rsidR="007A1AE5" w:rsidRDefault="00C15AC9">
            <w:pPr>
              <w:spacing w:line="260" w:lineRule="auto"/>
            </w:pPr>
            <w:r w:rsidRPr="00C15AC9">
              <w:rPr>
                <w:color w:val="1F1F1F"/>
                <w:sz w:val="20"/>
                <w:szCs w:val="20"/>
              </w:rPr>
              <w:t>Resiliency Risk</w:t>
            </w:r>
          </w:p>
        </w:tc>
        <w:tc>
          <w:tcPr>
            <w:tcW w:w="6245"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80" w:type="dxa"/>
              <w:left w:w="140" w:type="dxa"/>
              <w:bottom w:w="80" w:type="dxa"/>
              <w:right w:w="140" w:type="dxa"/>
            </w:tcMar>
          </w:tcPr>
          <w:p w14:paraId="3C3DEFBE" w14:textId="2C5C3734" w:rsidR="007A1AE5" w:rsidRDefault="007225BC">
            <w:pPr>
              <w:spacing w:line="260" w:lineRule="auto"/>
            </w:pPr>
            <w:r w:rsidRPr="007225BC">
              <w:rPr>
                <w:color w:val="1F1F1F"/>
                <w:sz w:val="20"/>
                <w:szCs w:val="20"/>
              </w:rPr>
              <w:t>Central orchestrator or MCP gateway failure</w:t>
            </w:r>
            <w:r>
              <w:rPr>
                <w:color w:val="1F1F1F"/>
                <w:sz w:val="20"/>
                <w:szCs w:val="20"/>
              </w:rPr>
              <w:t>. It may c</w:t>
            </w:r>
            <w:r w:rsidRPr="007225BC">
              <w:rPr>
                <w:color w:val="1F1F1F"/>
                <w:sz w:val="20"/>
                <w:szCs w:val="20"/>
              </w:rPr>
              <w:t>ascade failures across workflows</w:t>
            </w:r>
          </w:p>
        </w:tc>
      </w:tr>
    </w:tbl>
    <w:p w14:paraId="6102F168" w14:textId="7C5556EE" w:rsidR="007A1AE5" w:rsidRDefault="007A1AE5" w:rsidP="007A1AE5">
      <w:pPr>
        <w:pStyle w:val="Heading1"/>
      </w:pPr>
      <w:bookmarkStart w:id="850" w:name="_Toc229058728"/>
      <w:bookmarkStart w:id="851" w:name="_Toc229378492"/>
      <w:bookmarkStart w:id="852" w:name="_Toc229463390"/>
      <w:r>
        <w:lastRenderedPageBreak/>
        <w:t>2</w:t>
      </w:r>
      <w:r w:rsidR="00FF3C2D">
        <w:t>1</w:t>
      </w:r>
      <w:r>
        <w:t xml:space="preserve">. </w:t>
      </w:r>
      <w:r w:rsidR="00F807D3">
        <w:t>Technical Questions</w:t>
      </w:r>
      <w:bookmarkEnd w:id="850"/>
      <w:bookmarkEnd w:id="851"/>
      <w:bookmarkEnd w:id="852"/>
    </w:p>
    <w:p w14:paraId="48F40490" w14:textId="17B70F6A" w:rsidR="007A1AE5" w:rsidRDefault="00E83162" w:rsidP="007A1AE5">
      <w:pPr>
        <w:spacing w:before="60" w:after="60" w:line="300" w:lineRule="auto"/>
        <w:rPr>
          <w:color w:val="1F1F1F"/>
        </w:rPr>
      </w:pPr>
      <w:r>
        <w:rPr>
          <w:color w:val="1F1F1F"/>
        </w:rPr>
        <w:t xml:space="preserve">Open </w:t>
      </w:r>
      <w:del w:id="853" w:author="Antony Stephen" w:date="2026-05-12T07:31:00Z" w16du:dateUtc="2026-05-12T12:31:00Z">
        <w:r>
          <w:rPr>
            <w:color w:val="1F1F1F"/>
          </w:rPr>
          <w:delText>Questions  for</w:delText>
        </w:r>
      </w:del>
      <w:ins w:id="854" w:author="Antony Stephen" w:date="2026-05-12T07:31:00Z" w16du:dateUtc="2026-05-12T12:31:00Z">
        <w:r w:rsidR="00780732">
          <w:rPr>
            <w:color w:val="1F1F1F"/>
          </w:rPr>
          <w:t>Questions for</w:t>
        </w:r>
      </w:ins>
      <w:r>
        <w:rPr>
          <w:color w:val="1F1F1F"/>
        </w:rPr>
        <w:t xml:space="preserve"> UAIS platform</w:t>
      </w:r>
    </w:p>
    <w:p w14:paraId="569E1B15" w14:textId="37943018" w:rsidR="00E83162" w:rsidRDefault="00D219F4" w:rsidP="007A1AE5">
      <w:pPr>
        <w:spacing w:before="60" w:after="60" w:line="300" w:lineRule="auto"/>
        <w:rPr>
          <w:color w:val="1F1F1F"/>
        </w:rPr>
      </w:pPr>
      <w:r>
        <w:rPr>
          <w:color w:val="1F1F1F"/>
        </w:rPr>
        <w:t>1.</w:t>
      </w:r>
      <w:r w:rsidRPr="00D219F4">
        <w:rPr>
          <w:color w:val="1F1F1F"/>
        </w:rPr>
        <w:t>Does UAIS natively provide model report cards with- evaluation summaries (accuracy, bias, limitations)?</w:t>
      </w:r>
    </w:p>
    <w:p w14:paraId="352C3E5E" w14:textId="44B51A44" w:rsidR="00D219F4" w:rsidRDefault="00D219F4" w:rsidP="00D219F4">
      <w:pPr>
        <w:spacing w:before="60" w:after="60" w:line="300" w:lineRule="auto"/>
        <w:rPr>
          <w:color w:val="1F1F1F"/>
        </w:rPr>
      </w:pPr>
      <w:r>
        <w:rPr>
          <w:color w:val="1F1F1F"/>
        </w:rPr>
        <w:t>2. D</w:t>
      </w:r>
      <w:r w:rsidRPr="00D219F4">
        <w:rPr>
          <w:color w:val="1F1F1F"/>
        </w:rPr>
        <w:t>oes UAIS support controlled model comparison (champion vs challenger) natively?</w:t>
      </w:r>
    </w:p>
    <w:p w14:paraId="68EA02FA" w14:textId="67FFD082" w:rsidR="00D219F4" w:rsidRDefault="00D219F4" w:rsidP="00D219F4">
      <w:pPr>
        <w:spacing w:before="60" w:after="60" w:line="300" w:lineRule="auto"/>
        <w:rPr>
          <w:color w:val="1F1F1F"/>
        </w:rPr>
      </w:pPr>
      <w:r>
        <w:rPr>
          <w:color w:val="1F1F1F"/>
        </w:rPr>
        <w:t xml:space="preserve">3. </w:t>
      </w:r>
      <w:r w:rsidRPr="00D219F4">
        <w:rPr>
          <w:color w:val="1F1F1F"/>
        </w:rPr>
        <w:t>Does UAIS provide a true “one-click deployment” experience for models</w:t>
      </w:r>
      <w:r>
        <w:rPr>
          <w:color w:val="1F1F1F"/>
        </w:rPr>
        <w:t xml:space="preserve">, </w:t>
      </w:r>
      <w:r w:rsidRPr="00D219F4">
        <w:rPr>
          <w:color w:val="1F1F1F"/>
        </w:rPr>
        <w:t>agents</w:t>
      </w:r>
      <w:r>
        <w:rPr>
          <w:color w:val="1F1F1F"/>
        </w:rPr>
        <w:t>,</w:t>
      </w:r>
      <w:r w:rsidRPr="00D219F4">
        <w:rPr>
          <w:color w:val="1F1F1F"/>
        </w:rPr>
        <w:t xml:space="preserve"> prompts</w:t>
      </w:r>
      <w:r>
        <w:rPr>
          <w:color w:val="1F1F1F"/>
        </w:rPr>
        <w:t xml:space="preserve"> and </w:t>
      </w:r>
      <w:r w:rsidRPr="00D219F4">
        <w:rPr>
          <w:color w:val="1F1F1F"/>
        </w:rPr>
        <w:t>workflows</w:t>
      </w:r>
    </w:p>
    <w:p w14:paraId="6A621CA8" w14:textId="2AD4856E" w:rsidR="0017108A" w:rsidRDefault="0017108A" w:rsidP="0017108A">
      <w:pPr>
        <w:spacing w:before="60" w:after="60" w:line="300" w:lineRule="auto"/>
        <w:rPr>
          <w:color w:val="1F1F1F"/>
        </w:rPr>
      </w:pPr>
      <w:r>
        <w:rPr>
          <w:color w:val="1F1F1F"/>
        </w:rPr>
        <w:t>4.</w:t>
      </w:r>
      <w:r w:rsidRPr="0017108A">
        <w:t xml:space="preserve"> </w:t>
      </w:r>
      <w:r w:rsidRPr="0017108A">
        <w:rPr>
          <w:color w:val="1F1F1F"/>
        </w:rPr>
        <w:t>What APIs exist in UAIS for</w:t>
      </w:r>
      <w:r>
        <w:rPr>
          <w:color w:val="1F1F1F"/>
        </w:rPr>
        <w:t xml:space="preserve"> </w:t>
      </w:r>
      <w:r w:rsidRPr="0017108A">
        <w:rPr>
          <w:color w:val="1F1F1F"/>
        </w:rPr>
        <w:t>registering assets</w:t>
      </w:r>
      <w:r>
        <w:rPr>
          <w:color w:val="1F1F1F"/>
        </w:rPr>
        <w:t>,</w:t>
      </w:r>
      <w:r w:rsidRPr="0017108A">
        <w:rPr>
          <w:color w:val="1F1F1F"/>
        </w:rPr>
        <w:t xml:space="preserve"> promoting to production</w:t>
      </w:r>
      <w:r>
        <w:rPr>
          <w:color w:val="1F1F1F"/>
        </w:rPr>
        <w:t>,</w:t>
      </w:r>
      <w:r w:rsidRPr="0017108A">
        <w:rPr>
          <w:color w:val="1F1F1F"/>
        </w:rPr>
        <w:t xml:space="preserve"> triggering</w:t>
      </w:r>
      <w:r>
        <w:rPr>
          <w:color w:val="1F1F1F"/>
        </w:rPr>
        <w:t xml:space="preserve"> d</w:t>
      </w:r>
      <w:r w:rsidRPr="0017108A">
        <w:rPr>
          <w:color w:val="1F1F1F"/>
        </w:rPr>
        <w:t>eployment?</w:t>
      </w:r>
    </w:p>
    <w:p w14:paraId="523FC82E" w14:textId="7EDD7D7C" w:rsidR="0017108A" w:rsidRPr="0017108A" w:rsidRDefault="0017108A" w:rsidP="0017108A">
      <w:pPr>
        <w:spacing w:before="60" w:after="60" w:line="300" w:lineRule="auto"/>
        <w:rPr>
          <w:color w:val="1F1F1F"/>
        </w:rPr>
      </w:pPr>
      <w:r>
        <w:rPr>
          <w:color w:val="1F1F1F"/>
        </w:rPr>
        <w:t xml:space="preserve">5. </w:t>
      </w:r>
      <w:r w:rsidRPr="0017108A">
        <w:rPr>
          <w:color w:val="1F1F1F"/>
        </w:rPr>
        <w:t>Does UAIS enforce standardized input/output schemas across: agents</w:t>
      </w:r>
      <w:r>
        <w:rPr>
          <w:color w:val="1F1F1F"/>
        </w:rPr>
        <w:t xml:space="preserve"> and</w:t>
      </w:r>
      <w:r w:rsidRPr="0017108A">
        <w:rPr>
          <w:color w:val="1F1F1F"/>
        </w:rPr>
        <w:t xml:space="preserve"> tools (MCP)</w:t>
      </w:r>
    </w:p>
    <w:p w14:paraId="7EE5FD42" w14:textId="091C5B13" w:rsidR="00E07813" w:rsidRDefault="002B2C67" w:rsidP="00E07813">
      <w:pPr>
        <w:spacing w:before="60" w:after="60" w:line="300" w:lineRule="auto"/>
        <w:rPr>
          <w:color w:val="1F1F1F"/>
        </w:rPr>
      </w:pPr>
      <w:r>
        <w:rPr>
          <w:color w:val="1F1F1F"/>
        </w:rPr>
        <w:t xml:space="preserve">6. </w:t>
      </w:r>
      <w:r w:rsidRPr="002B2C67">
        <w:rPr>
          <w:color w:val="1F1F1F"/>
        </w:rPr>
        <w:t>Does UAIS support environment isolation such as preview / staging deployments</w:t>
      </w:r>
      <w:r w:rsidR="00E07813">
        <w:rPr>
          <w:color w:val="1F1F1F"/>
        </w:rPr>
        <w:t xml:space="preserve"> </w:t>
      </w:r>
    </w:p>
    <w:p w14:paraId="26CB6818" w14:textId="76AAB832" w:rsidR="002B2C67" w:rsidRPr="0017108A" w:rsidRDefault="00E07813" w:rsidP="002B2C67">
      <w:pPr>
        <w:spacing w:before="60" w:after="60" w:line="300" w:lineRule="auto"/>
        <w:rPr>
          <w:color w:val="1F1F1F"/>
        </w:rPr>
      </w:pPr>
      <w:r>
        <w:rPr>
          <w:color w:val="1F1F1F"/>
        </w:rPr>
        <w:t>7.</w:t>
      </w:r>
      <w:r w:rsidR="002666EA">
        <w:rPr>
          <w:color w:val="1F1F1F"/>
        </w:rPr>
        <w:t xml:space="preserve"> </w:t>
      </w:r>
      <w:r w:rsidRPr="00E07813">
        <w:rPr>
          <w:color w:val="1F1F1F"/>
        </w:rPr>
        <w:t>Does UAIS provide pre-configured environments</w:t>
      </w:r>
    </w:p>
    <w:p w14:paraId="78D894B1" w14:textId="35413F94" w:rsidR="002666EA" w:rsidRPr="0017108A" w:rsidRDefault="002666EA" w:rsidP="00E07813">
      <w:pPr>
        <w:spacing w:before="60" w:after="60" w:line="300" w:lineRule="auto"/>
        <w:rPr>
          <w:color w:val="1F1F1F"/>
        </w:rPr>
      </w:pPr>
      <w:r>
        <w:rPr>
          <w:color w:val="1F1F1F"/>
        </w:rPr>
        <w:t xml:space="preserve">8. </w:t>
      </w:r>
      <w:r w:rsidRPr="002666EA">
        <w:rPr>
          <w:color w:val="1F1F1F"/>
        </w:rPr>
        <w:t>Does UAIS support reusable workflows or templates as first-class entities?</w:t>
      </w:r>
    </w:p>
    <w:p w14:paraId="34FCEE61" w14:textId="77777777" w:rsidR="00D219F4" w:rsidRPr="00D219F4" w:rsidRDefault="00D219F4" w:rsidP="00D219F4">
      <w:pPr>
        <w:spacing w:before="60" w:after="60" w:line="300" w:lineRule="auto"/>
        <w:rPr>
          <w:color w:val="1F1F1F"/>
        </w:rPr>
      </w:pPr>
    </w:p>
    <w:p w14:paraId="3D2E9234" w14:textId="77777777" w:rsidR="00D219F4" w:rsidRPr="00D219F4" w:rsidRDefault="00D219F4" w:rsidP="002666EA">
      <w:pPr>
        <w:pStyle w:val="ListParagraph"/>
        <w:numPr>
          <w:ilvl w:val="0"/>
          <w:numId w:val="0"/>
        </w:numPr>
        <w:spacing w:before="60" w:after="60" w:line="300" w:lineRule="auto"/>
        <w:ind w:left="1440"/>
        <w:rPr>
          <w:color w:val="1F1F1F"/>
        </w:rPr>
      </w:pPr>
    </w:p>
    <w:p w14:paraId="56ED575E" w14:textId="7FE4A430" w:rsidR="00D33E02" w:rsidRDefault="00CD4D4A">
      <w:pPr>
        <w:pStyle w:val="Heading1"/>
      </w:pPr>
      <w:bookmarkStart w:id="855" w:name="_Toc229058729"/>
      <w:bookmarkStart w:id="856" w:name="_Toc229378493"/>
      <w:bookmarkStart w:id="857" w:name="_Toc229463391"/>
      <w:r>
        <w:lastRenderedPageBreak/>
        <w:t>2</w:t>
      </w:r>
      <w:r w:rsidR="00FF3C2D">
        <w:t>2</w:t>
      </w:r>
      <w:r>
        <w:t xml:space="preserve">. </w:t>
      </w:r>
      <w:r w:rsidR="00D33E02">
        <w:t>Expected Impact and Benefits</w:t>
      </w:r>
      <w:bookmarkEnd w:id="855"/>
      <w:bookmarkEnd w:id="856"/>
      <w:bookmarkEnd w:id="857"/>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7D214F" w14:paraId="291416C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1AA1524" w14:textId="77777777" w:rsidR="00D33E02" w:rsidRDefault="00D33E02">
            <w:r>
              <w:rPr>
                <w:rFonts w:ascii="Segoe UI Semibold" w:eastAsia="Segoe UI Semibold" w:hAnsi="Segoe UI Semibold" w:cs="Segoe UI Semibold"/>
                <w:b/>
                <w:bCs/>
                <w:color w:val="FFFFFF"/>
                <w:sz w:val="20"/>
                <w:szCs w:val="20"/>
              </w:rPr>
              <w:t>Benefit Area</w:t>
            </w:r>
          </w:p>
        </w:tc>
        <w:tc>
          <w:tcPr>
            <w:tcW w:w="2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590C468" w14:textId="77777777" w:rsidR="00D33E02" w:rsidRDefault="00D33E02">
            <w:r>
              <w:rPr>
                <w:rFonts w:ascii="Segoe UI Semibold" w:eastAsia="Segoe UI Semibold" w:hAnsi="Segoe UI Semibold" w:cs="Segoe UI Semibold"/>
                <w:b/>
                <w:bCs/>
                <w:color w:val="FFFFFF"/>
                <w:sz w:val="20"/>
                <w:szCs w:val="20"/>
              </w:rPr>
              <w:t>Impact</w:t>
            </w:r>
          </w:p>
        </w:tc>
        <w:tc>
          <w:tcPr>
            <w:tcW w:w="43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16D65B0" w14:textId="77777777" w:rsidR="00D33E02" w:rsidRDefault="00D33E02">
            <w:r>
              <w:rPr>
                <w:rFonts w:ascii="Segoe UI Semibold" w:eastAsia="Segoe UI Semibold" w:hAnsi="Segoe UI Semibold" w:cs="Segoe UI Semibold"/>
                <w:b/>
                <w:bCs/>
                <w:color w:val="FFFFFF"/>
                <w:sz w:val="20"/>
                <w:szCs w:val="20"/>
              </w:rPr>
              <w:t>Supporting Evidence</w:t>
            </w:r>
          </w:p>
        </w:tc>
      </w:tr>
      <w:tr w:rsidR="007D214F" w14:paraId="116DF787"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171C1DB" w14:textId="77777777" w:rsidR="00D33E02" w:rsidRDefault="00D33E02">
            <w:pPr>
              <w:spacing w:line="260" w:lineRule="auto"/>
            </w:pPr>
            <w:r>
              <w:rPr>
                <w:color w:val="1F1F1F"/>
                <w:sz w:val="20"/>
                <w:szCs w:val="20"/>
              </w:rPr>
              <w:t>Faster Deployment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EBFA238" w14:textId="77777777" w:rsidR="00D33E02" w:rsidRDefault="00D33E02">
            <w:pPr>
              <w:spacing w:line="260" w:lineRule="auto"/>
            </w:pPr>
            <w:r>
              <w:rPr>
                <w:color w:val="1F1F1F"/>
                <w:sz w:val="20"/>
                <w:szCs w:val="20"/>
              </w:rPr>
              <w:t>Agent onboarding: weeks → hours</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7D37667" w14:textId="77777777" w:rsidR="00D33E02" w:rsidRDefault="00D33E02">
            <w:pPr>
              <w:spacing w:line="260" w:lineRule="auto"/>
            </w:pPr>
            <w:r>
              <w:rPr>
                <w:color w:val="1F1F1F"/>
                <w:sz w:val="20"/>
                <w:szCs w:val="20"/>
              </w:rPr>
              <w:t>Automated 7-stage pipeline replaces manual coordination.</w:t>
            </w:r>
          </w:p>
        </w:tc>
      </w:tr>
      <w:tr w:rsidR="007D214F" w14:paraId="3223B9AB"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00A01A5" w14:textId="77777777" w:rsidR="00D33E02" w:rsidRDefault="00D33E02">
            <w:pPr>
              <w:spacing w:line="260" w:lineRule="auto"/>
            </w:pPr>
            <w:r>
              <w:rPr>
                <w:color w:val="1F1F1F"/>
                <w:sz w:val="20"/>
                <w:szCs w:val="20"/>
              </w:rPr>
              <w:t>Increased Reuse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AD40CEA" w14:textId="77777777" w:rsidR="00D33E02" w:rsidRDefault="00D33E02">
            <w:pPr>
              <w:spacing w:line="260" w:lineRule="auto"/>
            </w:pPr>
            <w:r w:rsidRPr="6CDBB948">
              <w:rPr>
                <w:color w:val="1F1F1F"/>
                <w:sz w:val="20"/>
                <w:szCs w:val="20"/>
              </w:rPr>
              <w:t>40–50% of new projects leverage existing agents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3B4F429" w14:textId="77777777" w:rsidR="00D33E02" w:rsidRDefault="00D33E02">
            <w:pPr>
              <w:spacing w:line="260" w:lineRule="auto"/>
            </w:pPr>
            <w:r>
              <w:rPr>
                <w:color w:val="1F1F1F"/>
                <w:sz w:val="20"/>
                <w:szCs w:val="20"/>
              </w:rPr>
              <w:t>Shared registries plus plan templates create network effect.</w:t>
            </w:r>
          </w:p>
        </w:tc>
      </w:tr>
      <w:tr w:rsidR="007D214F" w14:paraId="1BD6342E"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50AA17" w14:textId="77777777" w:rsidR="00D33E02" w:rsidRDefault="00D33E02">
            <w:pPr>
              <w:spacing w:line="260" w:lineRule="auto"/>
            </w:pPr>
            <w:r>
              <w:rPr>
                <w:color w:val="1F1F1F"/>
                <w:sz w:val="20"/>
                <w:szCs w:val="20"/>
              </w:rPr>
              <w:t>Operational Efficiency</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E5426A1" w14:textId="77777777" w:rsidR="00D33E02" w:rsidRDefault="00D33E02">
            <w:pPr>
              <w:spacing w:line="260" w:lineRule="auto"/>
            </w:pPr>
            <w:r>
              <w:rPr>
                <w:color w:val="1F1F1F"/>
                <w:sz w:val="20"/>
                <w:szCs w:val="20"/>
              </w:rPr>
              <w:t>20%+ productivity gains in claims processing</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A8319A8" w14:textId="77777777" w:rsidR="00D33E02" w:rsidRDefault="00D33E02">
            <w:pPr>
              <w:spacing w:line="260" w:lineRule="auto"/>
            </w:pPr>
            <w:r>
              <w:rPr>
                <w:color w:val="1F1F1F"/>
                <w:sz w:val="20"/>
                <w:szCs w:val="20"/>
              </w:rPr>
              <w:t>Optum pilot data; AI catches errors and denials upfront.</w:t>
            </w:r>
          </w:p>
        </w:tc>
      </w:tr>
      <w:tr w:rsidR="007D214F" w14:paraId="26C9835B"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92FC06" w14:textId="77777777" w:rsidR="00D33E02" w:rsidRDefault="00D33E02">
            <w:pPr>
              <w:spacing w:line="260" w:lineRule="auto"/>
            </w:pPr>
            <w:r>
              <w:rPr>
                <w:color w:val="1F1F1F"/>
                <w:sz w:val="20"/>
                <w:szCs w:val="20"/>
              </w:rPr>
              <w:t>Denial Reduction</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1226232" w14:textId="77777777" w:rsidR="00D33E02" w:rsidRDefault="00D33E02">
            <w:pPr>
              <w:spacing w:line="260" w:lineRule="auto"/>
            </w:pPr>
            <w:r>
              <w:rPr>
                <w:color w:val="1F1F1F"/>
                <w:sz w:val="20"/>
                <w:szCs w:val="20"/>
              </w:rPr>
              <w:t>Significant reduction in avoidable denials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8156D13" w14:textId="77777777" w:rsidR="00D33E02" w:rsidRDefault="00D33E02">
            <w:pPr>
              <w:spacing w:line="260" w:lineRule="auto"/>
            </w:pPr>
            <w:r>
              <w:rPr>
                <w:color w:val="1F1F1F"/>
                <w:sz w:val="20"/>
                <w:szCs w:val="20"/>
              </w:rPr>
              <w:t>Approximately 85% of claim denials preventable with right info.</w:t>
            </w:r>
          </w:p>
        </w:tc>
      </w:tr>
      <w:tr w:rsidR="007D214F" w14:paraId="7B9EC8A8"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7683AF" w14:textId="77777777" w:rsidR="00D33E02" w:rsidRDefault="00D33E02">
            <w:pPr>
              <w:spacing w:line="260" w:lineRule="auto"/>
            </w:pPr>
            <w:r>
              <w:rPr>
                <w:color w:val="1F1F1F"/>
                <w:sz w:val="20"/>
                <w:szCs w:val="20"/>
              </w:rPr>
              <w:t>Quality Assurance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08F5A3" w14:textId="77777777" w:rsidR="00D33E02" w:rsidRDefault="00D33E02">
            <w:pPr>
              <w:spacing w:line="260" w:lineRule="auto"/>
            </w:pPr>
            <w:r w:rsidRPr="6CDBB948">
              <w:rPr>
                <w:color w:val="1F1F1F"/>
                <w:sz w:val="20"/>
                <w:szCs w:val="20"/>
              </w:rPr>
              <w:t>All agents vetted for fairness, bias and performance</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CDC9CB3" w14:textId="77777777" w:rsidR="00D33E02" w:rsidRDefault="00D33E02">
            <w:pPr>
              <w:spacing w:line="260" w:lineRule="auto"/>
            </w:pPr>
            <w:r w:rsidRPr="6CDBB948">
              <w:rPr>
                <w:color w:val="1F1F1F"/>
                <w:sz w:val="20"/>
                <w:szCs w:val="20"/>
              </w:rPr>
              <w:t>Continuous evaluation via Arize Phoenix plus LLM-as-a-judge.</w:t>
            </w:r>
          </w:p>
        </w:tc>
      </w:tr>
      <w:tr w:rsidR="007D214F" w14:paraId="70A53F56"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9760777" w14:textId="77777777" w:rsidR="00D33E02" w:rsidRDefault="00D33E02">
            <w:pPr>
              <w:spacing w:line="260" w:lineRule="auto"/>
            </w:pPr>
            <w:r>
              <w:rPr>
                <w:color w:val="1F1F1F"/>
                <w:sz w:val="20"/>
                <w:szCs w:val="20"/>
              </w:rPr>
              <w:t>Compliance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A866BD5" w14:textId="77777777" w:rsidR="00D33E02" w:rsidRDefault="00D33E02">
            <w:pPr>
              <w:spacing w:line="260" w:lineRule="auto"/>
            </w:pPr>
            <w:r>
              <w:rPr>
                <w:color w:val="1F1F1F"/>
                <w:sz w:val="20"/>
                <w:szCs w:val="20"/>
              </w:rPr>
              <w:t>Full audit trail; HIPAA-ready by design</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200099B" w14:textId="77777777" w:rsidR="00D33E02" w:rsidRDefault="00D33E02">
            <w:pPr>
              <w:spacing w:line="260" w:lineRule="auto"/>
            </w:pPr>
            <w:r>
              <w:rPr>
                <w:color w:val="1F1F1F"/>
                <w:sz w:val="20"/>
                <w:szCs w:val="20"/>
              </w:rPr>
              <w:t>Every action logged with provenance; Responsible AI board.</w:t>
            </w:r>
          </w:p>
        </w:tc>
      </w:tr>
      <w:tr w:rsidR="007D214F" w14:paraId="475C5F34"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C9D0098" w14:textId="77777777" w:rsidR="00D33E02" w:rsidRDefault="00D33E02">
            <w:pPr>
              <w:spacing w:line="260" w:lineRule="auto"/>
            </w:pPr>
            <w:r>
              <w:rPr>
                <w:color w:val="1F1F1F"/>
                <w:sz w:val="20"/>
                <w:szCs w:val="20"/>
              </w:rPr>
              <w:t>Developer Productivity</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70448EE" w14:textId="77777777" w:rsidR="00D33E02" w:rsidRDefault="00D33E02">
            <w:pPr>
              <w:spacing w:line="260" w:lineRule="auto"/>
            </w:pPr>
            <w:r>
              <w:rPr>
                <w:color w:val="1F1F1F"/>
                <w:sz w:val="20"/>
                <w:szCs w:val="20"/>
              </w:rPr>
              <w:t>AI pair-programming for 20K+ engineers</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7D15D41" w14:textId="77777777" w:rsidR="00D33E02" w:rsidRDefault="00D33E02">
            <w:pPr>
              <w:spacing w:line="260" w:lineRule="auto"/>
            </w:pPr>
            <w:r>
              <w:rPr>
                <w:color w:val="1F1F1F"/>
                <w:sz w:val="20"/>
                <w:szCs w:val="20"/>
              </w:rPr>
              <w:t>Developer Productivity Agent plus platform templates.</w:t>
            </w:r>
          </w:p>
        </w:tc>
      </w:tr>
      <w:tr w:rsidR="007D214F" w14:paraId="5A35EE84"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0B11C1F" w14:textId="77777777" w:rsidR="00D33E02" w:rsidRDefault="00D33E02">
            <w:pPr>
              <w:spacing w:line="260" w:lineRule="auto"/>
            </w:pPr>
            <w:r>
              <w:rPr>
                <w:color w:val="1F1F1F"/>
                <w:sz w:val="20"/>
                <w:szCs w:val="20"/>
              </w:rPr>
              <w:t>Risk Mitigation</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068A2DF" w14:textId="77777777" w:rsidR="00D33E02" w:rsidRDefault="00D33E02">
            <w:pPr>
              <w:spacing w:line="260" w:lineRule="auto"/>
            </w:pPr>
            <w:r>
              <w:rPr>
                <w:color w:val="1F1F1F"/>
                <w:sz w:val="20"/>
                <w:szCs w:val="20"/>
              </w:rPr>
              <w:t>Canary releases + instant rollback</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FD6231E" w14:textId="77777777" w:rsidR="00D33E02" w:rsidRDefault="00D33E02">
            <w:pPr>
              <w:spacing w:line="260" w:lineRule="auto"/>
            </w:pPr>
            <w:r>
              <w:rPr>
                <w:color w:val="1F1F1F"/>
                <w:sz w:val="20"/>
                <w:szCs w:val="20"/>
              </w:rPr>
              <w:t>Lifecycle Agent monitors quality and auto-reverts on regression.</w:t>
            </w:r>
          </w:p>
        </w:tc>
      </w:tr>
    </w:tbl>
    <w:p w14:paraId="11BE9C71" w14:textId="77777777" w:rsidR="00D33E02" w:rsidRDefault="00D33E02">
      <w:pPr>
        <w:pBdr>
          <w:left w:val="single" w:sz="16" w:space="0" w:color="F2C811"/>
        </w:pBdr>
        <w:shd w:val="clear" w:color="auto" w:fill="FFF4CE"/>
      </w:pPr>
      <w:r w:rsidRPr="6CDBB948">
        <w:rPr>
          <w:rFonts w:ascii="Segoe UI Semibold" w:eastAsia="Segoe UI Semibold" w:hAnsi="Segoe UI Semibold" w:cs="Segoe UI Semibold"/>
          <w:b/>
          <w:bCs/>
          <w:color w:val="7A5200"/>
        </w:rPr>
        <w:t xml:space="preserve">Net effect:  </w:t>
      </w:r>
      <w:r w:rsidRPr="6CDBB948">
        <w:rPr>
          <w:color w:val="1F1F1F"/>
        </w:rPr>
        <w:t>Faster onboarding (weeks → hours) · 40–50% agent reuse · HIPAA-ready by default · scale to 100K+ encounters/day.</w:t>
      </w:r>
    </w:p>
    <w:p w14:paraId="356E9C2B" w14:textId="01E192C8" w:rsidR="00D33E02" w:rsidRDefault="00CD4D4A">
      <w:pPr>
        <w:pStyle w:val="Heading1"/>
      </w:pPr>
      <w:bookmarkStart w:id="858" w:name="_Toc229058730"/>
      <w:bookmarkStart w:id="859" w:name="_Toc229378494"/>
      <w:bookmarkStart w:id="860" w:name="_Toc229463392"/>
      <w:r>
        <w:lastRenderedPageBreak/>
        <w:t>2</w:t>
      </w:r>
      <w:r w:rsidR="00FF3C2D">
        <w:t>3</w:t>
      </w:r>
      <w:r w:rsidR="00D33E02">
        <w:t>. Glossary</w:t>
      </w:r>
      <w:bookmarkEnd w:id="858"/>
      <w:bookmarkEnd w:id="859"/>
      <w:bookmarkEnd w:id="860"/>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D214F" w14:paraId="71B366A7"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0CEB4B25" w14:textId="77777777" w:rsidR="00D33E02" w:rsidRDefault="00D33E02">
            <w:r>
              <w:rPr>
                <w:rFonts w:ascii="Segoe UI Semibold" w:eastAsia="Segoe UI Semibold" w:hAnsi="Segoe UI Semibold" w:cs="Segoe UI Semibold"/>
                <w:b/>
                <w:bCs/>
                <w:color w:val="FFFFFF"/>
                <w:sz w:val="20"/>
                <w:szCs w:val="20"/>
              </w:rPr>
              <w:t>Term</w:t>
            </w:r>
          </w:p>
        </w:tc>
        <w:tc>
          <w:tcPr>
            <w:tcW w:w="75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3DA1D686" w14:textId="77777777" w:rsidR="00D33E02" w:rsidRDefault="00D33E02">
            <w:r>
              <w:rPr>
                <w:rFonts w:ascii="Segoe UI Semibold" w:eastAsia="Segoe UI Semibold" w:hAnsi="Segoe UI Semibold" w:cs="Segoe UI Semibold"/>
                <w:b/>
                <w:bCs/>
                <w:color w:val="FFFFFF"/>
                <w:sz w:val="20"/>
                <w:szCs w:val="20"/>
              </w:rPr>
              <w:t>Definition</w:t>
            </w:r>
          </w:p>
        </w:tc>
      </w:tr>
      <w:tr w:rsidR="007D214F" w14:paraId="064027B6"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06BB192" w14:textId="77777777" w:rsidR="00D33E02" w:rsidRDefault="00D33E02">
            <w:pPr>
              <w:spacing w:line="260" w:lineRule="auto"/>
            </w:pPr>
            <w:r>
              <w:rPr>
                <w:color w:val="1F1F1F"/>
                <w:sz w:val="20"/>
                <w:szCs w:val="20"/>
              </w:rPr>
              <w:t>A2A</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5DD7560" w14:textId="77777777" w:rsidR="00D33E02" w:rsidRDefault="00D33E02">
            <w:pPr>
              <w:spacing w:line="260" w:lineRule="auto"/>
            </w:pPr>
            <w:r>
              <w:rPr>
                <w:color w:val="1F1F1F"/>
                <w:sz w:val="20"/>
                <w:szCs w:val="20"/>
              </w:rPr>
              <w:t>Agent-to-Agent protocol: HTTP-based, self-describing via Agent Cards, enabling capability discovery and invocation across agents.</w:t>
            </w:r>
          </w:p>
        </w:tc>
      </w:tr>
      <w:tr w:rsidR="007D214F" w14:paraId="4E535395"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5119A5D" w14:textId="77777777" w:rsidR="00D33E02" w:rsidRDefault="00D33E02">
            <w:pPr>
              <w:spacing w:line="260" w:lineRule="auto"/>
            </w:pPr>
            <w:r>
              <w:rPr>
                <w:color w:val="1F1F1F"/>
                <w:sz w:val="20"/>
                <w:szCs w:val="20"/>
              </w:rPr>
              <w:t>ACA</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44D6891" w14:textId="77777777" w:rsidR="00D33E02" w:rsidRDefault="00D33E02">
            <w:pPr>
              <w:spacing w:line="260" w:lineRule="auto"/>
            </w:pPr>
            <w:r>
              <w:rPr>
                <w:color w:val="1F1F1F"/>
                <w:sz w:val="20"/>
                <w:szCs w:val="20"/>
              </w:rPr>
              <w:t>Azure Container Apps — managed serverless container platform with KEDA-based auto-scaling and per-revision traffic splitting.</w:t>
            </w:r>
          </w:p>
        </w:tc>
      </w:tr>
      <w:tr w:rsidR="007D214F" w14:paraId="41BB2B0E" w14:textId="77777777">
        <w:trPr>
          <w:del w:id="861" w:author="Antony Stephen" w:date="2026-05-11T16:56:00Z" w16du:dateUtc="2026-05-11T21:56:00Z"/>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3341EE3" w14:textId="2E173BC4" w:rsidR="00D33E02" w:rsidRDefault="00D33E02">
            <w:pPr>
              <w:spacing w:line="260" w:lineRule="auto"/>
              <w:rPr>
                <w:del w:id="862" w:author="Antony Stephen" w:date="2026-05-11T16:56:00Z" w16du:dateUtc="2026-05-11T21:56:00Z"/>
              </w:rPr>
            </w:pPr>
            <w:del w:id="863" w:author="Antony Stephen" w:date="2026-05-11T16:56:00Z" w16du:dateUtc="2026-05-11T21:56:00Z">
              <w:r w:rsidRPr="6CDBB948">
                <w:rPr>
                  <w:color w:val="1F1F1F"/>
                  <w:sz w:val="20"/>
                  <w:szCs w:val="20"/>
                </w:rPr>
                <w:delText>AgentCard</w:delText>
              </w:r>
            </w:del>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82BE09D" w14:textId="190F2686" w:rsidR="00D33E02" w:rsidRDefault="00D33E02">
            <w:pPr>
              <w:spacing w:line="260" w:lineRule="auto"/>
              <w:rPr>
                <w:del w:id="864" w:author="Antony Stephen" w:date="2026-05-11T16:56:00Z" w16du:dateUtc="2026-05-11T21:56:00Z"/>
              </w:rPr>
            </w:pPr>
            <w:del w:id="865" w:author="Antony Stephen" w:date="2026-05-11T16:56:00Z" w16du:dateUtc="2026-05-11T21:56:00Z">
              <w:r w:rsidRPr="6CDBB948">
                <w:rPr>
                  <w:color w:val="1F1F1F"/>
                  <w:sz w:val="20"/>
                  <w:szCs w:val="20"/>
                </w:rPr>
                <w:delText>Declarative metadata describing an agent: identity, capabilities, owner, version, data categories and Responsible AI tags.</w:delText>
              </w:r>
            </w:del>
          </w:p>
        </w:tc>
      </w:tr>
      <w:tr w:rsidR="007D214F" w14:paraId="7290566A"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99678FB" w14:textId="77777777" w:rsidR="00D33E02" w:rsidRDefault="00D33E02">
            <w:pPr>
              <w:spacing w:line="260" w:lineRule="auto"/>
            </w:pPr>
            <w:r>
              <w:rPr>
                <w:color w:val="1F1F1F"/>
                <w:sz w:val="20"/>
                <w:szCs w:val="20"/>
              </w:rPr>
              <w:t>APIM</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E61B96F" w14:textId="77777777" w:rsidR="00D33E02" w:rsidRDefault="00D33E02">
            <w:pPr>
              <w:spacing w:line="260" w:lineRule="auto"/>
            </w:pPr>
            <w:r>
              <w:rPr>
                <w:color w:val="1F1F1F"/>
                <w:sz w:val="20"/>
                <w:szCs w:val="20"/>
              </w:rPr>
              <w:t>Azure API Management — fronts UAP registries and the LLM / MCP gateways with policies, auth, throttling and observability.</w:t>
            </w:r>
          </w:p>
        </w:tc>
      </w:tr>
      <w:tr w:rsidR="007D214F" w14:paraId="6284059D"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9ECF965" w14:textId="77777777" w:rsidR="00D33E02" w:rsidRDefault="00D33E02">
            <w:pPr>
              <w:spacing w:line="260" w:lineRule="auto"/>
            </w:pPr>
            <w:r>
              <w:rPr>
                <w:color w:val="1F1F1F"/>
                <w:sz w:val="20"/>
                <w:szCs w:val="20"/>
              </w:rPr>
              <w:t>HITL</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C51C4FF" w14:textId="77777777" w:rsidR="00D33E02" w:rsidRDefault="00D33E02">
            <w:pPr>
              <w:spacing w:line="260" w:lineRule="auto"/>
            </w:pPr>
            <w:r>
              <w:rPr>
                <w:color w:val="1F1F1F"/>
                <w:sz w:val="20"/>
                <w:szCs w:val="20"/>
              </w:rPr>
              <w:t>Human-in-the-Loop gate: first-class workflow step that pauses automation for manual review with full decision provenance.</w:t>
            </w:r>
          </w:p>
        </w:tc>
      </w:tr>
      <w:tr w:rsidR="007D214F" w14:paraId="762AB3D7" w14:textId="77777777">
        <w:trPr>
          <w:del w:id="866" w:author="Antony Stephen" w:date="2026-05-11T16:56:00Z" w16du:dateUtc="2026-05-11T21:56:00Z"/>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522662" w14:textId="30168C6E" w:rsidR="00D33E02" w:rsidRDefault="00D33E02">
            <w:pPr>
              <w:spacing w:line="260" w:lineRule="auto"/>
              <w:rPr>
                <w:del w:id="867" w:author="Antony Stephen" w:date="2026-05-11T16:56:00Z" w16du:dateUtc="2026-05-11T21:56:00Z"/>
              </w:rPr>
            </w:pPr>
            <w:del w:id="868" w:author="Antony Stephen" w:date="2026-05-11T16:56:00Z" w16du:dateUtc="2026-05-11T21:56:00Z">
              <w:r w:rsidRPr="6CDBB948">
                <w:rPr>
                  <w:color w:val="1F1F1F"/>
                  <w:sz w:val="20"/>
                  <w:szCs w:val="20"/>
                </w:rPr>
                <w:delText>LangGraph</w:delText>
              </w:r>
            </w:del>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2846043" w14:textId="26FABFC1" w:rsidR="00D33E02" w:rsidRDefault="00D33E02">
            <w:pPr>
              <w:spacing w:line="260" w:lineRule="auto"/>
              <w:rPr>
                <w:del w:id="869" w:author="Antony Stephen" w:date="2026-05-11T16:56:00Z" w16du:dateUtc="2026-05-11T21:56:00Z"/>
              </w:rPr>
            </w:pPr>
            <w:del w:id="870" w:author="Antony Stephen" w:date="2026-05-11T16:56:00Z" w16du:dateUtc="2026-05-11T21:56:00Z">
              <w:r w:rsidRPr="6CDBB948">
                <w:rPr>
                  <w:color w:val="1F1F1F"/>
                  <w:sz w:val="20"/>
                  <w:szCs w:val="20"/>
                </w:rPr>
                <w:delText>Graph-based orchestration framework used as the UAP Execution Engine. StateGraph DAG with checkpointing and interrupts.</w:delText>
              </w:r>
            </w:del>
          </w:p>
        </w:tc>
      </w:tr>
      <w:tr w:rsidR="007D214F" w14:paraId="52DEFB61" w14:textId="77777777">
        <w:trPr>
          <w:del w:id="871" w:author="Antony Stephen" w:date="2026-05-11T16:56:00Z" w16du:dateUtc="2026-05-11T21:56:00Z"/>
        </w:trPr>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A065DB5" w14:textId="4CB3EAC7" w:rsidR="00D33E02" w:rsidRDefault="00D33E02">
            <w:pPr>
              <w:spacing w:line="260" w:lineRule="auto"/>
              <w:rPr>
                <w:del w:id="872" w:author="Antony Stephen" w:date="2026-05-11T16:56:00Z" w16du:dateUtc="2026-05-11T21:56:00Z"/>
              </w:rPr>
            </w:pPr>
            <w:del w:id="873" w:author="Antony Stephen" w:date="2026-05-11T16:56:00Z" w16du:dateUtc="2026-05-11T21:56:00Z">
              <w:r>
                <w:rPr>
                  <w:color w:val="1F1F1F"/>
                  <w:sz w:val="20"/>
                  <w:szCs w:val="20"/>
                </w:rPr>
                <w:delText>LLM Gateway</w:delText>
              </w:r>
            </w:del>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D41EE76" w14:textId="744FA6CD" w:rsidR="00D33E02" w:rsidRDefault="00D33E02">
            <w:pPr>
              <w:spacing w:line="260" w:lineRule="auto"/>
              <w:rPr>
                <w:del w:id="874" w:author="Antony Stephen" w:date="2026-05-11T16:56:00Z" w16du:dateUtc="2026-05-11T21:56:00Z"/>
              </w:rPr>
            </w:pPr>
            <w:del w:id="875" w:author="Antony Stephen" w:date="2026-05-11T16:56:00Z" w16du:dateUtc="2026-05-11T21:56:00Z">
              <w:r w:rsidRPr="6CDBB948">
                <w:rPr>
                  <w:color w:val="1F1F1F"/>
                  <w:sz w:val="20"/>
                  <w:szCs w:val="20"/>
                </w:rPr>
                <w:delText>APIM-based entry point enforcing auth, rate limiting, content safety, cost governance and routing for LLM and agent traffic.</w:delText>
              </w:r>
            </w:del>
          </w:p>
        </w:tc>
      </w:tr>
      <w:tr w:rsidR="007D214F" w14:paraId="2F971184"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E631FAD" w14:textId="77777777" w:rsidR="00D33E02" w:rsidRDefault="00D33E02">
            <w:pPr>
              <w:spacing w:line="260" w:lineRule="auto"/>
            </w:pPr>
            <w:r>
              <w:rPr>
                <w:color w:val="1F1F1F"/>
                <w:sz w:val="20"/>
                <w:szCs w:val="20"/>
              </w:rPr>
              <w:t>MAF</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E4E334C" w14:textId="77777777" w:rsidR="00D33E02" w:rsidRDefault="00D33E02">
            <w:pPr>
              <w:spacing w:line="260" w:lineRule="auto"/>
            </w:pPr>
            <w:r>
              <w:rPr>
                <w:color w:val="1F1F1F"/>
                <w:sz w:val="20"/>
                <w:szCs w:val="20"/>
              </w:rPr>
              <w:t>Microsoft Agent Framework — Microsoft's strongly typed workflow framework with native Azure observability and RBAC integration.</w:t>
            </w:r>
          </w:p>
        </w:tc>
      </w:tr>
      <w:tr w:rsidR="007D214F" w14:paraId="59A54275"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B37E5E" w14:textId="77777777" w:rsidR="00D33E02" w:rsidRDefault="00D33E02">
            <w:pPr>
              <w:spacing w:line="260" w:lineRule="auto"/>
            </w:pPr>
            <w:r>
              <w:rPr>
                <w:color w:val="1F1F1F"/>
                <w:sz w:val="20"/>
                <w:szCs w:val="20"/>
              </w:rPr>
              <w:t>MCP</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BBC664C" w14:textId="77777777" w:rsidR="00D33E02" w:rsidRDefault="00D33E02">
            <w:pPr>
              <w:spacing w:line="260" w:lineRule="auto"/>
            </w:pPr>
            <w:r w:rsidRPr="6CDBB948">
              <w:rPr>
                <w:color w:val="1F1F1F"/>
                <w:sz w:val="20"/>
                <w:szCs w:val="20"/>
              </w:rPr>
              <w:t>Model Context Protocol — JSON-RPC 2.0 standard for exposing tools, resources and prompts to agents.</w:t>
            </w:r>
          </w:p>
        </w:tc>
      </w:tr>
      <w:tr w:rsidR="007D214F" w14:paraId="5BC7ED84"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2ADE7F2" w14:textId="77777777" w:rsidR="00D33E02" w:rsidRDefault="00D33E02">
            <w:pPr>
              <w:spacing w:line="260" w:lineRule="auto"/>
            </w:pPr>
            <w:r>
              <w:rPr>
                <w:color w:val="1F1F1F"/>
                <w:sz w:val="20"/>
                <w:szCs w:val="20"/>
              </w:rPr>
              <w:t>PTU</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62843B4" w14:textId="77777777" w:rsidR="00D33E02" w:rsidRDefault="00D33E02">
            <w:pPr>
              <w:spacing w:line="260" w:lineRule="auto"/>
            </w:pPr>
            <w:r>
              <w:rPr>
                <w:color w:val="1F1F1F"/>
                <w:sz w:val="20"/>
                <w:szCs w:val="20"/>
              </w:rPr>
              <w:t>Provisioned Throughput Unit — reserved Azure OpenAI capacity with predictable latency; PAYG is the pay-as-you-go fallback.</w:t>
            </w:r>
          </w:p>
        </w:tc>
      </w:tr>
      <w:tr w:rsidR="007D214F" w14:paraId="24DB754F"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9BF3400" w14:textId="77777777" w:rsidR="00D33E02" w:rsidRDefault="00D33E02">
            <w:pPr>
              <w:spacing w:line="260" w:lineRule="auto"/>
            </w:pPr>
            <w:r>
              <w:rPr>
                <w:color w:val="1F1F1F"/>
                <w:sz w:val="20"/>
                <w:szCs w:val="20"/>
              </w:rPr>
              <w:t>RCM</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7200B268" w14:textId="77777777" w:rsidR="00D33E02" w:rsidRDefault="00D33E02">
            <w:pPr>
              <w:spacing w:line="260" w:lineRule="auto"/>
            </w:pPr>
            <w:r>
              <w:rPr>
                <w:color w:val="1F1F1F"/>
                <w:sz w:val="20"/>
                <w:szCs w:val="20"/>
              </w:rPr>
              <w:t>Revenue Cycle Management — healthcare administrative workflows (eligibility, prior-auth, billing, claims, denials).</w:t>
            </w:r>
          </w:p>
        </w:tc>
      </w:tr>
      <w:tr w:rsidR="007D214F" w14:paraId="09C7BDAE"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A28AD20" w14:textId="77777777" w:rsidR="00D33E02" w:rsidRDefault="00D33E02">
            <w:pPr>
              <w:spacing w:line="260" w:lineRule="auto"/>
            </w:pPr>
            <w:r>
              <w:rPr>
                <w:color w:val="1F1F1F"/>
                <w:sz w:val="20"/>
                <w:szCs w:val="20"/>
              </w:rPr>
              <w:t>UAIS</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D55B011" w14:textId="77777777" w:rsidR="00D33E02" w:rsidRDefault="00D33E02">
            <w:pPr>
              <w:spacing w:line="260" w:lineRule="auto"/>
            </w:pPr>
            <w:r>
              <w:rPr>
                <w:color w:val="1F1F1F"/>
                <w:sz w:val="20"/>
                <w:szCs w:val="20"/>
              </w:rPr>
              <w:t>Unified AI Services — middleware layer normalizing access to Foundry, OpenAI, MCP and A2A with consistent auth, retries and telemetry.</w:t>
            </w:r>
          </w:p>
        </w:tc>
      </w:tr>
      <w:tr w:rsidR="007D214F" w14:paraId="0137ED0C"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61750E5" w14:textId="77777777" w:rsidR="00D33E02" w:rsidRDefault="00D33E02">
            <w:pPr>
              <w:spacing w:line="260" w:lineRule="auto"/>
            </w:pPr>
            <w:r>
              <w:rPr>
                <w:color w:val="1F1F1F"/>
                <w:sz w:val="20"/>
                <w:szCs w:val="20"/>
              </w:rPr>
              <w:t>UAP</w:t>
            </w:r>
          </w:p>
        </w:tc>
        <w:tc>
          <w:tcPr>
            <w:tcW w:w="75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79A85E7" w14:textId="77777777" w:rsidR="00D33E02" w:rsidRDefault="00D33E02">
            <w:pPr>
              <w:spacing w:line="260" w:lineRule="auto"/>
            </w:pPr>
            <w:r>
              <w:rPr>
                <w:color w:val="1F1F1F"/>
                <w:sz w:val="20"/>
                <w:szCs w:val="20"/>
              </w:rPr>
              <w:t>Unified AI Platform — the overarching platform described in this document.</w:t>
            </w:r>
          </w:p>
        </w:tc>
      </w:tr>
      <w:tr w:rsidR="007D214F" w14:paraId="28193604" w14:textId="77777777">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6CB6CD4" w14:textId="77777777" w:rsidR="00D33E02" w:rsidRDefault="00D33E02">
            <w:pPr>
              <w:spacing w:line="260" w:lineRule="auto"/>
            </w:pPr>
            <w:r>
              <w:rPr>
                <w:color w:val="1F1F1F"/>
                <w:sz w:val="20"/>
                <w:szCs w:val="20"/>
              </w:rPr>
              <w:t>UDP</w:t>
            </w:r>
          </w:p>
        </w:tc>
        <w:tc>
          <w:tcPr>
            <w:tcW w:w="7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FE333B9" w14:textId="257EAAE2" w:rsidR="00D33E02" w:rsidRDefault="00D33E02">
            <w:pPr>
              <w:spacing w:line="260" w:lineRule="auto"/>
            </w:pPr>
            <w:r>
              <w:rPr>
                <w:color w:val="1F1F1F"/>
                <w:sz w:val="20"/>
                <w:szCs w:val="20"/>
              </w:rPr>
              <w:t>Unified Data Platform — persistence and observability backbone (</w:t>
            </w:r>
            <w:del w:id="876" w:author="Rajesh Singh (Applied AI)" w:date="2026-05-11T17:59:00Z" w16du:dateUtc="2026-05-11T22:59:00Z">
              <w:r w:rsidDel="006A66D3">
                <w:rPr>
                  <w:color w:val="1F1F1F"/>
                  <w:sz w:val="20"/>
                  <w:szCs w:val="20"/>
                </w:rPr>
                <w:delText xml:space="preserve">Cosmos / </w:delText>
              </w:r>
            </w:del>
            <w:r>
              <w:rPr>
                <w:color w:val="1F1F1F"/>
                <w:sz w:val="20"/>
                <w:szCs w:val="20"/>
              </w:rPr>
              <w:t xml:space="preserve">MongoDB, Redis, </w:t>
            </w:r>
            <w:del w:id="877" w:author="Rajesh Singh (Applied AI)" w:date="2026-05-11T17:59:00Z" w16du:dateUtc="2026-05-11T22:59:00Z">
              <w:r w:rsidDel="006A66D3">
                <w:rPr>
                  <w:color w:val="1F1F1F"/>
                  <w:sz w:val="20"/>
                  <w:szCs w:val="20"/>
                </w:rPr>
                <w:delText>App Insights</w:delText>
              </w:r>
            </w:del>
            <w:ins w:id="878" w:author="Rajesh Singh (Applied AI)" w:date="2026-05-11T17:59:00Z" w16du:dateUtc="2026-05-11T22:59:00Z">
              <w:r w:rsidR="006A66D3">
                <w:rPr>
                  <w:color w:val="1F1F1F"/>
                  <w:sz w:val="20"/>
                  <w:szCs w:val="20"/>
                </w:rPr>
                <w:t>Arize Phoenix</w:t>
              </w:r>
            </w:ins>
            <w:r>
              <w:rPr>
                <w:color w:val="1F1F1F"/>
                <w:sz w:val="20"/>
                <w:szCs w:val="20"/>
              </w:rPr>
              <w:t xml:space="preserve">, </w:t>
            </w:r>
            <w:del w:id="879" w:author="Rajesh Singh (Applied AI)" w:date="2026-05-11T17:58:00Z" w16du:dateUtc="2026-05-11T22:58:00Z">
              <w:r w:rsidDel="006A66D3">
                <w:rPr>
                  <w:color w:val="1F1F1F"/>
                  <w:sz w:val="20"/>
                  <w:szCs w:val="20"/>
                </w:rPr>
                <w:delText xml:space="preserve">Azure </w:delText>
              </w:r>
            </w:del>
            <w:ins w:id="880" w:author="Rajesh Singh (Applied AI)" w:date="2026-05-11T17:58:00Z" w16du:dateUtc="2026-05-11T22:58:00Z">
              <w:r w:rsidR="006A66D3">
                <w:rPr>
                  <w:color w:val="1F1F1F"/>
                  <w:sz w:val="20"/>
                  <w:szCs w:val="20"/>
                </w:rPr>
                <w:t>Splu</w:t>
              </w:r>
            </w:ins>
            <w:ins w:id="881" w:author="Rajesh Singh (Applied AI)" w:date="2026-05-11T17:59:00Z" w16du:dateUtc="2026-05-11T22:59:00Z">
              <w:r w:rsidR="006A66D3">
                <w:rPr>
                  <w:color w:val="1F1F1F"/>
                  <w:sz w:val="20"/>
                  <w:szCs w:val="20"/>
                </w:rPr>
                <w:t>nk</w:t>
              </w:r>
            </w:ins>
            <w:ins w:id="882" w:author="Rajesh Singh (Applied AI)" w:date="2026-05-11T17:58:00Z" w16du:dateUtc="2026-05-11T22:58:00Z">
              <w:r w:rsidR="006A66D3">
                <w:rPr>
                  <w:color w:val="1F1F1F"/>
                  <w:sz w:val="20"/>
                  <w:szCs w:val="20"/>
                </w:rPr>
                <w:t xml:space="preserve"> </w:t>
              </w:r>
            </w:ins>
            <w:r>
              <w:rPr>
                <w:color w:val="1F1F1F"/>
                <w:sz w:val="20"/>
                <w:szCs w:val="20"/>
              </w:rPr>
              <w:t>Monitor, ADLS Gen 2).</w:t>
            </w:r>
          </w:p>
        </w:tc>
      </w:tr>
    </w:tbl>
    <w:p w14:paraId="3A84318D" w14:textId="120EBF19" w:rsidR="00D33E02" w:rsidRDefault="00D33E02">
      <w:pPr>
        <w:pStyle w:val="Heading1"/>
      </w:pPr>
      <w:bookmarkStart w:id="883" w:name="_Toc229058731"/>
      <w:bookmarkStart w:id="884" w:name="_Toc229378495"/>
      <w:bookmarkStart w:id="885" w:name="_Toc229463393"/>
      <w:r>
        <w:lastRenderedPageBreak/>
        <w:t>2</w:t>
      </w:r>
      <w:r w:rsidR="0056311E">
        <w:t>4</w:t>
      </w:r>
      <w:r>
        <w:t>. Appendix</w:t>
      </w:r>
      <w:bookmarkEnd w:id="883"/>
      <w:bookmarkEnd w:id="884"/>
      <w:bookmarkEnd w:id="885"/>
    </w:p>
    <w:p w14:paraId="183D4BED" w14:textId="7367D791" w:rsidR="00D33E02" w:rsidRDefault="00D33E02">
      <w:pPr>
        <w:pStyle w:val="Heading2"/>
      </w:pPr>
      <w:bookmarkStart w:id="886" w:name="_Toc229058732"/>
      <w:bookmarkStart w:id="887" w:name="_Toc229378496"/>
      <w:bookmarkStart w:id="888" w:name="_Toc229463394"/>
      <w:r>
        <w:t>2</w:t>
      </w:r>
      <w:r w:rsidR="0056311E">
        <w:t>4</w:t>
      </w:r>
      <w:r>
        <w:t>.1 Sequence Diagrams (Work in Progress)</w:t>
      </w:r>
      <w:bookmarkEnd w:id="886"/>
      <w:bookmarkEnd w:id="887"/>
      <w:bookmarkEnd w:id="888"/>
    </w:p>
    <w:p w14:paraId="73DF0A89" w14:textId="77777777" w:rsidR="00D33E02" w:rsidRDefault="00D33E02">
      <w:pPr>
        <w:spacing w:before="60" w:after="60" w:line="300" w:lineRule="auto"/>
      </w:pPr>
      <w:r>
        <w:rPr>
          <w:color w:val="1F1F1F"/>
        </w:rPr>
        <w:t>Twelve sequence diagrams are authored to complement this document — six for Developer Experience flows and six for RCM Domain Orchestration flows. They will be published as a companion deck and linked from the Marketplace documentation site.</w:t>
      </w:r>
    </w:p>
    <w:p w14:paraId="0241706B" w14:textId="4A9D0DA9" w:rsidR="00D33E02" w:rsidRDefault="00D33E02">
      <w:pPr>
        <w:pStyle w:val="Heading2"/>
      </w:pPr>
      <w:bookmarkStart w:id="889" w:name="_Toc229058733"/>
      <w:bookmarkStart w:id="890" w:name="_Toc229378497"/>
      <w:bookmarkStart w:id="891" w:name="_Toc229463395"/>
      <w:r>
        <w:t>2</w:t>
      </w:r>
      <w:r w:rsidR="0056311E">
        <w:t>4</w:t>
      </w:r>
      <w:r>
        <w:t>.2 Reference Source Documents</w:t>
      </w:r>
      <w:bookmarkEnd w:id="889"/>
      <w:bookmarkEnd w:id="890"/>
      <w:bookmarkEnd w:id="891"/>
    </w:p>
    <w:p w14:paraId="4BA6DDC7" w14:textId="77777777" w:rsidR="00D33E02" w:rsidRDefault="00D33E02">
      <w:pPr>
        <w:pStyle w:val="ListParagraph"/>
        <w:numPr>
          <w:ilvl w:val="0"/>
          <w:numId w:val="2"/>
        </w:numPr>
        <w:spacing w:before="40" w:after="40" w:line="280" w:lineRule="auto"/>
      </w:pPr>
      <w:r>
        <w:rPr>
          <w:color w:val="1F1F1F"/>
        </w:rPr>
        <w:t>Draft — UAP AI Marketplace Architecture.</w:t>
      </w:r>
    </w:p>
    <w:p w14:paraId="3EC55BD2" w14:textId="77777777" w:rsidR="00D33E02" w:rsidRDefault="00D33E02">
      <w:pPr>
        <w:pStyle w:val="ListParagraph"/>
        <w:numPr>
          <w:ilvl w:val="0"/>
          <w:numId w:val="2"/>
        </w:numPr>
        <w:spacing w:before="40" w:after="40" w:line="280" w:lineRule="auto"/>
      </w:pPr>
      <w:r>
        <w:rPr>
          <w:color w:val="1F1F1F"/>
        </w:rPr>
        <w:t>Global Agentic Orchestrator Design v2 (with decisions).</w:t>
      </w:r>
    </w:p>
    <w:p w14:paraId="19F57222" w14:textId="77777777" w:rsidR="00D33E02" w:rsidRDefault="00D33E02">
      <w:pPr>
        <w:pStyle w:val="ListParagraph"/>
        <w:numPr>
          <w:ilvl w:val="0"/>
          <w:numId w:val="2"/>
        </w:numPr>
        <w:spacing w:before="40" w:after="40" w:line="280" w:lineRule="auto"/>
      </w:pPr>
      <w:r>
        <w:rPr>
          <w:color w:val="1F1F1F"/>
        </w:rPr>
        <w:t>UAP — Azure Foundry feature matrix.</w:t>
      </w:r>
    </w:p>
    <w:p w14:paraId="4713FDEB" w14:textId="77777777" w:rsidR="00D33E02" w:rsidRDefault="00D33E02">
      <w:pPr>
        <w:pStyle w:val="ListParagraph"/>
        <w:numPr>
          <w:ilvl w:val="0"/>
          <w:numId w:val="2"/>
        </w:numPr>
        <w:spacing w:before="40" w:after="40" w:line="280" w:lineRule="auto"/>
      </w:pPr>
      <w:r>
        <w:rPr>
          <w:color w:val="1F1F1F"/>
        </w:rPr>
        <w:t>UAP — LLM Gateway feature matrix.</w:t>
      </w:r>
    </w:p>
    <w:p w14:paraId="3A1C874D" w14:textId="5FC9439A" w:rsidR="00D33E02" w:rsidRDefault="00D33E02">
      <w:pPr>
        <w:pStyle w:val="Heading2"/>
      </w:pPr>
      <w:bookmarkStart w:id="892" w:name="_Toc229058734"/>
      <w:bookmarkStart w:id="893" w:name="_Toc229378498"/>
      <w:bookmarkStart w:id="894" w:name="_Toc229463396"/>
      <w:r>
        <w:t>2</w:t>
      </w:r>
      <w:r w:rsidR="0056311E">
        <w:t>4</w:t>
      </w:r>
      <w:r>
        <w:t>.3 Referenced Technologies</w:t>
      </w:r>
      <w:bookmarkEnd w:id="892"/>
      <w:bookmarkEnd w:id="893"/>
      <w:bookmarkEnd w:id="894"/>
    </w:p>
    <w:p w14:paraId="22B1893A" w14:textId="026DCE9C" w:rsidR="004C1479" w:rsidRDefault="00D33E02">
      <w:pPr>
        <w:spacing w:before="60" w:after="60" w:line="300" w:lineRule="auto"/>
        <w:rPr>
          <w:color w:val="1F1F1F"/>
        </w:rPr>
      </w:pPr>
      <w:r w:rsidRPr="6CDBB948">
        <w:rPr>
          <w:color w:val="1F1F1F"/>
        </w:rPr>
        <w:t xml:space="preserve">Microsoft Agent Framework, LangGraph, Azure Container Apps, Azure Functions, Azure API Management, Azure AI Foundry, Azure OpenAI, Azure AI Search, Azure AI Content Safety, MongoDB (Atlas / </w:t>
      </w:r>
      <w:del w:id="895" w:author="Rajesh Singh (Applied AI)" w:date="2026-05-11T18:04:00Z" w16du:dateUtc="2026-05-11T23:04:00Z">
        <w:r w:rsidRPr="6CDBB948" w:rsidDel="00AB4CA4">
          <w:rPr>
            <w:color w:val="1F1F1F"/>
          </w:rPr>
          <w:delText xml:space="preserve">Cosmos </w:delText>
        </w:r>
      </w:del>
      <w:r w:rsidRPr="6CDBB948">
        <w:rPr>
          <w:color w:val="1F1F1F"/>
        </w:rPr>
        <w:t xml:space="preserve">Mongo API), Azure Cache for Redis, ADLS Gen 2, Azure Event Hubs / Event Grid / Service Bus, Entra ID, Managed Identity, Key Vault, </w:t>
      </w:r>
      <w:del w:id="896" w:author="Rajesh Singh (Applied AI)" w:date="2026-05-11T18:02:00Z" w16du:dateUtc="2026-05-11T23:02:00Z">
        <w:r w:rsidRPr="6CDBB948" w:rsidDel="00D0282F">
          <w:rPr>
            <w:color w:val="1F1F1F"/>
          </w:rPr>
          <w:delText xml:space="preserve">Application Insights, </w:delText>
        </w:r>
      </w:del>
      <w:del w:id="897" w:author="Rajesh Singh (Applied AI)" w:date="2026-05-11T17:59:00Z" w16du:dateUtc="2026-05-11T22:59:00Z">
        <w:r w:rsidRPr="6CDBB948" w:rsidDel="006A66D3">
          <w:rPr>
            <w:color w:val="1F1F1F"/>
          </w:rPr>
          <w:delText xml:space="preserve">Azure </w:delText>
        </w:r>
      </w:del>
      <w:ins w:id="898" w:author="Rajesh Singh (Applied AI)" w:date="2026-05-11T17:59:00Z" w16du:dateUtc="2026-05-11T22:59:00Z">
        <w:r w:rsidR="006A66D3">
          <w:rPr>
            <w:color w:val="1F1F1F"/>
          </w:rPr>
          <w:t>Splunk</w:t>
        </w:r>
        <w:r w:rsidR="006A66D3" w:rsidRPr="6CDBB948">
          <w:rPr>
            <w:color w:val="1F1F1F"/>
          </w:rPr>
          <w:t xml:space="preserve"> </w:t>
        </w:r>
      </w:ins>
      <w:r w:rsidRPr="6CDBB948">
        <w:rPr>
          <w:color w:val="1F1F1F"/>
        </w:rPr>
        <w:t>Monitor</w:t>
      </w:r>
      <w:del w:id="899" w:author="Rajesh Singh (Applied AI)" w:date="2026-05-11T17:59:00Z" w16du:dateUtc="2026-05-11T22:59:00Z">
        <w:r w:rsidRPr="6CDBB948" w:rsidDel="006A66D3">
          <w:rPr>
            <w:color w:val="1F1F1F"/>
          </w:rPr>
          <w:delText>, Log</w:delText>
        </w:r>
      </w:del>
      <w:ins w:id="900" w:author="Rajesh Singh (Applied AI)" w:date="2026-05-11T17:59:00Z" w16du:dateUtc="2026-05-11T22:59:00Z">
        <w:r w:rsidR="006A66D3">
          <w:rPr>
            <w:color w:val="1F1F1F"/>
          </w:rPr>
          <w:t xml:space="preserve"> and</w:t>
        </w:r>
      </w:ins>
      <w:r w:rsidRPr="6CDBB948">
        <w:rPr>
          <w:color w:val="1F1F1F"/>
        </w:rPr>
        <w:t xml:space="preserve"> Analytics, Arize Phoenix, OpenTelemetry, MCP (Model Context Protocol), A2A (Agent-to-Agent) protocol, Next.js 15, React Flow, Azure Front Door, Bicep.</w:t>
      </w:r>
    </w:p>
    <w:p w14:paraId="6DF19821" w14:textId="6C67F731" w:rsidR="00CB5BE9" w:rsidRDefault="00CB5BE9" w:rsidP="00CB5BE9">
      <w:pPr>
        <w:pStyle w:val="Heading2"/>
      </w:pPr>
      <w:bookmarkStart w:id="901" w:name="_Toc229378499"/>
      <w:bookmarkStart w:id="902" w:name="_Toc229463397"/>
      <w:r>
        <w:t xml:space="preserve">24.4 180 </w:t>
      </w:r>
      <w:r w:rsidR="00C31415">
        <w:t>D</w:t>
      </w:r>
      <w:r>
        <w:t>ay Roadmap</w:t>
      </w:r>
      <w:bookmarkEnd w:id="901"/>
      <w:bookmarkEnd w:id="902"/>
    </w:p>
    <w:p w14:paraId="6753E224" w14:textId="0B6A24C8" w:rsidR="00C31415" w:rsidRDefault="00C31415" w:rsidP="00C31415">
      <w:pPr>
        <w:pStyle w:val="Heading2"/>
        <w:ind w:left="432"/>
      </w:pPr>
      <w:bookmarkStart w:id="903" w:name="_Toc229378500"/>
      <w:bookmarkStart w:id="904" w:name="_Toc229463398"/>
      <w:r>
        <w:t>24.4.1 Group 1 — Core Platform</w:t>
      </w:r>
      <w:bookmarkEnd w:id="903"/>
      <w:bookmarkEnd w:id="904"/>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1415" w14:paraId="51715EB3"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18175CD1" w14:textId="77777777" w:rsidR="00C31415" w:rsidRDefault="00C31415">
            <w:r>
              <w:rPr>
                <w:rFonts w:ascii="Segoe UI Semibold" w:eastAsia="Segoe UI Semibold" w:hAnsi="Segoe UI Semibold" w:cs="Segoe UI Semibold"/>
                <w:b/>
                <w:bCs/>
                <w:color w:val="FFFFFF"/>
                <w:sz w:val="20"/>
                <w:szCs w:val="20"/>
              </w:rPr>
              <w:t>Layer</w:t>
            </w:r>
          </w:p>
        </w:tc>
        <w:tc>
          <w:tcPr>
            <w:tcW w:w="61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53507A51" w14:textId="77777777" w:rsidR="00C31415" w:rsidRDefault="00C31415">
            <w:r>
              <w:rPr>
                <w:rFonts w:ascii="Segoe UI Semibold" w:eastAsia="Segoe UI Semibold" w:hAnsi="Segoe UI Semibold" w:cs="Segoe UI Semibold"/>
                <w:b/>
                <w:bCs/>
                <w:color w:val="FFFFFF"/>
                <w:sz w:val="20"/>
                <w:szCs w:val="20"/>
              </w:rPr>
              <w:t>Capability</w:t>
            </w:r>
          </w:p>
        </w:tc>
      </w:tr>
      <w:tr w:rsidR="00C31415" w14:paraId="1FC571B3"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54ADABD" w14:textId="77777777" w:rsidR="00C31415" w:rsidRDefault="00C31415">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3B632BE" w14:textId="77777777" w:rsidR="00C31415" w:rsidRDefault="00C31415">
            <w:pPr>
              <w:spacing w:line="260" w:lineRule="auto"/>
            </w:pPr>
            <w:r>
              <w:rPr>
                <w:color w:val="1F1F1F"/>
                <w:sz w:val="20"/>
                <w:szCs w:val="20"/>
              </w:rPr>
              <w:t>Web Portal / CLI Discovery (React Flow drag-drop)</w:t>
            </w:r>
          </w:p>
        </w:tc>
      </w:tr>
      <w:tr w:rsidR="00C31415" w14:paraId="1951A5B5"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4A7AF39" w14:textId="77777777" w:rsidR="00C31415" w:rsidRDefault="00C31415">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FFA1DAF" w14:textId="77777777" w:rsidR="00C31415" w:rsidRDefault="00C31415">
            <w:pPr>
              <w:spacing w:line="260" w:lineRule="auto"/>
            </w:pPr>
            <w:r>
              <w:rPr>
                <w:color w:val="1F1F1F"/>
                <w:sz w:val="20"/>
                <w:szCs w:val="20"/>
              </w:rPr>
              <w:t>Admin Dashboard (governance, health, approvals)</w:t>
            </w:r>
          </w:p>
        </w:tc>
      </w:tr>
      <w:tr w:rsidR="00C31415" w14:paraId="134CF2E4"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6C4ED024" w14:textId="77777777" w:rsidR="00C31415" w:rsidRDefault="00C31415">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693E88B" w14:textId="77777777" w:rsidR="00C31415" w:rsidRDefault="00C31415">
            <w:pPr>
              <w:spacing w:line="260" w:lineRule="auto"/>
            </w:pPr>
            <w:r>
              <w:rPr>
                <w:color w:val="1F1F1F"/>
                <w:sz w:val="20"/>
                <w:szCs w:val="20"/>
              </w:rPr>
              <w:t>AI Asset Catalog (CRUD, versioning, search)</w:t>
            </w:r>
          </w:p>
        </w:tc>
      </w:tr>
      <w:tr w:rsidR="00C31415" w14:paraId="504CD1F4"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A0ED8DE" w14:textId="77777777" w:rsidR="00C31415" w:rsidRDefault="00C31415">
            <w:pPr>
              <w:spacing w:line="260" w:lineRule="auto"/>
            </w:pPr>
            <w:r>
              <w:rPr>
                <w:color w:val="1F1F1F"/>
                <w:sz w:val="20"/>
                <w:szCs w:val="20"/>
              </w:rPr>
              <w:lastRenderedPageBreak/>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6A26D6C" w14:textId="77777777" w:rsidR="00C31415" w:rsidRDefault="00C31415">
            <w:pPr>
              <w:spacing w:line="260" w:lineRule="auto"/>
            </w:pPr>
            <w:r>
              <w:rPr>
                <w:color w:val="1F1F1F"/>
                <w:sz w:val="20"/>
                <w:szCs w:val="20"/>
              </w:rPr>
              <w:t>MCP Server &amp; Tool Registry</w:t>
            </w:r>
          </w:p>
        </w:tc>
      </w:tr>
      <w:tr w:rsidR="00C31415" w14:paraId="57FD4352"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2E1F5216" w14:textId="77777777" w:rsidR="00C31415" w:rsidRDefault="00C31415">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29CE4AC" w14:textId="77777777" w:rsidR="00C31415" w:rsidRDefault="00C31415">
            <w:pPr>
              <w:spacing w:line="260" w:lineRule="auto"/>
            </w:pPr>
            <w:r>
              <w:rPr>
                <w:color w:val="1F1F1F"/>
                <w:sz w:val="20"/>
                <w:szCs w:val="20"/>
              </w:rPr>
              <w:t>Workflow Templates (reusable patterns)</w:t>
            </w:r>
          </w:p>
        </w:tc>
      </w:tr>
      <w:tr w:rsidR="00C31415" w14:paraId="6BE7ECE8"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A0C7A68" w14:textId="77777777" w:rsidR="00C31415" w:rsidRDefault="00C31415">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BC0BB8D" w14:textId="77777777" w:rsidR="00C31415" w:rsidRDefault="00C31415">
            <w:pPr>
              <w:spacing w:line="260" w:lineRule="auto"/>
            </w:pPr>
            <w:r>
              <w:rPr>
                <w:color w:val="1F1F1F"/>
                <w:sz w:val="20"/>
                <w:szCs w:val="20"/>
              </w:rPr>
              <w:t>Execution Engine (graph dispatch, retries, fan-out)</w:t>
            </w:r>
          </w:p>
        </w:tc>
      </w:tr>
      <w:tr w:rsidR="00C31415" w14:paraId="4915359E"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B787492" w14:textId="77777777" w:rsidR="00C31415" w:rsidRDefault="00C31415">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71CDB49" w14:textId="77777777" w:rsidR="00C31415" w:rsidRDefault="00C31415">
            <w:pPr>
              <w:spacing w:line="260" w:lineRule="auto"/>
            </w:pPr>
            <w:r>
              <w:rPr>
                <w:color w:val="1F1F1F"/>
                <w:sz w:val="20"/>
                <w:szCs w:val="20"/>
              </w:rPr>
              <w:t>Audit Log (immutable, TTL, Mongo DB)</w:t>
            </w:r>
          </w:p>
        </w:tc>
      </w:tr>
      <w:tr w:rsidR="00C31415" w14:paraId="430A69AD"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4DB6CDC8" w14:textId="77777777" w:rsidR="00C31415" w:rsidRDefault="00C31415">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9015442" w14:textId="5B88A43B" w:rsidR="00C31415" w:rsidRDefault="00C31415">
            <w:pPr>
              <w:spacing w:line="260" w:lineRule="auto"/>
            </w:pPr>
            <w:r w:rsidRPr="6CDBB948">
              <w:rPr>
                <w:color w:val="1F1F1F"/>
                <w:sz w:val="20"/>
                <w:szCs w:val="20"/>
              </w:rPr>
              <w:t xml:space="preserve">Metrics &amp; OTLP (OpenTelemetry → </w:t>
            </w:r>
            <w:del w:id="905" w:author="Rajesh Singh (Applied AI)" w:date="2026-05-11T18:02:00Z" w16du:dateUtc="2026-05-11T23:02:00Z">
              <w:r w:rsidRPr="6CDBB948" w:rsidDel="00D0282F">
                <w:rPr>
                  <w:color w:val="1F1F1F"/>
                  <w:sz w:val="20"/>
                  <w:szCs w:val="20"/>
                </w:rPr>
                <w:delText>App Insights</w:delText>
              </w:r>
            </w:del>
            <w:ins w:id="906" w:author="Rajesh Singh (Applied AI)" w:date="2026-05-11T18:02:00Z" w16du:dateUtc="2026-05-11T23:02:00Z">
              <w:r w:rsidR="00D0282F">
                <w:rPr>
                  <w:color w:val="1F1F1F"/>
                  <w:sz w:val="20"/>
                  <w:szCs w:val="20"/>
                </w:rPr>
                <w:t>Splunk</w:t>
              </w:r>
            </w:ins>
            <w:r w:rsidRPr="6CDBB948">
              <w:rPr>
                <w:color w:val="1F1F1F"/>
                <w:sz w:val="20"/>
                <w:szCs w:val="20"/>
              </w:rPr>
              <w:t>)</w:t>
            </w:r>
          </w:p>
        </w:tc>
      </w:tr>
    </w:tbl>
    <w:p w14:paraId="0184FBE0" w14:textId="0482CF15" w:rsidR="00C31415" w:rsidRDefault="00C31415" w:rsidP="00C31415">
      <w:pPr>
        <w:pStyle w:val="Heading2"/>
        <w:ind w:left="432"/>
      </w:pPr>
      <w:bookmarkStart w:id="907" w:name="_Toc229378501"/>
      <w:bookmarkStart w:id="908" w:name="_Toc229463399"/>
      <w:r>
        <w:t>24.4.2 Group 2 — Governance and Publisher</w:t>
      </w:r>
      <w:bookmarkEnd w:id="907"/>
      <w:bookmarkEnd w:id="908"/>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31415" w14:paraId="005B0D4E"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65BF74AC" w14:textId="77777777" w:rsidR="00C31415" w:rsidRDefault="00C31415">
            <w:r>
              <w:rPr>
                <w:rFonts w:ascii="Segoe UI Semibold" w:eastAsia="Segoe UI Semibold" w:hAnsi="Segoe UI Semibold" w:cs="Segoe UI Semibold"/>
                <w:b/>
                <w:bCs/>
                <w:color w:val="FFFFFF"/>
                <w:sz w:val="20"/>
                <w:szCs w:val="20"/>
              </w:rPr>
              <w:t>Layer</w:t>
            </w:r>
          </w:p>
        </w:tc>
        <w:tc>
          <w:tcPr>
            <w:tcW w:w="6160" w:type="dxa"/>
            <w:tcBorders>
              <w:top w:val="single" w:sz="4" w:space="0" w:color="BFBFBF"/>
              <w:left w:val="single" w:sz="4" w:space="0" w:color="BFBFBF"/>
              <w:bottom w:val="single" w:sz="4" w:space="0" w:color="BFBFBF"/>
              <w:right w:val="single" w:sz="4" w:space="0" w:color="BFBFBF"/>
            </w:tcBorders>
            <w:shd w:val="clear" w:color="auto" w:fill="0078D4"/>
            <w:tcMar>
              <w:top w:w="100" w:type="dxa"/>
              <w:left w:w="140" w:type="dxa"/>
              <w:bottom w:w="100" w:type="dxa"/>
              <w:right w:w="140" w:type="dxa"/>
            </w:tcMar>
          </w:tcPr>
          <w:p w14:paraId="7CEBE271" w14:textId="77777777" w:rsidR="00C31415" w:rsidRDefault="00C31415">
            <w:r>
              <w:rPr>
                <w:rFonts w:ascii="Segoe UI Semibold" w:eastAsia="Segoe UI Semibold" w:hAnsi="Segoe UI Semibold" w:cs="Segoe UI Semibold"/>
                <w:b/>
                <w:bCs/>
                <w:color w:val="FFFFFF"/>
                <w:sz w:val="20"/>
                <w:szCs w:val="20"/>
              </w:rPr>
              <w:t>Capability</w:t>
            </w:r>
          </w:p>
        </w:tc>
      </w:tr>
      <w:tr w:rsidR="00C31415" w14:paraId="44219519"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01A0D60" w14:textId="77777777" w:rsidR="00C31415" w:rsidRDefault="00C31415">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28003E1" w14:textId="77777777" w:rsidR="00C31415" w:rsidRDefault="00C31415">
            <w:pPr>
              <w:spacing w:line="260" w:lineRule="auto"/>
            </w:pPr>
            <w:r>
              <w:rPr>
                <w:color w:val="1F1F1F"/>
                <w:sz w:val="20"/>
                <w:szCs w:val="20"/>
              </w:rPr>
              <w:t>Publisher Portal (submission lifecycle)</w:t>
            </w:r>
          </w:p>
        </w:tc>
      </w:tr>
      <w:tr w:rsidR="00C31415" w14:paraId="7F03B1C5"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761A910" w14:textId="77777777" w:rsidR="00C31415" w:rsidRDefault="00C31415">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589FA181" w14:textId="77777777" w:rsidR="00C31415" w:rsidRDefault="00C31415">
            <w:pPr>
              <w:spacing w:line="260" w:lineRule="auto"/>
            </w:pPr>
            <w:r>
              <w:rPr>
                <w:color w:val="1F1F1F"/>
                <w:sz w:val="20"/>
                <w:szCs w:val="20"/>
              </w:rPr>
              <w:t>Playground (interactive agent / tool testing)</w:t>
            </w:r>
          </w:p>
        </w:tc>
      </w:tr>
      <w:tr w:rsidR="00C31415" w:rsidRPr="00F55291" w14:paraId="2FE87669"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BC7BF96" w14:textId="77777777" w:rsidR="00C31415" w:rsidRDefault="00C31415">
            <w:pPr>
              <w:spacing w:line="260" w:lineRule="auto"/>
            </w:pPr>
            <w:r>
              <w:rPr>
                <w:color w:val="1F1F1F"/>
                <w:sz w:val="20"/>
                <w:szCs w:val="20"/>
              </w:rPr>
              <w:t>Presentation &amp; UX</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90DC26C" w14:textId="77777777" w:rsidR="00C31415" w:rsidRPr="00E840B8" w:rsidRDefault="00C31415">
            <w:pPr>
              <w:spacing w:line="260" w:lineRule="auto"/>
              <w:rPr>
                <w:lang w:val="fr-FR"/>
              </w:rPr>
            </w:pPr>
            <w:r w:rsidRPr="00E840B8">
              <w:rPr>
                <w:color w:val="1F1F1F"/>
                <w:sz w:val="20"/>
                <w:szCs w:val="20"/>
                <w:lang w:val="fr-FR"/>
              </w:rPr>
              <w:t>DevUI (MAF agent debugging surface)</w:t>
            </w:r>
          </w:p>
        </w:tc>
      </w:tr>
      <w:tr w:rsidR="00C31415" w14:paraId="2B66B0B5"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413776F" w14:textId="77777777" w:rsidR="00C31415" w:rsidRDefault="00C31415">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79D99644" w14:textId="77777777" w:rsidR="00C31415" w:rsidRDefault="00C31415">
            <w:pPr>
              <w:spacing w:line="260" w:lineRule="auto"/>
            </w:pPr>
            <w:r>
              <w:rPr>
                <w:color w:val="1F1F1F"/>
                <w:sz w:val="20"/>
                <w:szCs w:val="20"/>
              </w:rPr>
              <w:t>Agent Skills Registry</w:t>
            </w:r>
          </w:p>
        </w:tc>
      </w:tr>
      <w:tr w:rsidR="00C31415" w14:paraId="2E79D4E4"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D95C8ED" w14:textId="77777777" w:rsidR="00C31415" w:rsidRDefault="00C31415">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1649F648" w14:textId="77777777" w:rsidR="00C31415" w:rsidRDefault="00C31415">
            <w:pPr>
              <w:spacing w:line="260" w:lineRule="auto"/>
            </w:pPr>
            <w:r>
              <w:rPr>
                <w:color w:val="1F1F1F"/>
                <w:sz w:val="20"/>
                <w:szCs w:val="20"/>
              </w:rPr>
              <w:t>Publisher &amp; Submission API</w:t>
            </w:r>
          </w:p>
        </w:tc>
      </w:tr>
      <w:tr w:rsidR="00C31415" w14:paraId="67D6E383"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2E8F32A" w14:textId="77777777" w:rsidR="00C31415" w:rsidRDefault="00C31415">
            <w:pPr>
              <w:spacing w:line="260" w:lineRule="auto"/>
            </w:pPr>
            <w:r>
              <w:rPr>
                <w:color w:val="1F1F1F"/>
                <w:sz w:val="20"/>
                <w:szCs w:val="20"/>
              </w:rPr>
              <w:t>API &amp; Registries</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0DC55EEA" w14:textId="77777777" w:rsidR="00C31415" w:rsidRDefault="00C31415">
            <w:pPr>
              <w:spacing w:line="260" w:lineRule="auto"/>
            </w:pPr>
            <w:r>
              <w:rPr>
                <w:color w:val="1F1F1F"/>
                <w:sz w:val="20"/>
                <w:szCs w:val="20"/>
              </w:rPr>
              <w:t>Security Scanner (static + runtime validation)</w:t>
            </w:r>
          </w:p>
        </w:tc>
      </w:tr>
      <w:tr w:rsidR="00C31415" w14:paraId="260B8D2B"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9E314BF" w14:textId="77777777" w:rsidR="00C31415" w:rsidRDefault="00C31415">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579FBC67" w14:textId="77777777" w:rsidR="00C31415" w:rsidRDefault="00C31415">
            <w:pPr>
              <w:spacing w:line="260" w:lineRule="auto"/>
            </w:pPr>
            <w:r>
              <w:rPr>
                <w:color w:val="1F1F1F"/>
                <w:sz w:val="20"/>
                <w:szCs w:val="20"/>
              </w:rPr>
              <w:t>Human-in-the-Loop Approval Gate</w:t>
            </w:r>
          </w:p>
        </w:tc>
      </w:tr>
      <w:tr w:rsidR="00C31415" w14:paraId="5A36DFFD"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2433649E" w14:textId="77777777" w:rsidR="00C31415" w:rsidRDefault="00C31415">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62A7CB80" w14:textId="77777777" w:rsidR="00C31415" w:rsidRDefault="00C31415">
            <w:pPr>
              <w:spacing w:line="260" w:lineRule="auto"/>
            </w:pPr>
            <w:r>
              <w:rPr>
                <w:color w:val="1F1F1F"/>
                <w:sz w:val="20"/>
                <w:szCs w:val="20"/>
              </w:rPr>
              <w:t>IAM &amp; RBAC Access Control (Entra ID)</w:t>
            </w:r>
          </w:p>
        </w:tc>
      </w:tr>
      <w:tr w:rsidR="00C31415" w14:paraId="02C32B03"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063BDBBC" w14:textId="77777777" w:rsidR="00C31415" w:rsidRDefault="00C31415">
            <w:pPr>
              <w:spacing w:line="260" w:lineRule="auto"/>
            </w:pPr>
            <w:r>
              <w:rPr>
                <w:color w:val="1F1F1F"/>
                <w:sz w:val="20"/>
                <w:szCs w:val="20"/>
              </w:rPr>
              <w:t>Orchestration &amp; Governance</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1696136" w14:textId="77777777" w:rsidR="00C31415" w:rsidRDefault="00C31415">
            <w:pPr>
              <w:spacing w:line="260" w:lineRule="auto"/>
            </w:pPr>
            <w:r>
              <w:rPr>
                <w:color w:val="1F1F1F"/>
                <w:sz w:val="20"/>
                <w:szCs w:val="20"/>
              </w:rPr>
              <w:t>Compensation Logic / Saga (rollback coordination)</w:t>
            </w:r>
          </w:p>
        </w:tc>
      </w:tr>
      <w:tr w:rsidR="00C31415" w14:paraId="0F013990"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455D621" w14:textId="77777777" w:rsidR="00C31415" w:rsidRDefault="00C31415">
            <w:pPr>
              <w:spacing w:line="260" w:lineRule="auto"/>
            </w:pPr>
            <w:r>
              <w:rPr>
                <w:color w:val="1F1F1F"/>
                <w:sz w:val="20"/>
                <w:szCs w:val="20"/>
              </w:rPr>
              <w:lastRenderedPageBreak/>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C0460C5" w14:textId="77777777" w:rsidR="00C31415" w:rsidRDefault="00C31415">
            <w:pPr>
              <w:spacing w:line="260" w:lineRule="auto"/>
            </w:pPr>
            <w:r>
              <w:rPr>
                <w:color w:val="1F1F1F"/>
                <w:sz w:val="20"/>
                <w:szCs w:val="20"/>
              </w:rPr>
              <w:t>Projects &amp; Workspace (team-owned work areas)</w:t>
            </w:r>
          </w:p>
        </w:tc>
      </w:tr>
      <w:tr w:rsidR="00C31415" w14:paraId="3C3448D1"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3D0A148A" w14:textId="77777777" w:rsidR="00C31415" w:rsidRDefault="00C31415">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40" w:type="dxa"/>
              <w:bottom w:w="80" w:type="dxa"/>
              <w:right w:w="140" w:type="dxa"/>
            </w:tcMar>
          </w:tcPr>
          <w:p w14:paraId="46C2DA0F" w14:textId="77777777" w:rsidR="00C31415" w:rsidRDefault="00C31415">
            <w:pPr>
              <w:spacing w:line="260" w:lineRule="auto"/>
            </w:pPr>
            <w:r>
              <w:rPr>
                <w:color w:val="1F1F1F"/>
                <w:sz w:val="20"/>
                <w:szCs w:val="20"/>
              </w:rPr>
              <w:t>Ratings &amp; Reviews (community feedback)</w:t>
            </w:r>
          </w:p>
        </w:tc>
      </w:tr>
      <w:tr w:rsidR="00C31415" w14:paraId="772C2D5A" w14:textId="77777777">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3CDA4BD3" w14:textId="77777777" w:rsidR="00C31415" w:rsidRDefault="00C31415">
            <w:pPr>
              <w:spacing w:line="260" w:lineRule="auto"/>
            </w:pPr>
            <w:r>
              <w:rPr>
                <w:color w:val="1F1F1F"/>
                <w:sz w:val="20"/>
                <w:szCs w:val="20"/>
              </w:rPr>
              <w:t>Data &amp; Observability</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14:paraId="1D9BA596" w14:textId="77777777" w:rsidR="00C31415" w:rsidRDefault="00C31415">
            <w:pPr>
              <w:spacing w:line="260" w:lineRule="auto"/>
            </w:pPr>
            <w:r>
              <w:rPr>
                <w:color w:val="1F1F1F"/>
                <w:sz w:val="20"/>
                <w:szCs w:val="20"/>
              </w:rPr>
              <w:t>Execution History (run outcomes, traces)</w:t>
            </w:r>
          </w:p>
        </w:tc>
      </w:tr>
    </w:tbl>
    <w:p w14:paraId="74D4C8EF" w14:textId="77777777" w:rsidR="00C31415" w:rsidRDefault="00C31415" w:rsidP="00C31415">
      <w:pPr>
        <w:shd w:val="clear" w:color="auto" w:fill="FFF4CE"/>
      </w:pPr>
      <w:r w:rsidRPr="6CDBB948">
        <w:rPr>
          <w:rFonts w:ascii="Segoe UI Semibold" w:eastAsia="Segoe UI Semibold" w:hAnsi="Segoe UI Semibold" w:cs="Segoe UI Semibold"/>
          <w:b/>
          <w:bCs/>
          <w:color w:val="7A5200"/>
        </w:rPr>
        <w:t xml:space="preserve">Out of scope:  </w:t>
      </w:r>
      <w:r w:rsidRPr="6CDBB948">
        <w:rPr>
          <w:color w:val="1F1F1F"/>
        </w:rPr>
        <w:t>The existing Web Dashboard is already shipping. Layer 5 Azure services are provisioned independently via Bicep IaC and tracked outside the application backlog.</w:t>
      </w:r>
    </w:p>
    <w:p w14:paraId="2FC9DDDA" w14:textId="77777777" w:rsidR="00C31415" w:rsidRDefault="00C31415" w:rsidP="00CB5BE9">
      <w:pPr>
        <w:spacing w:before="60" w:after="60" w:line="300" w:lineRule="auto"/>
      </w:pPr>
    </w:p>
    <w:p w14:paraId="4359FAA6" w14:textId="77777777" w:rsidR="00D33E02" w:rsidRDefault="00D33E02">
      <w:pPr>
        <w:spacing w:before="60" w:after="60" w:line="300" w:lineRule="auto"/>
      </w:pPr>
    </w:p>
    <w:sectPr w:rsidR="00D33E02">
      <w:headerReference w:type="default" r:id="rId19"/>
      <w:footerReference w:type="default" r:id="rId2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13" w:author="Antony Stephen" w:date="2026-05-06T15:52:00Z" w:initials="AS">
    <w:p w14:paraId="18203060" w14:textId="401C46BD" w:rsidR="00BC4250" w:rsidRDefault="00BC4250" w:rsidP="00BC4250">
      <w:pPr>
        <w:pStyle w:val="CommentText"/>
      </w:pPr>
      <w:r>
        <w:rPr>
          <w:rStyle w:val="CommentReference"/>
        </w:rPr>
        <w:annotationRef/>
      </w:r>
      <w:r>
        <w:fldChar w:fldCharType="begin"/>
      </w:r>
      <w:r>
        <w:instrText>HYPERLINK "mailto:monicaseidel@microsoft.com"</w:instrText>
      </w:r>
      <w:bookmarkStart w:id="414" w:name="_@_122B574137C24403915051C5E9D30263Z"/>
      <w:r>
        <w:fldChar w:fldCharType="separate"/>
      </w:r>
      <w:bookmarkEnd w:id="414"/>
      <w:r w:rsidRPr="00BC4250">
        <w:rPr>
          <w:rStyle w:val="Mention"/>
          <w:noProof/>
        </w:rPr>
        <w:t>@Monica Seidel</w:t>
      </w:r>
      <w:r>
        <w:fldChar w:fldCharType="end"/>
      </w:r>
      <w:r>
        <w:t xml:space="preserve">  - Pls update this section</w:t>
      </w:r>
    </w:p>
  </w:comment>
  <w:comment w:id="418" w:author="Antony Stephen" w:date="2026-05-06T15:52:00Z" w:initials="AS">
    <w:p w14:paraId="538B876A" w14:textId="21A38551" w:rsidR="00CB26CE" w:rsidRDefault="00CB26CE" w:rsidP="00CB26CE">
      <w:pPr>
        <w:pStyle w:val="CommentText"/>
      </w:pPr>
      <w:r>
        <w:rPr>
          <w:rStyle w:val="CommentReference"/>
        </w:rPr>
        <w:annotationRef/>
      </w:r>
      <w:r>
        <w:fldChar w:fldCharType="begin"/>
      </w:r>
      <w:r>
        <w:instrText>HYPERLINK "mailto:monicaseidel@microsoft.com"</w:instrText>
      </w:r>
      <w:bookmarkStart w:id="419" w:name="_@_C7C1814183E54828B48FB4E2026F70B0Z"/>
      <w:r>
        <w:fldChar w:fldCharType="separate"/>
      </w:r>
      <w:bookmarkEnd w:id="419"/>
      <w:r w:rsidRPr="00CB26CE">
        <w:rPr>
          <w:rStyle w:val="Mention"/>
          <w:noProof/>
        </w:rPr>
        <w:t>@Monica Seidel</w:t>
      </w:r>
      <w:r>
        <w:fldChar w:fldCharType="end"/>
      </w:r>
      <w:r>
        <w:t xml:space="preserve">  - Pls update this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203060" w15:done="1"/>
  <w15:commentEx w15:paraId="538B876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5FDE90" w16cex:dateUtc="2026-05-06T20:52:00Z"/>
  <w16cex:commentExtensible w16cex:durableId="1B7CDC3A" w16cex:dateUtc="2026-05-06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203060" w16cid:durableId="6C5FDE90"/>
  <w16cid:commentId w16cid:paraId="538B876A" w16cid:durableId="1B7CDC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762C7" w14:textId="77777777" w:rsidR="009A7617" w:rsidRDefault="009A7617">
      <w:r>
        <w:separator/>
      </w:r>
    </w:p>
  </w:endnote>
  <w:endnote w:type="continuationSeparator" w:id="0">
    <w:p w14:paraId="7A54475A" w14:textId="77777777" w:rsidR="009A7617" w:rsidRDefault="009A7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w:altName w:val="Segoe UI"/>
    <w:charset w:val="00"/>
    <w:family w:val="swiss"/>
    <w:pitch w:val="variable"/>
    <w:sig w:usb0="A00002AF" w:usb1="4000205B" w:usb2="00000000" w:usb3="00000000" w:csb0="0000009F" w:csb1="00000000"/>
  </w:font>
  <w:font w:name="@GulimChe">
    <w:charset w:val="81"/>
    <w:family w:val="modern"/>
    <w:pitch w:val="fixed"/>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Segoe Semibold">
    <w:altName w:val="Arial"/>
    <w:charset w:val="00"/>
    <w:family w:val="swiss"/>
    <w:pitch w:val="variable"/>
    <w:sig w:usb0="A00002AF" w:usb1="4000205B" w:usb2="00000000" w:usb3="00000000" w:csb0="0000009F" w:csb1="00000000"/>
  </w:font>
  <w:font w:name="Segoe Black">
    <w:altName w:val="Arial"/>
    <w:charset w:val="00"/>
    <w:family w:val="swiss"/>
    <w:pitch w:val="variable"/>
    <w:sig w:usb0="A00002AF" w:usb1="4000205B"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2361" w14:textId="11A1A40D" w:rsidR="00D33E02" w:rsidRDefault="00D33E02">
    <w:pPr>
      <w:jc w:val="center"/>
    </w:pPr>
    <w:r w:rsidRPr="6CDBB948">
      <w:rPr>
        <w:color w:val="595959"/>
        <w:sz w:val="18"/>
        <w:szCs w:val="18"/>
      </w:rPr>
      <w:t xml:space="preserve">© </w:t>
    </w:r>
    <w:del w:id="913" w:author="Rajesh Singh (Applied AI)" w:date="2026-05-11T14:58:00Z" w16du:dateUtc="2026-05-11T19:58:00Z">
      <w:r w:rsidRPr="6CDBB948" w:rsidDel="001C49A4">
        <w:rPr>
          <w:color w:val="595959"/>
          <w:sz w:val="18"/>
          <w:szCs w:val="18"/>
        </w:rPr>
        <w:delText>Microsoft  |</w:delText>
      </w:r>
    </w:del>
    <w:ins w:id="914" w:author="Rajesh Singh (Applied AI)" w:date="2026-05-11T14:58:00Z" w16du:dateUtc="2026-05-11T19:58:00Z">
      <w:r w:rsidR="001C49A4" w:rsidRPr="6CDBB948">
        <w:rPr>
          <w:color w:val="595959"/>
          <w:sz w:val="18"/>
          <w:szCs w:val="18"/>
        </w:rPr>
        <w:t>Microsoft |</w:t>
      </w:r>
    </w:ins>
    <w:r w:rsidRPr="6CDBB948">
      <w:rPr>
        <w:color w:val="595959"/>
        <w:sz w:val="18"/>
        <w:szCs w:val="18"/>
      </w:rPr>
      <w:t xml:space="preserve"> </w:t>
    </w:r>
    <w:del w:id="915" w:author="Rajesh Singh (Applied AI)" w:date="2026-05-11T18:05:00Z" w16du:dateUtc="2026-05-11T23:05:00Z">
      <w:r w:rsidRPr="6CDBB948" w:rsidDel="00762778">
        <w:rPr>
          <w:color w:val="595959"/>
          <w:sz w:val="18"/>
          <w:szCs w:val="18"/>
        </w:rPr>
        <w:delText xml:space="preserve"> </w:delText>
      </w:r>
    </w:del>
    <w:r w:rsidR="00E1397A">
      <w:rPr>
        <w:color w:val="595959"/>
        <w:sz w:val="18"/>
        <w:szCs w:val="18"/>
      </w:rPr>
      <w:t xml:space="preserve">UAP </w:t>
    </w:r>
    <w:r w:rsidR="00777ED3">
      <w:rPr>
        <w:color w:val="595959"/>
        <w:sz w:val="18"/>
        <w:szCs w:val="18"/>
      </w:rPr>
      <w:t>AI Marketplace</w:t>
    </w:r>
    <w:r w:rsidRPr="6CDBB948">
      <w:rPr>
        <w:color w:val="595959"/>
        <w:sz w:val="18"/>
        <w:szCs w:val="18"/>
      </w:rPr>
      <w:t xml:space="preserve"> — Architecture</w:t>
    </w:r>
    <w:del w:id="916" w:author="Rajesh Singh (Applied AI)" w:date="2026-05-11T18:05:00Z" w16du:dateUtc="2026-05-11T23:05:00Z">
      <w:r w:rsidRPr="6CDBB948" w:rsidDel="00762778">
        <w:rPr>
          <w:color w:val="595959"/>
          <w:sz w:val="18"/>
          <w:szCs w:val="18"/>
        </w:rPr>
        <w:delText xml:space="preserve"> </w:delText>
      </w:r>
    </w:del>
    <w:r w:rsidRPr="6CDBB948">
      <w:rPr>
        <w:color w:val="595959"/>
        <w:sz w:val="18"/>
        <w:szCs w:val="18"/>
      </w:rPr>
      <w:t xml:space="preserve"> | </w:t>
    </w:r>
    <w:del w:id="917" w:author="Rajesh Singh (Applied AI)" w:date="2026-05-11T18:05:00Z" w16du:dateUtc="2026-05-11T23:05:00Z">
      <w:r w:rsidRPr="6CDBB948" w:rsidDel="00762778">
        <w:rPr>
          <w:color w:val="595959"/>
          <w:sz w:val="18"/>
          <w:szCs w:val="18"/>
        </w:rPr>
        <w:delText xml:space="preserve"> </w:delText>
      </w:r>
    </w:del>
    <w:r w:rsidRPr="6CDBB948">
      <w:rPr>
        <w:color w:val="595959"/>
        <w:sz w:val="18"/>
        <w:szCs w:val="18"/>
      </w:rPr>
      <w:t xml:space="preserve">Page </w:t>
    </w:r>
    <w:r w:rsidRPr="6CDBB948">
      <w:rPr>
        <w:color w:val="595959"/>
        <w:sz w:val="18"/>
        <w:szCs w:val="18"/>
      </w:rPr>
      <w:fldChar w:fldCharType="begin"/>
    </w:r>
    <w:r w:rsidRPr="6CDBB948">
      <w:rPr>
        <w:color w:val="595959"/>
        <w:sz w:val="18"/>
        <w:szCs w:val="18"/>
      </w:rPr>
      <w:instrText>PAGE</w:instrText>
    </w:r>
    <w:r w:rsidRPr="6CDBB948">
      <w:rPr>
        <w:color w:val="595959"/>
        <w:sz w:val="18"/>
        <w:szCs w:val="18"/>
      </w:rPr>
      <w:fldChar w:fldCharType="separate"/>
    </w:r>
    <w:r>
      <w:rPr>
        <w:noProof/>
        <w:color w:val="595959"/>
        <w:sz w:val="18"/>
        <w:szCs w:val="18"/>
      </w:rPr>
      <w:t>1</w:t>
    </w:r>
    <w:r w:rsidRPr="6CDBB948">
      <w:rPr>
        <w:color w:val="595959"/>
        <w:sz w:val="18"/>
        <w:szCs w:val="18"/>
      </w:rPr>
      <w:fldChar w:fldCharType="end"/>
    </w:r>
    <w:r w:rsidRPr="6CDBB948">
      <w:rPr>
        <w:color w:val="595959"/>
        <w:sz w:val="18"/>
        <w:szCs w:val="18"/>
      </w:rPr>
      <w:t xml:space="preserve"> of </w:t>
    </w:r>
    <w:r w:rsidRPr="6CDBB948">
      <w:rPr>
        <w:color w:val="595959"/>
        <w:sz w:val="18"/>
        <w:szCs w:val="18"/>
      </w:rPr>
      <w:fldChar w:fldCharType="begin"/>
    </w:r>
    <w:r w:rsidRPr="6CDBB948">
      <w:rPr>
        <w:color w:val="595959"/>
        <w:sz w:val="18"/>
        <w:szCs w:val="18"/>
      </w:rPr>
      <w:instrText>NUMPAGES</w:instrText>
    </w:r>
    <w:r w:rsidRPr="6CDBB948">
      <w:rPr>
        <w:color w:val="595959"/>
        <w:sz w:val="18"/>
        <w:szCs w:val="18"/>
      </w:rPr>
      <w:fldChar w:fldCharType="separate"/>
    </w:r>
    <w:r>
      <w:rPr>
        <w:noProof/>
        <w:color w:val="595959"/>
        <w:sz w:val="18"/>
        <w:szCs w:val="18"/>
      </w:rPr>
      <w:t>2</w:t>
    </w:r>
    <w:r w:rsidRPr="6CDBB948">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17FA0" w14:textId="77777777" w:rsidR="009A7617" w:rsidRDefault="009A7617">
      <w:r>
        <w:separator/>
      </w:r>
    </w:p>
  </w:footnote>
  <w:footnote w:type="continuationSeparator" w:id="0">
    <w:p w14:paraId="50D075BB" w14:textId="77777777" w:rsidR="009A7617" w:rsidRDefault="009A7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007A" w14:textId="52D1E764" w:rsidR="00D33E02" w:rsidRDefault="00D33E02">
    <w:pPr>
      <w:jc w:val="right"/>
    </w:pPr>
    <w:r w:rsidRPr="6CDBB948">
      <w:rPr>
        <w:color w:val="595959"/>
        <w:sz w:val="18"/>
        <w:szCs w:val="18"/>
      </w:rPr>
      <w:t xml:space="preserve">Unified AI Platform — </w:t>
    </w:r>
    <w:del w:id="909" w:author="Rajesh Singh (Applied AI)" w:date="2026-05-11T14:58:00Z" w16du:dateUtc="2026-05-11T19:58:00Z">
      <w:r w:rsidRPr="6CDBB948" w:rsidDel="001C49A4">
        <w:rPr>
          <w:color w:val="595959"/>
          <w:sz w:val="18"/>
          <w:szCs w:val="18"/>
        </w:rPr>
        <w:delText>Architecture  |</w:delText>
      </w:r>
    </w:del>
    <w:ins w:id="910" w:author="Rajesh Singh (Applied AI)" w:date="2026-05-11T14:58:00Z" w16du:dateUtc="2026-05-11T19:58:00Z">
      <w:r w:rsidR="001C49A4" w:rsidRPr="6CDBB948">
        <w:rPr>
          <w:color w:val="595959"/>
          <w:sz w:val="18"/>
          <w:szCs w:val="18"/>
        </w:rPr>
        <w:t xml:space="preserve">Architecture </w:t>
      </w:r>
    </w:ins>
    <w:del w:id="911" w:author="Rajesh Singh (Applied AI)" w:date="2026-05-11T14:58:00Z" w16du:dateUtc="2026-05-11T19:58:00Z">
      <w:r w:rsidRPr="6CDBB948" w:rsidDel="001C49A4">
        <w:rPr>
          <w:color w:val="595959"/>
          <w:sz w:val="18"/>
          <w:szCs w:val="18"/>
        </w:rPr>
        <w:delText xml:space="preserve">  Microsoft</w:delText>
      </w:r>
    </w:del>
    <w:ins w:id="912" w:author="Rajesh Singh (Applied AI)" w:date="2026-05-11T14:58:00Z" w16du:dateUtc="2026-05-11T19:58:00Z">
      <w:r w:rsidR="001C49A4" w:rsidRPr="6CDBB948">
        <w:rPr>
          <w:color w:val="595959"/>
          <w:sz w:val="18"/>
          <w:szCs w:val="18"/>
        </w:rPr>
        <w:t>| Microsoft</w:t>
      </w:r>
    </w:ins>
    <w:r w:rsidRPr="6CDBB948">
      <w:rPr>
        <w:color w:val="595959"/>
        <w:sz w:val="18"/>
        <w:szCs w:val="18"/>
      </w:rPr>
      <w:t xml:space="preserve">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BA828F36"/>
    <w:lvl w:ilvl="0">
      <w:start w:val="1"/>
      <w:numFmt w:val="lowerLetter"/>
      <w:pStyle w:val="ListNumber4"/>
      <w:lvlText w:val="%1."/>
      <w:lvlJc w:val="left"/>
      <w:pPr>
        <w:ind w:left="1800" w:hanging="360"/>
      </w:pPr>
      <w:rPr>
        <w:rFonts w:hint="default"/>
        <w:color w:val="008AC8"/>
      </w:rPr>
    </w:lvl>
  </w:abstractNum>
  <w:abstractNum w:abstractNumId="1" w15:restartNumberingAfterBreak="0">
    <w:nsid w:val="FFFFFF7E"/>
    <w:multiLevelType w:val="singleLevel"/>
    <w:tmpl w:val="BA82A1C2"/>
    <w:lvl w:ilvl="0">
      <w:start w:val="1"/>
      <w:numFmt w:val="lowerRoman"/>
      <w:pStyle w:val="ListNumber3"/>
      <w:lvlText w:val="%1."/>
      <w:lvlJc w:val="right"/>
      <w:pPr>
        <w:ind w:left="1440" w:hanging="360"/>
      </w:pPr>
      <w:rPr>
        <w:rFonts w:hint="default"/>
        <w:color w:val="008AC8"/>
      </w:rPr>
    </w:lvl>
  </w:abstractNum>
  <w:abstractNum w:abstractNumId="2" w15:restartNumberingAfterBreak="0">
    <w:nsid w:val="FFFFFF7F"/>
    <w:multiLevelType w:val="singleLevel"/>
    <w:tmpl w:val="D0F00B62"/>
    <w:lvl w:ilvl="0">
      <w:start w:val="1"/>
      <w:numFmt w:val="upperLetter"/>
      <w:pStyle w:val="ListNumber2"/>
      <w:lvlText w:val="%1."/>
      <w:lvlJc w:val="left"/>
      <w:pPr>
        <w:ind w:left="1080" w:hanging="360"/>
      </w:pPr>
      <w:rPr>
        <w:rFonts w:ascii="Segoe UI" w:hAnsi="Segoe UI" w:hint="default"/>
        <w:b w:val="0"/>
        <w:i w:val="0"/>
        <w:color w:val="008AC8"/>
      </w:rPr>
    </w:lvl>
  </w:abstractNum>
  <w:abstractNum w:abstractNumId="3" w15:restartNumberingAfterBreak="0">
    <w:nsid w:val="FFFFFF80"/>
    <w:multiLevelType w:val="singleLevel"/>
    <w:tmpl w:val="BD18C040"/>
    <w:lvl w:ilvl="0">
      <w:start w:val="1"/>
      <w:numFmt w:val="bullet"/>
      <w:pStyle w:val="ListBullet5"/>
      <w:lvlText w:val="•"/>
      <w:lvlJc w:val="left"/>
      <w:pPr>
        <w:ind w:left="2160" w:hanging="360"/>
      </w:pPr>
      <w:rPr>
        <w:rFonts w:ascii="Segoe UI" w:hAnsi="Segoe UI" w:hint="default"/>
        <w:color w:val="008AC8"/>
      </w:rPr>
    </w:lvl>
  </w:abstractNum>
  <w:abstractNum w:abstractNumId="4" w15:restartNumberingAfterBreak="0">
    <w:nsid w:val="FFFFFF81"/>
    <w:multiLevelType w:val="singleLevel"/>
    <w:tmpl w:val="DD0241DA"/>
    <w:lvl w:ilvl="0">
      <w:start w:val="1"/>
      <w:numFmt w:val="bullet"/>
      <w:pStyle w:val="ListBullet4"/>
      <w:lvlText w:val="o"/>
      <w:lvlJc w:val="left"/>
      <w:pPr>
        <w:ind w:left="1800" w:hanging="360"/>
      </w:pPr>
      <w:rPr>
        <w:rFonts w:ascii="Courier New" w:hAnsi="Courier New" w:hint="default"/>
        <w:color w:val="008AC8"/>
      </w:rPr>
    </w:lvl>
  </w:abstractNum>
  <w:abstractNum w:abstractNumId="5" w15:restartNumberingAfterBreak="0">
    <w:nsid w:val="FFFFFF82"/>
    <w:multiLevelType w:val="singleLevel"/>
    <w:tmpl w:val="D38AF324"/>
    <w:lvl w:ilvl="0">
      <w:start w:val="1"/>
      <w:numFmt w:val="bullet"/>
      <w:pStyle w:val="ListBullet3"/>
      <w:lvlText w:val="•"/>
      <w:lvlJc w:val="left"/>
      <w:pPr>
        <w:ind w:left="1440" w:hanging="360"/>
      </w:pPr>
      <w:rPr>
        <w:rFonts w:ascii="Segoe UI" w:hAnsi="Segoe UI" w:hint="default"/>
        <w:color w:val="008AC8"/>
      </w:rPr>
    </w:lvl>
  </w:abstractNum>
  <w:abstractNum w:abstractNumId="6" w15:restartNumberingAfterBreak="0">
    <w:nsid w:val="FFFFFF83"/>
    <w:multiLevelType w:val="singleLevel"/>
    <w:tmpl w:val="867A59A0"/>
    <w:lvl w:ilvl="0">
      <w:start w:val="1"/>
      <w:numFmt w:val="bullet"/>
      <w:pStyle w:val="ListBullet2"/>
      <w:lvlText w:val="o"/>
      <w:lvlJc w:val="left"/>
      <w:pPr>
        <w:ind w:left="792" w:hanging="360"/>
      </w:pPr>
      <w:rPr>
        <w:rFonts w:ascii="Courier New" w:hAnsi="Courier New" w:hint="default"/>
        <w:color w:val="008AC8"/>
      </w:rPr>
    </w:lvl>
  </w:abstractNum>
  <w:abstractNum w:abstractNumId="7" w15:restartNumberingAfterBreak="0">
    <w:nsid w:val="FFFFFF88"/>
    <w:multiLevelType w:val="singleLevel"/>
    <w:tmpl w:val="D8F858DE"/>
    <w:lvl w:ilvl="0">
      <w:start w:val="1"/>
      <w:numFmt w:val="decimal"/>
      <w:pStyle w:val="ListNumber"/>
      <w:lvlText w:val="%1."/>
      <w:lvlJc w:val="left"/>
      <w:pPr>
        <w:ind w:left="720" w:hanging="360"/>
      </w:pPr>
      <w:rPr>
        <w:rFonts w:ascii="Segoe UI" w:hAnsi="Segoe UI" w:hint="default"/>
        <w:b w:val="0"/>
        <w:i w:val="0"/>
        <w:color w:val="008AC8"/>
      </w:rPr>
    </w:lvl>
  </w:abstractNum>
  <w:abstractNum w:abstractNumId="8"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2494BBB"/>
    <w:multiLevelType w:val="multilevel"/>
    <w:tmpl w:val="1E784CB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Custom%20Office%20Templates\SDM"/>
      <w:lvlJc w:val="left"/>
    </w:lvl>
  </w:abstractNum>
  <w:abstractNum w:abstractNumId="10" w15:restartNumberingAfterBreak="0">
    <w:nsid w:val="028568CC"/>
    <w:multiLevelType w:val="multilevel"/>
    <w:tmpl w:val="2EC0055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Custom%20Office%20Templates\SDM"/>
      <w:lvlJc w:val="left"/>
    </w:lvl>
  </w:abstractNum>
  <w:abstractNum w:abstractNumId="11" w15:restartNumberingAfterBreak="0">
    <w:nsid w:val="081B30E1"/>
    <w:multiLevelType w:val="hybridMultilevel"/>
    <w:tmpl w:val="C75A6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D3C5C8F"/>
    <w:multiLevelType w:val="multilevel"/>
    <w:tmpl w:val="E04AFF44"/>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numFmt w:val="none"/>
      <w:pStyle w:val="Heading3Numbered"/>
      <w:lvlText w:val=""/>
      <w:lvlJc w:val="left"/>
      <w:pPr>
        <w:tabs>
          <w:tab w:val="num" w:pos="360"/>
        </w:tabs>
      </w:pPr>
    </w:lvl>
    <w:lvl w:ilvl="3">
      <w:numFmt w:val="decimal"/>
      <w:pStyle w:val="Heading4Numbered"/>
      <w:lvlText w:val=""/>
      <w:lvlJc w:val="left"/>
    </w:lvl>
    <w:lvl w:ilvl="4">
      <w:numFmt w:val="decimal"/>
      <w:lvlText w:val=""/>
      <w:lvlJc w:val="left"/>
    </w:lvl>
    <w:lvl w:ilvl="5">
      <w:numFmt w:val="decimal"/>
      <w:pStyle w:val="NumHeading3"/>
      <w:lvlText w:val=""/>
      <w:lvlJc w:val="left"/>
    </w:lvl>
    <w:lvl w:ilvl="6">
      <w:numFmt w:val="decimal"/>
      <w:pStyle w:val="NumHeading4"/>
      <w:lvlText w:val=""/>
      <w:lvlJc w:val="left"/>
    </w:lvl>
    <w:lvl w:ilvl="7">
      <w:numFmt w:val="decimal"/>
      <w:lvlText w:val=""/>
      <w:lvlJc w:val="left"/>
    </w:lvl>
    <w:lvl w:ilvl="8">
      <w:numFmt w:val="decimal"/>
      <w:lvlText w:val=""/>
      <w:lvlJc w:val="left"/>
    </w:lvl>
  </w:abstractNum>
  <w:abstractNum w:abstractNumId="13" w15:restartNumberingAfterBreak="0">
    <w:nsid w:val="0E7D72DE"/>
    <w:multiLevelType w:val="multilevel"/>
    <w:tmpl w:val="F26E1302"/>
    <w:lvl w:ilvl="0">
      <w:numFmt w:val="decimal"/>
      <w:lvlText w:val=""/>
      <w:lvlJc w:val="left"/>
    </w:lvl>
    <w:lvl w:ilvl="1">
      <w:numFmt w:val="decimal"/>
      <w:lvlText w:val=""/>
      <w:lvlJc w:val="left"/>
    </w:lvl>
    <w:lvl w:ilvl="2">
      <w:numFmt w:val="decimal"/>
      <w:lvlText w:val=""/>
      <w:lvlJc w:val="left"/>
    </w:lvl>
    <w:lvl w:ilvl="3">
      <w:numFmt w:val="decimal"/>
      <w:suff w:val="space"/>
      <w:lvlText w:val=""/>
      <w:lvlJc w:val="left"/>
    </w:lvl>
    <w:lvl w:ilvl="4">
      <w:numFmt w:val="decimal"/>
      <w:lvlText w:val=""/>
      <w:lvlJc w:val="left"/>
    </w:lvl>
    <w:lvl w:ilvl="5">
      <w:numFmt w:val="decimal"/>
      <w:pStyle w:val="Heading6"/>
      <w:lvlText w:val=""/>
      <w:lvlJc w:val="left"/>
    </w:lvl>
    <w:lvl w:ilvl="6">
      <w:start w:val="1493145"/>
      <w:numFmt w:val="decimal"/>
      <w:lvlRestart w:val="0"/>
      <w:pStyle w:val="Heading7"/>
      <w:isLgl/>
      <w:lvlText w:val=""/>
      <w:lvlJc w:val="cente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7">
      <w:numFmt w:val="decimal"/>
      <w:pStyle w:val="Heading8"/>
      <w:lvlText w:val=""/>
      <w:lvlJc w:val="left"/>
    </w:lvl>
    <w:lvl w:ilvl="8">
      <w:numFmt w:val="decimal"/>
      <w:pStyle w:val="Heading9"/>
      <w:lvlText w:val=""/>
      <w:lvlJc w:val="left"/>
    </w:lvl>
  </w:abstractNum>
  <w:abstractNum w:abstractNumId="14" w15:restartNumberingAfterBreak="0">
    <w:nsid w:val="0FA317CF"/>
    <w:multiLevelType w:val="multilevel"/>
    <w:tmpl w:val="1592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D0DB8"/>
    <w:multiLevelType w:val="multilevel"/>
    <w:tmpl w:val="F3B281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9A49ED"/>
    <w:multiLevelType w:val="multilevel"/>
    <w:tmpl w:val="F8AA311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3460842"/>
    <w:multiLevelType w:val="hybridMultilevel"/>
    <w:tmpl w:val="1C204684"/>
    <w:lvl w:ilvl="0" w:tplc="CB38B744">
      <w:numFmt w:val="decimal"/>
      <w:pStyle w:val="Bullet1"/>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rPr>
        <w:rFonts w:ascii="Symbol" w:hAnsi="Wingdings" w:cs="Courier New" w:hint="default"/>
        <w14:glow w14:rad="0">
          <w14:srgbClr w14:val="000000"/>
        </w14:glow>
        <w14:scene3d>
          <w14:camera w14:prst="orthographicFront"/>
          <w14:lightRig w14:rig="threePt" w14:dir="t">
            <w14:rot w14:lat="0" w14:lon="0" w14:rev="0"/>
          </w14:lightRig>
        </w14:scene3d>
      </w:rPr>
    </w:lvl>
    <w:lvl w:ilvl="5" w:tplc="04090005">
      <w:numFmt w:val="decimal"/>
      <w:lvlText w:val=""/>
      <w:lvlJc w:val="left"/>
    </w:lvl>
    <w:lvl w:ilvl="6" w:tplc="04090001">
      <w:numFmt w:val="decimal"/>
      <w:lvlText w:val=""/>
      <w:lvlJc w:val="left"/>
    </w:lvl>
    <w:lvl w:ilvl="7" w:tplc="04090003">
      <w:numFmt w:val="none"/>
      <w:lvlText w:val=""/>
      <w:lvlJc w:val="left"/>
      <w:pPr>
        <w:tabs>
          <w:tab w:val="num" w:pos="360"/>
        </w:tabs>
      </w:pPr>
    </w:lvl>
    <w:lvl w:ilvl="8" w:tplc="04090005">
      <w:numFmt w:val="decimal"/>
      <w:lvlText w:val=""/>
      <w:lvlJc w:val="left"/>
    </w:lvl>
  </w:abstractNum>
  <w:abstractNum w:abstractNumId="18" w15:restartNumberingAfterBreak="0">
    <w:nsid w:val="141B0DE0"/>
    <w:multiLevelType w:val="multilevel"/>
    <w:tmpl w:val="84C027B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80C3FA5"/>
    <w:multiLevelType w:val="multilevel"/>
    <w:tmpl w:val="BBDA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E804DA"/>
    <w:multiLevelType w:val="hybridMultilevel"/>
    <w:tmpl w:val="AE0C8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B87FAB"/>
    <w:multiLevelType w:val="multilevel"/>
    <w:tmpl w:val="92A8D828"/>
    <w:styleLink w:val="Bullets"/>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73F5BDA"/>
    <w:multiLevelType w:val="multilevel"/>
    <w:tmpl w:val="9228A626"/>
    <w:numStyleLink w:val="Checklist"/>
  </w:abstractNum>
  <w:abstractNum w:abstractNumId="23" w15:restartNumberingAfterBreak="0">
    <w:nsid w:val="28917E30"/>
    <w:multiLevelType w:val="multilevel"/>
    <w:tmpl w:val="BAC0FCD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Custom%20Office%20Templates\SDM"/>
      <w:lvlJc w:val="left"/>
    </w:lvl>
  </w:abstractNum>
  <w:abstractNum w:abstractNumId="24" w15:restartNumberingAfterBreak="0">
    <w:nsid w:val="2A4C5C84"/>
    <w:multiLevelType w:val="multilevel"/>
    <w:tmpl w:val="14E2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7E7021"/>
    <w:multiLevelType w:val="multilevel"/>
    <w:tmpl w:val="E02E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F7443B"/>
    <w:multiLevelType w:val="multilevel"/>
    <w:tmpl w:val="ACD60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9F2A9F"/>
    <w:multiLevelType w:val="hybridMultilevel"/>
    <w:tmpl w:val="D6786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400321B"/>
    <w:multiLevelType w:val="multilevel"/>
    <w:tmpl w:val="87F67182"/>
    <w:lvl w:ilvl="0">
      <w:numFmt w:val="decimal"/>
      <w:pStyle w:val="ListParagraph"/>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Custom%20Office%20Templates\SDM"/>
      <w:lvlJc w:val="left"/>
    </w:lvl>
  </w:abstractNum>
  <w:abstractNum w:abstractNumId="29" w15:restartNumberingAfterBreak="0">
    <w:nsid w:val="3C3164E5"/>
    <w:multiLevelType w:val="hybridMultilevel"/>
    <w:tmpl w:val="C75A6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DEC5007"/>
    <w:multiLevelType w:val="multilevel"/>
    <w:tmpl w:val="53D6A802"/>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E563CD5"/>
    <w:multiLevelType w:val="multilevel"/>
    <w:tmpl w:val="F826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A07ED2"/>
    <w:multiLevelType w:val="multilevel"/>
    <w:tmpl w:val="B1C0B846"/>
    <w:styleLink w:val="Style1"/>
    <w:lvl w:ilvl="0">
      <w:numFmt w:val="decimal"/>
      <w:pStyle w:val="List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1436AC0"/>
    <w:multiLevelType w:val="hybridMultilevel"/>
    <w:tmpl w:val="1F0A31AE"/>
    <w:lvl w:ilvl="0" w:tplc="D8D28436">
      <w:numFmt w:val="decimal"/>
      <w:pStyle w:val="Heading5Numbered"/>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34" w15:restartNumberingAfterBreak="0">
    <w:nsid w:val="42422B5C"/>
    <w:multiLevelType w:val="multilevel"/>
    <w:tmpl w:val="772445B0"/>
    <w:lvl w:ilvl="0">
      <w:numFmt w:val="decimal"/>
      <w:pStyle w:val="TableList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35966FA"/>
    <w:multiLevelType w:val="multilevel"/>
    <w:tmpl w:val="C382C40A"/>
    <w:lvl w:ilvl="0">
      <w:start w:val="3"/>
      <w:numFmt w:val="decimal"/>
      <w:lvlText w:val="%1"/>
      <w:lvlJc w:val="left"/>
      <w:pPr>
        <w:ind w:left="405" w:hanging="40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6" w15:restartNumberingAfterBreak="0">
    <w:nsid w:val="46881BD8"/>
    <w:multiLevelType w:val="hybridMultilevel"/>
    <w:tmpl w:val="C75A6CC4"/>
    <w:lvl w:ilvl="0" w:tplc="7CE284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6C77C2E"/>
    <w:multiLevelType w:val="hybridMultilevel"/>
    <w:tmpl w:val="D6786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7F95CC3"/>
    <w:multiLevelType w:val="multilevel"/>
    <w:tmpl w:val="F610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FC51F9"/>
    <w:multiLevelType w:val="multilevel"/>
    <w:tmpl w:val="C754701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Custom%20Office%20Templates\SDM"/>
      <w:lvlJc w:val="left"/>
    </w:lvl>
  </w:abstractNum>
  <w:abstractNum w:abstractNumId="40" w15:restartNumberingAfterBreak="0">
    <w:nsid w:val="50C56A9C"/>
    <w:multiLevelType w:val="multilevel"/>
    <w:tmpl w:val="2784594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2887C85"/>
    <w:multiLevelType w:val="multilevel"/>
    <w:tmpl w:val="7D08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BE5BB6"/>
    <w:multiLevelType w:val="hybridMultilevel"/>
    <w:tmpl w:val="249E2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63212A"/>
    <w:multiLevelType w:val="hybridMultilevel"/>
    <w:tmpl w:val="05A25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043ECC"/>
    <w:multiLevelType w:val="multilevel"/>
    <w:tmpl w:val="B1C0B846"/>
    <w:numStyleLink w:val="Style1"/>
  </w:abstractNum>
  <w:abstractNum w:abstractNumId="45" w15:restartNumberingAfterBreak="0">
    <w:nsid w:val="5E510B41"/>
    <w:multiLevelType w:val="hybridMultilevel"/>
    <w:tmpl w:val="D6786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F7315AA"/>
    <w:multiLevelType w:val="multilevel"/>
    <w:tmpl w:val="99B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A343CC"/>
    <w:multiLevelType w:val="multilevel"/>
    <w:tmpl w:val="84C027B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50A75D1"/>
    <w:multiLevelType w:val="hybridMultilevel"/>
    <w:tmpl w:val="C75A6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6BF78D6"/>
    <w:multiLevelType w:val="hybridMultilevel"/>
    <w:tmpl w:val="B03C98F0"/>
    <w:lvl w:ilvl="0" w:tplc="028285DC">
      <w:start w:val="3"/>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FE3FC7"/>
    <w:multiLevelType w:val="multilevel"/>
    <w:tmpl w:val="AA782CE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9C16C53"/>
    <w:multiLevelType w:val="multilevel"/>
    <w:tmpl w:val="C754701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Custom%20Office%20Templates\SDM"/>
      <w:lvlJc w:val="left"/>
    </w:lvl>
  </w:abstractNum>
  <w:abstractNum w:abstractNumId="52" w15:restartNumberingAfterBreak="0">
    <w:nsid w:val="69F53201"/>
    <w:multiLevelType w:val="multilevel"/>
    <w:tmpl w:val="B7A0F0C0"/>
    <w:styleLink w:val="NumberedList"/>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DB22422"/>
    <w:multiLevelType w:val="multilevel"/>
    <w:tmpl w:val="9228A626"/>
    <w:styleLink w:val="Checklist"/>
    <w:lvl w:ilvl="0">
      <w:numFmt w:val="decimal"/>
      <w:pStyle w:val="CheckList0"/>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332112F"/>
    <w:multiLevelType w:val="hybridMultilevel"/>
    <w:tmpl w:val="D67868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743286F"/>
    <w:multiLevelType w:val="hybridMultilevel"/>
    <w:tmpl w:val="C75A6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8675DE0"/>
    <w:multiLevelType w:val="hybridMultilevel"/>
    <w:tmpl w:val="182CA5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3A4E93"/>
    <w:multiLevelType w:val="hybridMultilevel"/>
    <w:tmpl w:val="C75A6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F8B4AAD"/>
    <w:multiLevelType w:val="hybridMultilevel"/>
    <w:tmpl w:val="17CC5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9065630">
    <w:abstractNumId w:val="17"/>
  </w:num>
  <w:num w:numId="2" w16cid:durableId="90130458">
    <w:abstractNumId w:val="34"/>
  </w:num>
  <w:num w:numId="3" w16cid:durableId="1645501536">
    <w:abstractNumId w:val="53"/>
  </w:num>
  <w:num w:numId="4" w16cid:durableId="1793209009">
    <w:abstractNumId w:val="44"/>
  </w:num>
  <w:num w:numId="5" w16cid:durableId="1192763434">
    <w:abstractNumId w:val="32"/>
  </w:num>
  <w:num w:numId="6" w16cid:durableId="1262953561">
    <w:abstractNumId w:val="52"/>
  </w:num>
  <w:num w:numId="7" w16cid:durableId="1024016612">
    <w:abstractNumId w:val="28"/>
  </w:num>
  <w:num w:numId="8" w16cid:durableId="2055958855">
    <w:abstractNumId w:val="22"/>
  </w:num>
  <w:num w:numId="9" w16cid:durableId="1706442807">
    <w:abstractNumId w:val="13"/>
  </w:num>
  <w:num w:numId="10" w16cid:durableId="734595452">
    <w:abstractNumId w:val="12"/>
  </w:num>
  <w:num w:numId="11" w16cid:durableId="1329594586">
    <w:abstractNumId w:val="33"/>
  </w:num>
  <w:num w:numId="12" w16cid:durableId="1291277628">
    <w:abstractNumId w:val="6"/>
  </w:num>
  <w:num w:numId="13" w16cid:durableId="1524200601">
    <w:abstractNumId w:val="5"/>
  </w:num>
  <w:num w:numId="14" w16cid:durableId="2016807126">
    <w:abstractNumId w:val="4"/>
  </w:num>
  <w:num w:numId="15" w16cid:durableId="521629867">
    <w:abstractNumId w:val="3"/>
  </w:num>
  <w:num w:numId="16" w16cid:durableId="153110275">
    <w:abstractNumId w:val="7"/>
  </w:num>
  <w:num w:numId="17" w16cid:durableId="424544066">
    <w:abstractNumId w:val="2"/>
  </w:num>
  <w:num w:numId="18" w16cid:durableId="2109277544">
    <w:abstractNumId w:val="1"/>
  </w:num>
  <w:num w:numId="19" w16cid:durableId="699866252">
    <w:abstractNumId w:val="0"/>
  </w:num>
  <w:num w:numId="20" w16cid:durableId="217059826">
    <w:abstractNumId w:val="21"/>
  </w:num>
  <w:num w:numId="21" w16cid:durableId="670527262">
    <w:abstractNumId w:val="18"/>
  </w:num>
  <w:num w:numId="22" w16cid:durableId="852109967">
    <w:abstractNumId w:val="47"/>
  </w:num>
  <w:num w:numId="23" w16cid:durableId="1560822242">
    <w:abstractNumId w:val="8"/>
  </w:num>
  <w:num w:numId="24" w16cid:durableId="1350794549">
    <w:abstractNumId w:val="20"/>
  </w:num>
  <w:num w:numId="25" w16cid:durableId="676423852">
    <w:abstractNumId w:val="42"/>
  </w:num>
  <w:num w:numId="26" w16cid:durableId="162281334">
    <w:abstractNumId w:val="43"/>
  </w:num>
  <w:num w:numId="27" w16cid:durableId="388845573">
    <w:abstractNumId w:val="14"/>
  </w:num>
  <w:num w:numId="28" w16cid:durableId="263537959">
    <w:abstractNumId w:val="15"/>
  </w:num>
  <w:num w:numId="29" w16cid:durableId="730889482">
    <w:abstractNumId w:val="31"/>
  </w:num>
  <w:num w:numId="30" w16cid:durableId="1433013990">
    <w:abstractNumId w:val="38"/>
  </w:num>
  <w:num w:numId="31" w16cid:durableId="386298202">
    <w:abstractNumId w:val="41"/>
  </w:num>
  <w:num w:numId="32" w16cid:durableId="675496194">
    <w:abstractNumId w:val="46"/>
  </w:num>
  <w:num w:numId="33" w16cid:durableId="1180242105">
    <w:abstractNumId w:val="24"/>
  </w:num>
  <w:num w:numId="34" w16cid:durableId="1522862991">
    <w:abstractNumId w:val="25"/>
  </w:num>
  <w:num w:numId="35" w16cid:durableId="839319603">
    <w:abstractNumId w:val="26"/>
  </w:num>
  <w:num w:numId="36" w16cid:durableId="1106077826">
    <w:abstractNumId w:val="58"/>
  </w:num>
  <w:num w:numId="37" w16cid:durableId="381245761">
    <w:abstractNumId w:val="35"/>
  </w:num>
  <w:num w:numId="38" w16cid:durableId="133134870">
    <w:abstractNumId w:val="49"/>
  </w:num>
  <w:num w:numId="39" w16cid:durableId="944845407">
    <w:abstractNumId w:val="19"/>
  </w:num>
  <w:num w:numId="40" w16cid:durableId="1625622422">
    <w:abstractNumId w:val="30"/>
  </w:num>
  <w:num w:numId="41" w16cid:durableId="873885606">
    <w:abstractNumId w:val="56"/>
  </w:num>
  <w:num w:numId="42" w16cid:durableId="242836201">
    <w:abstractNumId w:val="39"/>
  </w:num>
  <w:num w:numId="43" w16cid:durableId="1051928040">
    <w:abstractNumId w:val="51"/>
  </w:num>
  <w:num w:numId="44" w16cid:durableId="845706235">
    <w:abstractNumId w:val="36"/>
  </w:num>
  <w:num w:numId="45" w16cid:durableId="472332242">
    <w:abstractNumId w:val="28"/>
  </w:num>
  <w:num w:numId="46" w16cid:durableId="1374110295">
    <w:abstractNumId w:val="11"/>
  </w:num>
  <w:num w:numId="47" w16cid:durableId="306054908">
    <w:abstractNumId w:val="28"/>
  </w:num>
  <w:num w:numId="48" w16cid:durableId="1670675336">
    <w:abstractNumId w:val="28"/>
  </w:num>
  <w:num w:numId="49" w16cid:durableId="482818023">
    <w:abstractNumId w:val="48"/>
  </w:num>
  <w:num w:numId="50" w16cid:durableId="2141653360">
    <w:abstractNumId w:val="29"/>
  </w:num>
  <w:num w:numId="51" w16cid:durableId="816920866">
    <w:abstractNumId w:val="10"/>
  </w:num>
  <w:num w:numId="52" w16cid:durableId="1254119898">
    <w:abstractNumId w:val="28"/>
  </w:num>
  <w:num w:numId="53" w16cid:durableId="467599576">
    <w:abstractNumId w:val="57"/>
  </w:num>
  <w:num w:numId="54" w16cid:durableId="454442841">
    <w:abstractNumId w:val="28"/>
  </w:num>
  <w:num w:numId="55" w16cid:durableId="1457288260">
    <w:abstractNumId w:val="55"/>
  </w:num>
  <w:num w:numId="56" w16cid:durableId="2044480220">
    <w:abstractNumId w:val="45"/>
  </w:num>
  <w:num w:numId="57" w16cid:durableId="1264533749">
    <w:abstractNumId w:val="27"/>
  </w:num>
  <w:num w:numId="58" w16cid:durableId="1333341272">
    <w:abstractNumId w:val="54"/>
  </w:num>
  <w:num w:numId="59" w16cid:durableId="1135416282">
    <w:abstractNumId w:val="37"/>
  </w:num>
  <w:num w:numId="60" w16cid:durableId="506558105">
    <w:abstractNumId w:val="40"/>
  </w:num>
  <w:num w:numId="61" w16cid:durableId="1121000565">
    <w:abstractNumId w:val="16"/>
  </w:num>
  <w:num w:numId="62" w16cid:durableId="2005887198">
    <w:abstractNumId w:val="50"/>
  </w:num>
  <w:num w:numId="63" w16cid:durableId="227813832">
    <w:abstractNumId w:val="9"/>
  </w:num>
  <w:num w:numId="64" w16cid:durableId="1351293295">
    <w:abstractNumId w:val="23"/>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y Stephen">
    <w15:presenceInfo w15:providerId="AD" w15:userId="S::anstephe@microsoft.com::0d002997-4be6-4cd6-938f-e2f23e319f55"/>
  </w15:person>
  <w15:person w15:author="Rajesh Singh (Applied AI)">
    <w15:presenceInfo w15:providerId="AD" w15:userId="S::rajeshsingh@microsoft.com::41cf4daa-d0cf-47fe-ab24-aa8a3b5ca3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SortMethod w:val="0004"/>
  <w:revisionView w:markup="0"/>
  <w:trackRevisions/>
  <w:defaultTabStop w:val="43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F68"/>
    <w:rsid w:val="00000A6B"/>
    <w:rsid w:val="00002544"/>
    <w:rsid w:val="00002861"/>
    <w:rsid w:val="00002A62"/>
    <w:rsid w:val="000032B0"/>
    <w:rsid w:val="000035F3"/>
    <w:rsid w:val="00003837"/>
    <w:rsid w:val="00003BD5"/>
    <w:rsid w:val="00003E1A"/>
    <w:rsid w:val="00004066"/>
    <w:rsid w:val="0000441A"/>
    <w:rsid w:val="0000476E"/>
    <w:rsid w:val="00004F96"/>
    <w:rsid w:val="000055EF"/>
    <w:rsid w:val="00005ABA"/>
    <w:rsid w:val="0000636A"/>
    <w:rsid w:val="000068B1"/>
    <w:rsid w:val="00006CFC"/>
    <w:rsid w:val="000076AB"/>
    <w:rsid w:val="00010714"/>
    <w:rsid w:val="00011269"/>
    <w:rsid w:val="00012C9B"/>
    <w:rsid w:val="0001324E"/>
    <w:rsid w:val="0001346E"/>
    <w:rsid w:val="000134E8"/>
    <w:rsid w:val="00013776"/>
    <w:rsid w:val="00013E03"/>
    <w:rsid w:val="00014485"/>
    <w:rsid w:val="0001522B"/>
    <w:rsid w:val="00015B2E"/>
    <w:rsid w:val="00017022"/>
    <w:rsid w:val="000176BC"/>
    <w:rsid w:val="000178C0"/>
    <w:rsid w:val="000200EA"/>
    <w:rsid w:val="000218CB"/>
    <w:rsid w:val="00021C06"/>
    <w:rsid w:val="00021E39"/>
    <w:rsid w:val="00022055"/>
    <w:rsid w:val="00023151"/>
    <w:rsid w:val="000236F7"/>
    <w:rsid w:val="000237E0"/>
    <w:rsid w:val="00024369"/>
    <w:rsid w:val="00024614"/>
    <w:rsid w:val="00024FD6"/>
    <w:rsid w:val="0002521C"/>
    <w:rsid w:val="00025F04"/>
    <w:rsid w:val="000261B2"/>
    <w:rsid w:val="000271CC"/>
    <w:rsid w:val="000279CF"/>
    <w:rsid w:val="000279FA"/>
    <w:rsid w:val="00027B45"/>
    <w:rsid w:val="00027D74"/>
    <w:rsid w:val="00027F42"/>
    <w:rsid w:val="000302D9"/>
    <w:rsid w:val="0003195C"/>
    <w:rsid w:val="0003204A"/>
    <w:rsid w:val="00032A72"/>
    <w:rsid w:val="00032AE9"/>
    <w:rsid w:val="00032D70"/>
    <w:rsid w:val="00032F17"/>
    <w:rsid w:val="00033B4F"/>
    <w:rsid w:val="00033F9E"/>
    <w:rsid w:val="0003481B"/>
    <w:rsid w:val="00034D99"/>
    <w:rsid w:val="00035818"/>
    <w:rsid w:val="00035928"/>
    <w:rsid w:val="00035AB2"/>
    <w:rsid w:val="00035EB3"/>
    <w:rsid w:val="0003663B"/>
    <w:rsid w:val="000369A8"/>
    <w:rsid w:val="0003729B"/>
    <w:rsid w:val="00037318"/>
    <w:rsid w:val="00037418"/>
    <w:rsid w:val="00040FFC"/>
    <w:rsid w:val="00041099"/>
    <w:rsid w:val="00042B47"/>
    <w:rsid w:val="00044847"/>
    <w:rsid w:val="00044C7C"/>
    <w:rsid w:val="00044FB9"/>
    <w:rsid w:val="00045C47"/>
    <w:rsid w:val="000460AE"/>
    <w:rsid w:val="0004797A"/>
    <w:rsid w:val="00047C9B"/>
    <w:rsid w:val="00047F30"/>
    <w:rsid w:val="00050D93"/>
    <w:rsid w:val="00051883"/>
    <w:rsid w:val="00051C7E"/>
    <w:rsid w:val="0005221C"/>
    <w:rsid w:val="00053183"/>
    <w:rsid w:val="00053625"/>
    <w:rsid w:val="00055302"/>
    <w:rsid w:val="000554ED"/>
    <w:rsid w:val="00056099"/>
    <w:rsid w:val="000560EB"/>
    <w:rsid w:val="000567FB"/>
    <w:rsid w:val="00056984"/>
    <w:rsid w:val="00056C05"/>
    <w:rsid w:val="000571AF"/>
    <w:rsid w:val="00057364"/>
    <w:rsid w:val="00057920"/>
    <w:rsid w:val="000600A6"/>
    <w:rsid w:val="0006027C"/>
    <w:rsid w:val="0006031A"/>
    <w:rsid w:val="000610CB"/>
    <w:rsid w:val="00061FB3"/>
    <w:rsid w:val="0006246E"/>
    <w:rsid w:val="000639AB"/>
    <w:rsid w:val="00063E80"/>
    <w:rsid w:val="000643AB"/>
    <w:rsid w:val="00064493"/>
    <w:rsid w:val="0006560C"/>
    <w:rsid w:val="00065A2D"/>
    <w:rsid w:val="00065B76"/>
    <w:rsid w:val="00065E97"/>
    <w:rsid w:val="00066E38"/>
    <w:rsid w:val="00066E90"/>
    <w:rsid w:val="0006773A"/>
    <w:rsid w:val="00067ADD"/>
    <w:rsid w:val="00070297"/>
    <w:rsid w:val="000708B9"/>
    <w:rsid w:val="00070D4E"/>
    <w:rsid w:val="00070F92"/>
    <w:rsid w:val="000713C4"/>
    <w:rsid w:val="0007162F"/>
    <w:rsid w:val="00071C21"/>
    <w:rsid w:val="00071E01"/>
    <w:rsid w:val="00072C8A"/>
    <w:rsid w:val="000733F1"/>
    <w:rsid w:val="00073A52"/>
    <w:rsid w:val="000740B4"/>
    <w:rsid w:val="0007438B"/>
    <w:rsid w:val="00074A6F"/>
    <w:rsid w:val="00074A72"/>
    <w:rsid w:val="00074AE2"/>
    <w:rsid w:val="000756DD"/>
    <w:rsid w:val="000758DB"/>
    <w:rsid w:val="00077430"/>
    <w:rsid w:val="00077CF0"/>
    <w:rsid w:val="00077D65"/>
    <w:rsid w:val="00082AD5"/>
    <w:rsid w:val="00082F41"/>
    <w:rsid w:val="000839AF"/>
    <w:rsid w:val="00083B05"/>
    <w:rsid w:val="000849C5"/>
    <w:rsid w:val="000849C7"/>
    <w:rsid w:val="00084FC5"/>
    <w:rsid w:val="000859B0"/>
    <w:rsid w:val="00085B20"/>
    <w:rsid w:val="000871FD"/>
    <w:rsid w:val="00087F5C"/>
    <w:rsid w:val="00090D06"/>
    <w:rsid w:val="0009113F"/>
    <w:rsid w:val="000928F1"/>
    <w:rsid w:val="00093DD9"/>
    <w:rsid w:val="00095828"/>
    <w:rsid w:val="00096167"/>
    <w:rsid w:val="000A0FD7"/>
    <w:rsid w:val="000A1BE1"/>
    <w:rsid w:val="000A2393"/>
    <w:rsid w:val="000A2C00"/>
    <w:rsid w:val="000A2DF7"/>
    <w:rsid w:val="000A3922"/>
    <w:rsid w:val="000A4143"/>
    <w:rsid w:val="000A4943"/>
    <w:rsid w:val="000A4B83"/>
    <w:rsid w:val="000A5C63"/>
    <w:rsid w:val="000A633F"/>
    <w:rsid w:val="000A6830"/>
    <w:rsid w:val="000A6A06"/>
    <w:rsid w:val="000A71AD"/>
    <w:rsid w:val="000A7B9E"/>
    <w:rsid w:val="000A7D61"/>
    <w:rsid w:val="000B020D"/>
    <w:rsid w:val="000B15A8"/>
    <w:rsid w:val="000B1716"/>
    <w:rsid w:val="000B3950"/>
    <w:rsid w:val="000B6110"/>
    <w:rsid w:val="000B6256"/>
    <w:rsid w:val="000B6284"/>
    <w:rsid w:val="000B7211"/>
    <w:rsid w:val="000B760A"/>
    <w:rsid w:val="000B7902"/>
    <w:rsid w:val="000B7B62"/>
    <w:rsid w:val="000B7C88"/>
    <w:rsid w:val="000B7E5C"/>
    <w:rsid w:val="000B7EA3"/>
    <w:rsid w:val="000C01A9"/>
    <w:rsid w:val="000C0390"/>
    <w:rsid w:val="000C0755"/>
    <w:rsid w:val="000C07B0"/>
    <w:rsid w:val="000C09ED"/>
    <w:rsid w:val="000C1807"/>
    <w:rsid w:val="000C1DFF"/>
    <w:rsid w:val="000C24A4"/>
    <w:rsid w:val="000C2C19"/>
    <w:rsid w:val="000C31BC"/>
    <w:rsid w:val="000C3F99"/>
    <w:rsid w:val="000C4B0F"/>
    <w:rsid w:val="000C50E9"/>
    <w:rsid w:val="000C53A3"/>
    <w:rsid w:val="000C558A"/>
    <w:rsid w:val="000C5E64"/>
    <w:rsid w:val="000C6058"/>
    <w:rsid w:val="000C6465"/>
    <w:rsid w:val="000C6781"/>
    <w:rsid w:val="000C6EBA"/>
    <w:rsid w:val="000C7328"/>
    <w:rsid w:val="000C7620"/>
    <w:rsid w:val="000C79ED"/>
    <w:rsid w:val="000D091D"/>
    <w:rsid w:val="000D098A"/>
    <w:rsid w:val="000D0BDC"/>
    <w:rsid w:val="000D1579"/>
    <w:rsid w:val="000D19DC"/>
    <w:rsid w:val="000D380F"/>
    <w:rsid w:val="000D5645"/>
    <w:rsid w:val="000D58C7"/>
    <w:rsid w:val="000D6131"/>
    <w:rsid w:val="000D65BA"/>
    <w:rsid w:val="000D6881"/>
    <w:rsid w:val="000D7316"/>
    <w:rsid w:val="000E09AB"/>
    <w:rsid w:val="000E1E31"/>
    <w:rsid w:val="000E39FD"/>
    <w:rsid w:val="000E3A5A"/>
    <w:rsid w:val="000E3CF5"/>
    <w:rsid w:val="000E43F7"/>
    <w:rsid w:val="000E514F"/>
    <w:rsid w:val="000E5930"/>
    <w:rsid w:val="000E7101"/>
    <w:rsid w:val="000E749B"/>
    <w:rsid w:val="000E7D3C"/>
    <w:rsid w:val="000F070D"/>
    <w:rsid w:val="000F10D4"/>
    <w:rsid w:val="000F1C59"/>
    <w:rsid w:val="000F22E3"/>
    <w:rsid w:val="000F30B8"/>
    <w:rsid w:val="000F4225"/>
    <w:rsid w:val="000F4709"/>
    <w:rsid w:val="000F4E94"/>
    <w:rsid w:val="000F53B0"/>
    <w:rsid w:val="000F5A4B"/>
    <w:rsid w:val="000F5AC2"/>
    <w:rsid w:val="000F5B41"/>
    <w:rsid w:val="000F5C4D"/>
    <w:rsid w:val="000F6E23"/>
    <w:rsid w:val="000F7480"/>
    <w:rsid w:val="000F7A21"/>
    <w:rsid w:val="000F7E8A"/>
    <w:rsid w:val="00100413"/>
    <w:rsid w:val="00100515"/>
    <w:rsid w:val="001005C5"/>
    <w:rsid w:val="001006A8"/>
    <w:rsid w:val="00100774"/>
    <w:rsid w:val="001009FD"/>
    <w:rsid w:val="00100F95"/>
    <w:rsid w:val="00101252"/>
    <w:rsid w:val="001016D6"/>
    <w:rsid w:val="0010199B"/>
    <w:rsid w:val="00101C85"/>
    <w:rsid w:val="00101E92"/>
    <w:rsid w:val="001020FB"/>
    <w:rsid w:val="0010218C"/>
    <w:rsid w:val="00102A45"/>
    <w:rsid w:val="00103808"/>
    <w:rsid w:val="00103A79"/>
    <w:rsid w:val="00103CE6"/>
    <w:rsid w:val="001042AC"/>
    <w:rsid w:val="001042AD"/>
    <w:rsid w:val="0010490E"/>
    <w:rsid w:val="00104D5E"/>
    <w:rsid w:val="00104FD1"/>
    <w:rsid w:val="0010504E"/>
    <w:rsid w:val="0010550B"/>
    <w:rsid w:val="001057E7"/>
    <w:rsid w:val="00105D4B"/>
    <w:rsid w:val="00106002"/>
    <w:rsid w:val="0010669F"/>
    <w:rsid w:val="00106A25"/>
    <w:rsid w:val="00107A3A"/>
    <w:rsid w:val="00110627"/>
    <w:rsid w:val="00111C07"/>
    <w:rsid w:val="001120C6"/>
    <w:rsid w:val="001129AE"/>
    <w:rsid w:val="001129F5"/>
    <w:rsid w:val="00112A7F"/>
    <w:rsid w:val="00114564"/>
    <w:rsid w:val="0011469D"/>
    <w:rsid w:val="0011522D"/>
    <w:rsid w:val="00115467"/>
    <w:rsid w:val="001159EB"/>
    <w:rsid w:val="00115F6F"/>
    <w:rsid w:val="00116239"/>
    <w:rsid w:val="001165D1"/>
    <w:rsid w:val="0011661B"/>
    <w:rsid w:val="00116DA1"/>
    <w:rsid w:val="00117A98"/>
    <w:rsid w:val="00120E0D"/>
    <w:rsid w:val="001212FD"/>
    <w:rsid w:val="00121594"/>
    <w:rsid w:val="00121B37"/>
    <w:rsid w:val="00121C3D"/>
    <w:rsid w:val="001222C2"/>
    <w:rsid w:val="001223B6"/>
    <w:rsid w:val="00123594"/>
    <w:rsid w:val="00124389"/>
    <w:rsid w:val="00124748"/>
    <w:rsid w:val="00125A09"/>
    <w:rsid w:val="001303CF"/>
    <w:rsid w:val="00130DA0"/>
    <w:rsid w:val="00132022"/>
    <w:rsid w:val="00134CC5"/>
    <w:rsid w:val="00135111"/>
    <w:rsid w:val="00135CC1"/>
    <w:rsid w:val="00135E54"/>
    <w:rsid w:val="00135FA9"/>
    <w:rsid w:val="001362D0"/>
    <w:rsid w:val="00136393"/>
    <w:rsid w:val="001371FB"/>
    <w:rsid w:val="001376B0"/>
    <w:rsid w:val="00137941"/>
    <w:rsid w:val="00137BF4"/>
    <w:rsid w:val="00137C1E"/>
    <w:rsid w:val="001400CA"/>
    <w:rsid w:val="0014028A"/>
    <w:rsid w:val="00141A81"/>
    <w:rsid w:val="00141C2A"/>
    <w:rsid w:val="001421B3"/>
    <w:rsid w:val="00142516"/>
    <w:rsid w:val="00143F39"/>
    <w:rsid w:val="00144693"/>
    <w:rsid w:val="00145A3C"/>
    <w:rsid w:val="00145BFD"/>
    <w:rsid w:val="0014633E"/>
    <w:rsid w:val="0014662C"/>
    <w:rsid w:val="00146C32"/>
    <w:rsid w:val="0014712C"/>
    <w:rsid w:val="001477D2"/>
    <w:rsid w:val="00150634"/>
    <w:rsid w:val="0015096A"/>
    <w:rsid w:val="00150C44"/>
    <w:rsid w:val="0015125C"/>
    <w:rsid w:val="001512D3"/>
    <w:rsid w:val="00151C64"/>
    <w:rsid w:val="00151DA0"/>
    <w:rsid w:val="001521DA"/>
    <w:rsid w:val="001524CD"/>
    <w:rsid w:val="00152DF8"/>
    <w:rsid w:val="00153B6D"/>
    <w:rsid w:val="00153FCB"/>
    <w:rsid w:val="0015437F"/>
    <w:rsid w:val="001544EC"/>
    <w:rsid w:val="0015580D"/>
    <w:rsid w:val="00156161"/>
    <w:rsid w:val="00156CA3"/>
    <w:rsid w:val="0015705A"/>
    <w:rsid w:val="001570F5"/>
    <w:rsid w:val="00157FA2"/>
    <w:rsid w:val="00160016"/>
    <w:rsid w:val="00160545"/>
    <w:rsid w:val="001608A1"/>
    <w:rsid w:val="00160C1B"/>
    <w:rsid w:val="00160C39"/>
    <w:rsid w:val="00160E79"/>
    <w:rsid w:val="0016126D"/>
    <w:rsid w:val="00161B6B"/>
    <w:rsid w:val="00161BCF"/>
    <w:rsid w:val="00163EC2"/>
    <w:rsid w:val="001650BC"/>
    <w:rsid w:val="00165155"/>
    <w:rsid w:val="00166057"/>
    <w:rsid w:val="001674F4"/>
    <w:rsid w:val="00170158"/>
    <w:rsid w:val="001701ED"/>
    <w:rsid w:val="001703D9"/>
    <w:rsid w:val="0017108A"/>
    <w:rsid w:val="001715EC"/>
    <w:rsid w:val="00171814"/>
    <w:rsid w:val="00171B58"/>
    <w:rsid w:val="00174590"/>
    <w:rsid w:val="0017545E"/>
    <w:rsid w:val="001757D7"/>
    <w:rsid w:val="00175ACD"/>
    <w:rsid w:val="00176F96"/>
    <w:rsid w:val="00180F43"/>
    <w:rsid w:val="0018101E"/>
    <w:rsid w:val="001812DC"/>
    <w:rsid w:val="00182A4C"/>
    <w:rsid w:val="0018303A"/>
    <w:rsid w:val="001831D8"/>
    <w:rsid w:val="0018336D"/>
    <w:rsid w:val="001843F8"/>
    <w:rsid w:val="001848FA"/>
    <w:rsid w:val="001854DC"/>
    <w:rsid w:val="001874E2"/>
    <w:rsid w:val="00187607"/>
    <w:rsid w:val="0018766E"/>
    <w:rsid w:val="00187C23"/>
    <w:rsid w:val="00187F26"/>
    <w:rsid w:val="00190A04"/>
    <w:rsid w:val="00190BDB"/>
    <w:rsid w:val="0019119A"/>
    <w:rsid w:val="00191D92"/>
    <w:rsid w:val="00192099"/>
    <w:rsid w:val="00192289"/>
    <w:rsid w:val="001923FA"/>
    <w:rsid w:val="00193473"/>
    <w:rsid w:val="00194614"/>
    <w:rsid w:val="00194704"/>
    <w:rsid w:val="0019477E"/>
    <w:rsid w:val="0019548D"/>
    <w:rsid w:val="001958E7"/>
    <w:rsid w:val="00196FAB"/>
    <w:rsid w:val="00197903"/>
    <w:rsid w:val="001A0345"/>
    <w:rsid w:val="001A04D7"/>
    <w:rsid w:val="001A05FA"/>
    <w:rsid w:val="001A0888"/>
    <w:rsid w:val="001A1249"/>
    <w:rsid w:val="001A15DE"/>
    <w:rsid w:val="001A1664"/>
    <w:rsid w:val="001A1DC8"/>
    <w:rsid w:val="001A2F9F"/>
    <w:rsid w:val="001A3616"/>
    <w:rsid w:val="001A5168"/>
    <w:rsid w:val="001A52AD"/>
    <w:rsid w:val="001A5656"/>
    <w:rsid w:val="001A59C0"/>
    <w:rsid w:val="001A5E8C"/>
    <w:rsid w:val="001A6122"/>
    <w:rsid w:val="001A6306"/>
    <w:rsid w:val="001A6BA3"/>
    <w:rsid w:val="001A6E5B"/>
    <w:rsid w:val="001A7332"/>
    <w:rsid w:val="001B02EF"/>
    <w:rsid w:val="001B1D07"/>
    <w:rsid w:val="001B242F"/>
    <w:rsid w:val="001B2A82"/>
    <w:rsid w:val="001B2AF6"/>
    <w:rsid w:val="001B44B6"/>
    <w:rsid w:val="001B4D97"/>
    <w:rsid w:val="001B5F72"/>
    <w:rsid w:val="001B6C49"/>
    <w:rsid w:val="001B725A"/>
    <w:rsid w:val="001B7B41"/>
    <w:rsid w:val="001C0540"/>
    <w:rsid w:val="001C0806"/>
    <w:rsid w:val="001C0BEF"/>
    <w:rsid w:val="001C190B"/>
    <w:rsid w:val="001C197D"/>
    <w:rsid w:val="001C2BFC"/>
    <w:rsid w:val="001C2FCC"/>
    <w:rsid w:val="001C308A"/>
    <w:rsid w:val="001C3149"/>
    <w:rsid w:val="001C3C82"/>
    <w:rsid w:val="001C3E4D"/>
    <w:rsid w:val="001C3F05"/>
    <w:rsid w:val="001C4357"/>
    <w:rsid w:val="001C49A4"/>
    <w:rsid w:val="001C4A70"/>
    <w:rsid w:val="001C53E9"/>
    <w:rsid w:val="001C5931"/>
    <w:rsid w:val="001C5C92"/>
    <w:rsid w:val="001C5CE9"/>
    <w:rsid w:val="001C7183"/>
    <w:rsid w:val="001C737E"/>
    <w:rsid w:val="001C73A5"/>
    <w:rsid w:val="001C7497"/>
    <w:rsid w:val="001C74B7"/>
    <w:rsid w:val="001C7619"/>
    <w:rsid w:val="001D0B52"/>
    <w:rsid w:val="001D0B89"/>
    <w:rsid w:val="001D1A9D"/>
    <w:rsid w:val="001D1ECE"/>
    <w:rsid w:val="001D2342"/>
    <w:rsid w:val="001D373C"/>
    <w:rsid w:val="001D39E3"/>
    <w:rsid w:val="001D3B74"/>
    <w:rsid w:val="001D40A8"/>
    <w:rsid w:val="001D41D8"/>
    <w:rsid w:val="001D45C7"/>
    <w:rsid w:val="001D47B6"/>
    <w:rsid w:val="001D49AF"/>
    <w:rsid w:val="001D51F3"/>
    <w:rsid w:val="001D630B"/>
    <w:rsid w:val="001D66E5"/>
    <w:rsid w:val="001D7135"/>
    <w:rsid w:val="001D7240"/>
    <w:rsid w:val="001D7D2D"/>
    <w:rsid w:val="001E0783"/>
    <w:rsid w:val="001E0EBB"/>
    <w:rsid w:val="001E25DF"/>
    <w:rsid w:val="001E2E36"/>
    <w:rsid w:val="001E2F41"/>
    <w:rsid w:val="001E326B"/>
    <w:rsid w:val="001E335D"/>
    <w:rsid w:val="001E3A04"/>
    <w:rsid w:val="001E4735"/>
    <w:rsid w:val="001E5253"/>
    <w:rsid w:val="001E5E38"/>
    <w:rsid w:val="001E6136"/>
    <w:rsid w:val="001E63CD"/>
    <w:rsid w:val="001E74E1"/>
    <w:rsid w:val="001F1388"/>
    <w:rsid w:val="001F14F7"/>
    <w:rsid w:val="001F1724"/>
    <w:rsid w:val="001F18D8"/>
    <w:rsid w:val="001F1BC1"/>
    <w:rsid w:val="001F26B6"/>
    <w:rsid w:val="001F2B0A"/>
    <w:rsid w:val="001F3E9F"/>
    <w:rsid w:val="001F4359"/>
    <w:rsid w:val="001F478E"/>
    <w:rsid w:val="001F4BC0"/>
    <w:rsid w:val="001F5823"/>
    <w:rsid w:val="001F5D6F"/>
    <w:rsid w:val="001F5DDD"/>
    <w:rsid w:val="001F6712"/>
    <w:rsid w:val="001F6E91"/>
    <w:rsid w:val="001F7307"/>
    <w:rsid w:val="001F7F43"/>
    <w:rsid w:val="001F7F50"/>
    <w:rsid w:val="00200F32"/>
    <w:rsid w:val="00201396"/>
    <w:rsid w:val="00202241"/>
    <w:rsid w:val="00202431"/>
    <w:rsid w:val="00202A01"/>
    <w:rsid w:val="00204227"/>
    <w:rsid w:val="0020423F"/>
    <w:rsid w:val="00204A29"/>
    <w:rsid w:val="00205379"/>
    <w:rsid w:val="00206EF8"/>
    <w:rsid w:val="00210882"/>
    <w:rsid w:val="002112F4"/>
    <w:rsid w:val="00212D34"/>
    <w:rsid w:val="00214A79"/>
    <w:rsid w:val="00214AF7"/>
    <w:rsid w:val="00214AFC"/>
    <w:rsid w:val="0021535E"/>
    <w:rsid w:val="002155F8"/>
    <w:rsid w:val="00215ECB"/>
    <w:rsid w:val="00216011"/>
    <w:rsid w:val="002205D1"/>
    <w:rsid w:val="002205E6"/>
    <w:rsid w:val="00220B77"/>
    <w:rsid w:val="00220DB0"/>
    <w:rsid w:val="002224CC"/>
    <w:rsid w:val="00222860"/>
    <w:rsid w:val="00222E96"/>
    <w:rsid w:val="00223664"/>
    <w:rsid w:val="00224263"/>
    <w:rsid w:val="002244A2"/>
    <w:rsid w:val="00225097"/>
    <w:rsid w:val="0022621B"/>
    <w:rsid w:val="00226251"/>
    <w:rsid w:val="0022669F"/>
    <w:rsid w:val="00226BF3"/>
    <w:rsid w:val="00227574"/>
    <w:rsid w:val="002306A3"/>
    <w:rsid w:val="002308BB"/>
    <w:rsid w:val="00231035"/>
    <w:rsid w:val="00231E82"/>
    <w:rsid w:val="002332A2"/>
    <w:rsid w:val="00233680"/>
    <w:rsid w:val="0023428D"/>
    <w:rsid w:val="00235907"/>
    <w:rsid w:val="002360DE"/>
    <w:rsid w:val="00236A17"/>
    <w:rsid w:val="00236DD2"/>
    <w:rsid w:val="00237152"/>
    <w:rsid w:val="00237B25"/>
    <w:rsid w:val="0024027C"/>
    <w:rsid w:val="00240535"/>
    <w:rsid w:val="00240B7B"/>
    <w:rsid w:val="00240F93"/>
    <w:rsid w:val="002411DE"/>
    <w:rsid w:val="00242AF1"/>
    <w:rsid w:val="00243820"/>
    <w:rsid w:val="00243C27"/>
    <w:rsid w:val="002441F0"/>
    <w:rsid w:val="00244BE9"/>
    <w:rsid w:val="00244F6D"/>
    <w:rsid w:val="00245DBF"/>
    <w:rsid w:val="00246819"/>
    <w:rsid w:val="0025095E"/>
    <w:rsid w:val="00251542"/>
    <w:rsid w:val="00251F13"/>
    <w:rsid w:val="002524BA"/>
    <w:rsid w:val="00252A75"/>
    <w:rsid w:val="0025328B"/>
    <w:rsid w:val="00253FF8"/>
    <w:rsid w:val="00254E98"/>
    <w:rsid w:val="00255C11"/>
    <w:rsid w:val="00256126"/>
    <w:rsid w:val="00256AE4"/>
    <w:rsid w:val="00257A7C"/>
    <w:rsid w:val="002608EF"/>
    <w:rsid w:val="00260B65"/>
    <w:rsid w:val="002620EF"/>
    <w:rsid w:val="00262544"/>
    <w:rsid w:val="00263049"/>
    <w:rsid w:val="002631E1"/>
    <w:rsid w:val="00263416"/>
    <w:rsid w:val="002635FB"/>
    <w:rsid w:val="00263BAC"/>
    <w:rsid w:val="00264171"/>
    <w:rsid w:val="00264A0B"/>
    <w:rsid w:val="00264A5F"/>
    <w:rsid w:val="00265057"/>
    <w:rsid w:val="00265A08"/>
    <w:rsid w:val="00265B68"/>
    <w:rsid w:val="00265F0F"/>
    <w:rsid w:val="002666DA"/>
    <w:rsid w:val="002666EA"/>
    <w:rsid w:val="00266837"/>
    <w:rsid w:val="00267A67"/>
    <w:rsid w:val="00270A96"/>
    <w:rsid w:val="00272AC4"/>
    <w:rsid w:val="0027317D"/>
    <w:rsid w:val="002731C3"/>
    <w:rsid w:val="002735A2"/>
    <w:rsid w:val="00274037"/>
    <w:rsid w:val="0027477C"/>
    <w:rsid w:val="0027478B"/>
    <w:rsid w:val="00274CEB"/>
    <w:rsid w:val="00274DAF"/>
    <w:rsid w:val="00275521"/>
    <w:rsid w:val="00275679"/>
    <w:rsid w:val="00275AA2"/>
    <w:rsid w:val="00276183"/>
    <w:rsid w:val="00277604"/>
    <w:rsid w:val="002777D5"/>
    <w:rsid w:val="002778D8"/>
    <w:rsid w:val="00277977"/>
    <w:rsid w:val="002779AA"/>
    <w:rsid w:val="00277E8B"/>
    <w:rsid w:val="0028056F"/>
    <w:rsid w:val="00280835"/>
    <w:rsid w:val="00280E18"/>
    <w:rsid w:val="00280E7E"/>
    <w:rsid w:val="002816E3"/>
    <w:rsid w:val="00281AD9"/>
    <w:rsid w:val="0028208E"/>
    <w:rsid w:val="002828A3"/>
    <w:rsid w:val="002831EE"/>
    <w:rsid w:val="002847BB"/>
    <w:rsid w:val="002848D1"/>
    <w:rsid w:val="00284A93"/>
    <w:rsid w:val="00284B2A"/>
    <w:rsid w:val="00284FF1"/>
    <w:rsid w:val="00285496"/>
    <w:rsid w:val="00285B8A"/>
    <w:rsid w:val="00285E3F"/>
    <w:rsid w:val="00286374"/>
    <w:rsid w:val="0028659B"/>
    <w:rsid w:val="002902CD"/>
    <w:rsid w:val="00290A01"/>
    <w:rsid w:val="00290C78"/>
    <w:rsid w:val="00291431"/>
    <w:rsid w:val="0029235C"/>
    <w:rsid w:val="00292C45"/>
    <w:rsid w:val="00294225"/>
    <w:rsid w:val="002943A0"/>
    <w:rsid w:val="002945D4"/>
    <w:rsid w:val="0029496A"/>
    <w:rsid w:val="00294A34"/>
    <w:rsid w:val="00294FF3"/>
    <w:rsid w:val="00295167"/>
    <w:rsid w:val="00295468"/>
    <w:rsid w:val="002957B8"/>
    <w:rsid w:val="00295CA0"/>
    <w:rsid w:val="0029641D"/>
    <w:rsid w:val="00296DD2"/>
    <w:rsid w:val="00296E06"/>
    <w:rsid w:val="00296EB5"/>
    <w:rsid w:val="00297450"/>
    <w:rsid w:val="00297889"/>
    <w:rsid w:val="00297900"/>
    <w:rsid w:val="002A00F1"/>
    <w:rsid w:val="002A1409"/>
    <w:rsid w:val="002A4365"/>
    <w:rsid w:val="002A5370"/>
    <w:rsid w:val="002A5D0C"/>
    <w:rsid w:val="002A5F90"/>
    <w:rsid w:val="002A72F0"/>
    <w:rsid w:val="002B0102"/>
    <w:rsid w:val="002B0DC3"/>
    <w:rsid w:val="002B2C67"/>
    <w:rsid w:val="002B2C85"/>
    <w:rsid w:val="002B3EB0"/>
    <w:rsid w:val="002B3EEF"/>
    <w:rsid w:val="002B4B63"/>
    <w:rsid w:val="002B51B6"/>
    <w:rsid w:val="002B525C"/>
    <w:rsid w:val="002B547F"/>
    <w:rsid w:val="002B639C"/>
    <w:rsid w:val="002B778A"/>
    <w:rsid w:val="002B7C19"/>
    <w:rsid w:val="002C0950"/>
    <w:rsid w:val="002C0D61"/>
    <w:rsid w:val="002C1AB5"/>
    <w:rsid w:val="002C2472"/>
    <w:rsid w:val="002C31CB"/>
    <w:rsid w:val="002C3289"/>
    <w:rsid w:val="002C3615"/>
    <w:rsid w:val="002C3A78"/>
    <w:rsid w:val="002C47CB"/>
    <w:rsid w:val="002C4C49"/>
    <w:rsid w:val="002C5624"/>
    <w:rsid w:val="002C5A3D"/>
    <w:rsid w:val="002C5BDC"/>
    <w:rsid w:val="002C6757"/>
    <w:rsid w:val="002C6871"/>
    <w:rsid w:val="002C6F5B"/>
    <w:rsid w:val="002C6FEE"/>
    <w:rsid w:val="002C6FFD"/>
    <w:rsid w:val="002C7D0A"/>
    <w:rsid w:val="002C7D8F"/>
    <w:rsid w:val="002C7E29"/>
    <w:rsid w:val="002D00A9"/>
    <w:rsid w:val="002D1479"/>
    <w:rsid w:val="002D2E9C"/>
    <w:rsid w:val="002D3487"/>
    <w:rsid w:val="002D51FF"/>
    <w:rsid w:val="002D545C"/>
    <w:rsid w:val="002D5661"/>
    <w:rsid w:val="002D57AF"/>
    <w:rsid w:val="002D5F3A"/>
    <w:rsid w:val="002D6881"/>
    <w:rsid w:val="002D72DB"/>
    <w:rsid w:val="002D7444"/>
    <w:rsid w:val="002D7A1C"/>
    <w:rsid w:val="002D7A2C"/>
    <w:rsid w:val="002E05A1"/>
    <w:rsid w:val="002E07D7"/>
    <w:rsid w:val="002E1C26"/>
    <w:rsid w:val="002E2095"/>
    <w:rsid w:val="002E22CD"/>
    <w:rsid w:val="002E231E"/>
    <w:rsid w:val="002E2488"/>
    <w:rsid w:val="002E33F2"/>
    <w:rsid w:val="002E39F5"/>
    <w:rsid w:val="002E3A30"/>
    <w:rsid w:val="002E3F98"/>
    <w:rsid w:val="002E4B23"/>
    <w:rsid w:val="002E59BA"/>
    <w:rsid w:val="002E5FA8"/>
    <w:rsid w:val="002E7390"/>
    <w:rsid w:val="002E759A"/>
    <w:rsid w:val="002E7A83"/>
    <w:rsid w:val="002E7F35"/>
    <w:rsid w:val="002F068E"/>
    <w:rsid w:val="002F1802"/>
    <w:rsid w:val="002F2504"/>
    <w:rsid w:val="002F3074"/>
    <w:rsid w:val="002F4E4B"/>
    <w:rsid w:val="002F6031"/>
    <w:rsid w:val="002F706E"/>
    <w:rsid w:val="002F71BB"/>
    <w:rsid w:val="00300383"/>
    <w:rsid w:val="00301426"/>
    <w:rsid w:val="00301535"/>
    <w:rsid w:val="00301774"/>
    <w:rsid w:val="003019A4"/>
    <w:rsid w:val="0030211F"/>
    <w:rsid w:val="00303210"/>
    <w:rsid w:val="00304A0C"/>
    <w:rsid w:val="00304DAD"/>
    <w:rsid w:val="00305752"/>
    <w:rsid w:val="00305909"/>
    <w:rsid w:val="0030659B"/>
    <w:rsid w:val="00307DBA"/>
    <w:rsid w:val="0031089D"/>
    <w:rsid w:val="00311449"/>
    <w:rsid w:val="003121A1"/>
    <w:rsid w:val="00313676"/>
    <w:rsid w:val="003139F1"/>
    <w:rsid w:val="00313E41"/>
    <w:rsid w:val="0031426C"/>
    <w:rsid w:val="0031428A"/>
    <w:rsid w:val="0031458F"/>
    <w:rsid w:val="00314BC7"/>
    <w:rsid w:val="003152C9"/>
    <w:rsid w:val="00316646"/>
    <w:rsid w:val="0031748D"/>
    <w:rsid w:val="00317AB5"/>
    <w:rsid w:val="003202FA"/>
    <w:rsid w:val="0032063B"/>
    <w:rsid w:val="0032103D"/>
    <w:rsid w:val="0032106A"/>
    <w:rsid w:val="00323268"/>
    <w:rsid w:val="0032352C"/>
    <w:rsid w:val="00323746"/>
    <w:rsid w:val="00323C4F"/>
    <w:rsid w:val="00323DD5"/>
    <w:rsid w:val="00324E7E"/>
    <w:rsid w:val="003251CB"/>
    <w:rsid w:val="003257D4"/>
    <w:rsid w:val="003263CA"/>
    <w:rsid w:val="00326995"/>
    <w:rsid w:val="0032792D"/>
    <w:rsid w:val="00327B8F"/>
    <w:rsid w:val="00327BF5"/>
    <w:rsid w:val="0033095C"/>
    <w:rsid w:val="0033151A"/>
    <w:rsid w:val="0033167A"/>
    <w:rsid w:val="003319FD"/>
    <w:rsid w:val="00331FF8"/>
    <w:rsid w:val="003320D0"/>
    <w:rsid w:val="0033254A"/>
    <w:rsid w:val="00332653"/>
    <w:rsid w:val="00332770"/>
    <w:rsid w:val="0033300C"/>
    <w:rsid w:val="00333035"/>
    <w:rsid w:val="003337F2"/>
    <w:rsid w:val="00333E76"/>
    <w:rsid w:val="003349F9"/>
    <w:rsid w:val="00334DC5"/>
    <w:rsid w:val="0033606C"/>
    <w:rsid w:val="00337634"/>
    <w:rsid w:val="00337717"/>
    <w:rsid w:val="00337DA4"/>
    <w:rsid w:val="00340048"/>
    <w:rsid w:val="0034011F"/>
    <w:rsid w:val="0034084A"/>
    <w:rsid w:val="003410D0"/>
    <w:rsid w:val="00342E2F"/>
    <w:rsid w:val="00342E54"/>
    <w:rsid w:val="00343073"/>
    <w:rsid w:val="0034317E"/>
    <w:rsid w:val="0034375C"/>
    <w:rsid w:val="00343A20"/>
    <w:rsid w:val="00343B08"/>
    <w:rsid w:val="00344216"/>
    <w:rsid w:val="00344D54"/>
    <w:rsid w:val="0034538F"/>
    <w:rsid w:val="00345C7C"/>
    <w:rsid w:val="00346040"/>
    <w:rsid w:val="00347661"/>
    <w:rsid w:val="00350F56"/>
    <w:rsid w:val="00351CED"/>
    <w:rsid w:val="003524D6"/>
    <w:rsid w:val="00353547"/>
    <w:rsid w:val="00353812"/>
    <w:rsid w:val="003549F4"/>
    <w:rsid w:val="00354B7A"/>
    <w:rsid w:val="00354E13"/>
    <w:rsid w:val="00355C03"/>
    <w:rsid w:val="003562CF"/>
    <w:rsid w:val="003568C2"/>
    <w:rsid w:val="00357076"/>
    <w:rsid w:val="00360164"/>
    <w:rsid w:val="0036043F"/>
    <w:rsid w:val="00360E84"/>
    <w:rsid w:val="00360EE5"/>
    <w:rsid w:val="0036103D"/>
    <w:rsid w:val="00361574"/>
    <w:rsid w:val="00361BF0"/>
    <w:rsid w:val="0036272C"/>
    <w:rsid w:val="003637B6"/>
    <w:rsid w:val="00363E09"/>
    <w:rsid w:val="00363F4E"/>
    <w:rsid w:val="00364188"/>
    <w:rsid w:val="00364DC2"/>
    <w:rsid w:val="00364DF5"/>
    <w:rsid w:val="0036565F"/>
    <w:rsid w:val="00366460"/>
    <w:rsid w:val="00367356"/>
    <w:rsid w:val="00367CC3"/>
    <w:rsid w:val="00370A05"/>
    <w:rsid w:val="00371A5E"/>
    <w:rsid w:val="003722C1"/>
    <w:rsid w:val="003722EF"/>
    <w:rsid w:val="00372E4D"/>
    <w:rsid w:val="0037310D"/>
    <w:rsid w:val="003748E8"/>
    <w:rsid w:val="003804A3"/>
    <w:rsid w:val="00381BA5"/>
    <w:rsid w:val="00381C51"/>
    <w:rsid w:val="00382937"/>
    <w:rsid w:val="00382A54"/>
    <w:rsid w:val="00382FB9"/>
    <w:rsid w:val="003849C5"/>
    <w:rsid w:val="003850C9"/>
    <w:rsid w:val="00385123"/>
    <w:rsid w:val="00385EBC"/>
    <w:rsid w:val="00386046"/>
    <w:rsid w:val="003861F4"/>
    <w:rsid w:val="003868E3"/>
    <w:rsid w:val="00386E47"/>
    <w:rsid w:val="00387220"/>
    <w:rsid w:val="0039066E"/>
    <w:rsid w:val="0039164D"/>
    <w:rsid w:val="00392211"/>
    <w:rsid w:val="00392B22"/>
    <w:rsid w:val="00393B12"/>
    <w:rsid w:val="0039404E"/>
    <w:rsid w:val="003949F5"/>
    <w:rsid w:val="00394FF4"/>
    <w:rsid w:val="00395614"/>
    <w:rsid w:val="00396682"/>
    <w:rsid w:val="003976C5"/>
    <w:rsid w:val="00397F9D"/>
    <w:rsid w:val="003A0B68"/>
    <w:rsid w:val="003A1125"/>
    <w:rsid w:val="003A1547"/>
    <w:rsid w:val="003A1842"/>
    <w:rsid w:val="003A194C"/>
    <w:rsid w:val="003A1A32"/>
    <w:rsid w:val="003A2A1D"/>
    <w:rsid w:val="003A352E"/>
    <w:rsid w:val="003A48EF"/>
    <w:rsid w:val="003A4C3F"/>
    <w:rsid w:val="003A5A3D"/>
    <w:rsid w:val="003A6109"/>
    <w:rsid w:val="003A6C88"/>
    <w:rsid w:val="003B01EE"/>
    <w:rsid w:val="003B03DC"/>
    <w:rsid w:val="003B100B"/>
    <w:rsid w:val="003B1F5B"/>
    <w:rsid w:val="003B2139"/>
    <w:rsid w:val="003B2447"/>
    <w:rsid w:val="003B2B87"/>
    <w:rsid w:val="003B32B2"/>
    <w:rsid w:val="003B33AF"/>
    <w:rsid w:val="003B3431"/>
    <w:rsid w:val="003B4C8E"/>
    <w:rsid w:val="003B4F51"/>
    <w:rsid w:val="003B507D"/>
    <w:rsid w:val="003B6436"/>
    <w:rsid w:val="003B6CFE"/>
    <w:rsid w:val="003B7084"/>
    <w:rsid w:val="003C0C0C"/>
    <w:rsid w:val="003C14EB"/>
    <w:rsid w:val="003C2254"/>
    <w:rsid w:val="003C23F2"/>
    <w:rsid w:val="003C278A"/>
    <w:rsid w:val="003C3C1F"/>
    <w:rsid w:val="003C558A"/>
    <w:rsid w:val="003C59F3"/>
    <w:rsid w:val="003C5E9E"/>
    <w:rsid w:val="003C6243"/>
    <w:rsid w:val="003C6430"/>
    <w:rsid w:val="003C67F1"/>
    <w:rsid w:val="003C7833"/>
    <w:rsid w:val="003C7A25"/>
    <w:rsid w:val="003D0190"/>
    <w:rsid w:val="003D0463"/>
    <w:rsid w:val="003D04FF"/>
    <w:rsid w:val="003D1083"/>
    <w:rsid w:val="003D1F5B"/>
    <w:rsid w:val="003D2558"/>
    <w:rsid w:val="003D2B98"/>
    <w:rsid w:val="003D2CB0"/>
    <w:rsid w:val="003D3CC6"/>
    <w:rsid w:val="003D3D44"/>
    <w:rsid w:val="003D427C"/>
    <w:rsid w:val="003D5575"/>
    <w:rsid w:val="003D6A31"/>
    <w:rsid w:val="003D6B53"/>
    <w:rsid w:val="003D77A5"/>
    <w:rsid w:val="003E0B16"/>
    <w:rsid w:val="003E0B8A"/>
    <w:rsid w:val="003E0E09"/>
    <w:rsid w:val="003E157F"/>
    <w:rsid w:val="003E1871"/>
    <w:rsid w:val="003E1912"/>
    <w:rsid w:val="003E2E6D"/>
    <w:rsid w:val="003E33BA"/>
    <w:rsid w:val="003E3653"/>
    <w:rsid w:val="003E37FC"/>
    <w:rsid w:val="003E3A94"/>
    <w:rsid w:val="003E400B"/>
    <w:rsid w:val="003E4AF8"/>
    <w:rsid w:val="003E561E"/>
    <w:rsid w:val="003E5898"/>
    <w:rsid w:val="003E7500"/>
    <w:rsid w:val="003F06B3"/>
    <w:rsid w:val="003F173A"/>
    <w:rsid w:val="003F1F90"/>
    <w:rsid w:val="003F2147"/>
    <w:rsid w:val="003F25F7"/>
    <w:rsid w:val="003F3738"/>
    <w:rsid w:val="003F3862"/>
    <w:rsid w:val="003F3F51"/>
    <w:rsid w:val="003F4172"/>
    <w:rsid w:val="003F491C"/>
    <w:rsid w:val="003F4AEB"/>
    <w:rsid w:val="003F5411"/>
    <w:rsid w:val="003F5DCC"/>
    <w:rsid w:val="003F5EE6"/>
    <w:rsid w:val="003F66CA"/>
    <w:rsid w:val="003F765D"/>
    <w:rsid w:val="003F7900"/>
    <w:rsid w:val="0040086D"/>
    <w:rsid w:val="0040096D"/>
    <w:rsid w:val="00400A74"/>
    <w:rsid w:val="00400F55"/>
    <w:rsid w:val="0040195F"/>
    <w:rsid w:val="004019A3"/>
    <w:rsid w:val="00401D13"/>
    <w:rsid w:val="00402138"/>
    <w:rsid w:val="004021DA"/>
    <w:rsid w:val="004031F9"/>
    <w:rsid w:val="00404053"/>
    <w:rsid w:val="00404447"/>
    <w:rsid w:val="00404C99"/>
    <w:rsid w:val="0040526E"/>
    <w:rsid w:val="00405FE3"/>
    <w:rsid w:val="00406055"/>
    <w:rsid w:val="00406FEB"/>
    <w:rsid w:val="00407569"/>
    <w:rsid w:val="00407F8C"/>
    <w:rsid w:val="004101B3"/>
    <w:rsid w:val="00410227"/>
    <w:rsid w:val="00413652"/>
    <w:rsid w:val="00413AD6"/>
    <w:rsid w:val="00414666"/>
    <w:rsid w:val="0041500D"/>
    <w:rsid w:val="00416CDF"/>
    <w:rsid w:val="00416D84"/>
    <w:rsid w:val="0041753A"/>
    <w:rsid w:val="0041769D"/>
    <w:rsid w:val="0041788C"/>
    <w:rsid w:val="00420B78"/>
    <w:rsid w:val="00420FC2"/>
    <w:rsid w:val="0042113B"/>
    <w:rsid w:val="004211ED"/>
    <w:rsid w:val="004218B7"/>
    <w:rsid w:val="00421EB5"/>
    <w:rsid w:val="00422172"/>
    <w:rsid w:val="00423331"/>
    <w:rsid w:val="00423DC8"/>
    <w:rsid w:val="00424300"/>
    <w:rsid w:val="00424630"/>
    <w:rsid w:val="00424E02"/>
    <w:rsid w:val="0042513D"/>
    <w:rsid w:val="004255D2"/>
    <w:rsid w:val="00425816"/>
    <w:rsid w:val="00425D2B"/>
    <w:rsid w:val="00426814"/>
    <w:rsid w:val="00426918"/>
    <w:rsid w:val="00426BE3"/>
    <w:rsid w:val="00427A79"/>
    <w:rsid w:val="00427F6B"/>
    <w:rsid w:val="004300F0"/>
    <w:rsid w:val="004301E0"/>
    <w:rsid w:val="0043021C"/>
    <w:rsid w:val="00430985"/>
    <w:rsid w:val="00431132"/>
    <w:rsid w:val="00431811"/>
    <w:rsid w:val="00431D44"/>
    <w:rsid w:val="00431DDD"/>
    <w:rsid w:val="00432F46"/>
    <w:rsid w:val="004334B5"/>
    <w:rsid w:val="0043381A"/>
    <w:rsid w:val="00433D9A"/>
    <w:rsid w:val="004341A5"/>
    <w:rsid w:val="0043430A"/>
    <w:rsid w:val="00435C07"/>
    <w:rsid w:val="004370DF"/>
    <w:rsid w:val="004372DC"/>
    <w:rsid w:val="0043761C"/>
    <w:rsid w:val="00440D04"/>
    <w:rsid w:val="004413D1"/>
    <w:rsid w:val="00441981"/>
    <w:rsid w:val="00441E99"/>
    <w:rsid w:val="00442A59"/>
    <w:rsid w:val="00444517"/>
    <w:rsid w:val="00445244"/>
    <w:rsid w:val="00446F1F"/>
    <w:rsid w:val="004473BE"/>
    <w:rsid w:val="004476EC"/>
    <w:rsid w:val="00450830"/>
    <w:rsid w:val="00451995"/>
    <w:rsid w:val="00454339"/>
    <w:rsid w:val="004563CB"/>
    <w:rsid w:val="004567F2"/>
    <w:rsid w:val="00456A72"/>
    <w:rsid w:val="00457513"/>
    <w:rsid w:val="00457CDB"/>
    <w:rsid w:val="00457F2C"/>
    <w:rsid w:val="00460DB5"/>
    <w:rsid w:val="00460E1B"/>
    <w:rsid w:val="00461B3B"/>
    <w:rsid w:val="004620D3"/>
    <w:rsid w:val="00462472"/>
    <w:rsid w:val="00463B65"/>
    <w:rsid w:val="00463C76"/>
    <w:rsid w:val="00463E09"/>
    <w:rsid w:val="00464EC3"/>
    <w:rsid w:val="0046528C"/>
    <w:rsid w:val="0046575A"/>
    <w:rsid w:val="00465E78"/>
    <w:rsid w:val="00466453"/>
    <w:rsid w:val="00466C9A"/>
    <w:rsid w:val="00467016"/>
    <w:rsid w:val="00467C3F"/>
    <w:rsid w:val="0047099B"/>
    <w:rsid w:val="00470E1B"/>
    <w:rsid w:val="00471B54"/>
    <w:rsid w:val="00471E28"/>
    <w:rsid w:val="00472E1D"/>
    <w:rsid w:val="00472E23"/>
    <w:rsid w:val="00473D39"/>
    <w:rsid w:val="00474605"/>
    <w:rsid w:val="00474775"/>
    <w:rsid w:val="00475650"/>
    <w:rsid w:val="00475B6F"/>
    <w:rsid w:val="00476580"/>
    <w:rsid w:val="0047664A"/>
    <w:rsid w:val="00476956"/>
    <w:rsid w:val="00477192"/>
    <w:rsid w:val="00477549"/>
    <w:rsid w:val="0048002A"/>
    <w:rsid w:val="004800B6"/>
    <w:rsid w:val="004815DD"/>
    <w:rsid w:val="00481B87"/>
    <w:rsid w:val="00481FB2"/>
    <w:rsid w:val="0048230F"/>
    <w:rsid w:val="00482393"/>
    <w:rsid w:val="004826AF"/>
    <w:rsid w:val="00483274"/>
    <w:rsid w:val="00483AD7"/>
    <w:rsid w:val="00483B59"/>
    <w:rsid w:val="0048467C"/>
    <w:rsid w:val="00484708"/>
    <w:rsid w:val="00485416"/>
    <w:rsid w:val="004857B4"/>
    <w:rsid w:val="004859C7"/>
    <w:rsid w:val="0048647A"/>
    <w:rsid w:val="00487C78"/>
    <w:rsid w:val="0049021B"/>
    <w:rsid w:val="00490AE8"/>
    <w:rsid w:val="00491332"/>
    <w:rsid w:val="004914C2"/>
    <w:rsid w:val="004929E4"/>
    <w:rsid w:val="00492D94"/>
    <w:rsid w:val="00493C5B"/>
    <w:rsid w:val="00495E68"/>
    <w:rsid w:val="00495E89"/>
    <w:rsid w:val="00496EF0"/>
    <w:rsid w:val="004973E0"/>
    <w:rsid w:val="0049777D"/>
    <w:rsid w:val="00497F0F"/>
    <w:rsid w:val="004A02AA"/>
    <w:rsid w:val="004A0BEE"/>
    <w:rsid w:val="004A0D51"/>
    <w:rsid w:val="004A1130"/>
    <w:rsid w:val="004A13AF"/>
    <w:rsid w:val="004A1A48"/>
    <w:rsid w:val="004A21AB"/>
    <w:rsid w:val="004A2277"/>
    <w:rsid w:val="004A265B"/>
    <w:rsid w:val="004A2982"/>
    <w:rsid w:val="004A2B23"/>
    <w:rsid w:val="004A31BB"/>
    <w:rsid w:val="004A3C33"/>
    <w:rsid w:val="004A45FA"/>
    <w:rsid w:val="004A48CA"/>
    <w:rsid w:val="004A4A89"/>
    <w:rsid w:val="004A530B"/>
    <w:rsid w:val="004A5395"/>
    <w:rsid w:val="004A58EE"/>
    <w:rsid w:val="004A5A39"/>
    <w:rsid w:val="004A5AED"/>
    <w:rsid w:val="004A5D8B"/>
    <w:rsid w:val="004A625B"/>
    <w:rsid w:val="004A6E96"/>
    <w:rsid w:val="004A7262"/>
    <w:rsid w:val="004A770F"/>
    <w:rsid w:val="004B04FA"/>
    <w:rsid w:val="004B05E4"/>
    <w:rsid w:val="004B0646"/>
    <w:rsid w:val="004B1E27"/>
    <w:rsid w:val="004B3555"/>
    <w:rsid w:val="004B35F3"/>
    <w:rsid w:val="004B393F"/>
    <w:rsid w:val="004B3BAB"/>
    <w:rsid w:val="004B42F1"/>
    <w:rsid w:val="004C079A"/>
    <w:rsid w:val="004C0D37"/>
    <w:rsid w:val="004C0ED3"/>
    <w:rsid w:val="004C1479"/>
    <w:rsid w:val="004C16AE"/>
    <w:rsid w:val="004C25B5"/>
    <w:rsid w:val="004C2E10"/>
    <w:rsid w:val="004C3097"/>
    <w:rsid w:val="004C3167"/>
    <w:rsid w:val="004C4865"/>
    <w:rsid w:val="004C552A"/>
    <w:rsid w:val="004C63BA"/>
    <w:rsid w:val="004C63F1"/>
    <w:rsid w:val="004C6544"/>
    <w:rsid w:val="004C68D4"/>
    <w:rsid w:val="004C7065"/>
    <w:rsid w:val="004C796C"/>
    <w:rsid w:val="004C7B71"/>
    <w:rsid w:val="004C7C9B"/>
    <w:rsid w:val="004D0047"/>
    <w:rsid w:val="004D0A48"/>
    <w:rsid w:val="004D0B00"/>
    <w:rsid w:val="004D1395"/>
    <w:rsid w:val="004D2065"/>
    <w:rsid w:val="004D2A23"/>
    <w:rsid w:val="004D3AF7"/>
    <w:rsid w:val="004D4791"/>
    <w:rsid w:val="004D4E86"/>
    <w:rsid w:val="004D56E9"/>
    <w:rsid w:val="004D68C2"/>
    <w:rsid w:val="004D7D0F"/>
    <w:rsid w:val="004D7F61"/>
    <w:rsid w:val="004E0148"/>
    <w:rsid w:val="004E01E8"/>
    <w:rsid w:val="004E01E9"/>
    <w:rsid w:val="004E0706"/>
    <w:rsid w:val="004E1320"/>
    <w:rsid w:val="004E2623"/>
    <w:rsid w:val="004E2A47"/>
    <w:rsid w:val="004E2F41"/>
    <w:rsid w:val="004E3724"/>
    <w:rsid w:val="004E3A97"/>
    <w:rsid w:val="004E3B15"/>
    <w:rsid w:val="004E46A7"/>
    <w:rsid w:val="004E483D"/>
    <w:rsid w:val="004E4E8C"/>
    <w:rsid w:val="004E5BBA"/>
    <w:rsid w:val="004E6B73"/>
    <w:rsid w:val="004E7A6C"/>
    <w:rsid w:val="004E7C69"/>
    <w:rsid w:val="004F12D2"/>
    <w:rsid w:val="004F245D"/>
    <w:rsid w:val="004F2623"/>
    <w:rsid w:val="004F2EC3"/>
    <w:rsid w:val="004F3274"/>
    <w:rsid w:val="004F38C6"/>
    <w:rsid w:val="004F3F57"/>
    <w:rsid w:val="004F3F8A"/>
    <w:rsid w:val="004F4626"/>
    <w:rsid w:val="004F475A"/>
    <w:rsid w:val="004F50D5"/>
    <w:rsid w:val="004F6083"/>
    <w:rsid w:val="004F63D5"/>
    <w:rsid w:val="004F6709"/>
    <w:rsid w:val="004F6D16"/>
    <w:rsid w:val="004F72E1"/>
    <w:rsid w:val="004F7A48"/>
    <w:rsid w:val="0050087C"/>
    <w:rsid w:val="00502E29"/>
    <w:rsid w:val="005030EF"/>
    <w:rsid w:val="005033CD"/>
    <w:rsid w:val="00503405"/>
    <w:rsid w:val="005044A7"/>
    <w:rsid w:val="005060C2"/>
    <w:rsid w:val="005067D5"/>
    <w:rsid w:val="00507135"/>
    <w:rsid w:val="00507C1B"/>
    <w:rsid w:val="0051046D"/>
    <w:rsid w:val="00510A25"/>
    <w:rsid w:val="00510B59"/>
    <w:rsid w:val="00510C44"/>
    <w:rsid w:val="00510E7F"/>
    <w:rsid w:val="005110D3"/>
    <w:rsid w:val="005112A4"/>
    <w:rsid w:val="00511FCB"/>
    <w:rsid w:val="00512CE6"/>
    <w:rsid w:val="0051318C"/>
    <w:rsid w:val="0051438E"/>
    <w:rsid w:val="00514873"/>
    <w:rsid w:val="00514A81"/>
    <w:rsid w:val="00515DBC"/>
    <w:rsid w:val="005168C6"/>
    <w:rsid w:val="005201BD"/>
    <w:rsid w:val="005202D2"/>
    <w:rsid w:val="0052137A"/>
    <w:rsid w:val="00521DBE"/>
    <w:rsid w:val="005223E6"/>
    <w:rsid w:val="00523194"/>
    <w:rsid w:val="00523F62"/>
    <w:rsid w:val="00524628"/>
    <w:rsid w:val="00524ADA"/>
    <w:rsid w:val="00524BBE"/>
    <w:rsid w:val="00525B56"/>
    <w:rsid w:val="00525F2C"/>
    <w:rsid w:val="00526001"/>
    <w:rsid w:val="0052685C"/>
    <w:rsid w:val="00526A11"/>
    <w:rsid w:val="00527107"/>
    <w:rsid w:val="005273AA"/>
    <w:rsid w:val="00527E5E"/>
    <w:rsid w:val="0053039E"/>
    <w:rsid w:val="00531244"/>
    <w:rsid w:val="00531CBB"/>
    <w:rsid w:val="00531CC6"/>
    <w:rsid w:val="00531DD3"/>
    <w:rsid w:val="00532699"/>
    <w:rsid w:val="005329C6"/>
    <w:rsid w:val="00533A37"/>
    <w:rsid w:val="00533EF3"/>
    <w:rsid w:val="005352A8"/>
    <w:rsid w:val="00535C7F"/>
    <w:rsid w:val="005372AB"/>
    <w:rsid w:val="005376EE"/>
    <w:rsid w:val="005378D1"/>
    <w:rsid w:val="00537BB3"/>
    <w:rsid w:val="0054007B"/>
    <w:rsid w:val="005400BD"/>
    <w:rsid w:val="005411CF"/>
    <w:rsid w:val="00541484"/>
    <w:rsid w:val="005416FB"/>
    <w:rsid w:val="00541AB4"/>
    <w:rsid w:val="00542A7B"/>
    <w:rsid w:val="005433EB"/>
    <w:rsid w:val="005443A0"/>
    <w:rsid w:val="00544919"/>
    <w:rsid w:val="0054492E"/>
    <w:rsid w:val="005451A3"/>
    <w:rsid w:val="00545F87"/>
    <w:rsid w:val="005465F9"/>
    <w:rsid w:val="00546A30"/>
    <w:rsid w:val="00547055"/>
    <w:rsid w:val="0054714E"/>
    <w:rsid w:val="005479F2"/>
    <w:rsid w:val="00550069"/>
    <w:rsid w:val="00550B86"/>
    <w:rsid w:val="005513FA"/>
    <w:rsid w:val="00551EB1"/>
    <w:rsid w:val="005523CE"/>
    <w:rsid w:val="00552D79"/>
    <w:rsid w:val="00552E26"/>
    <w:rsid w:val="00553CF9"/>
    <w:rsid w:val="00553F10"/>
    <w:rsid w:val="00554E0C"/>
    <w:rsid w:val="00556D1D"/>
    <w:rsid w:val="005578FA"/>
    <w:rsid w:val="00557BBF"/>
    <w:rsid w:val="00560542"/>
    <w:rsid w:val="005609AE"/>
    <w:rsid w:val="00561195"/>
    <w:rsid w:val="005614FD"/>
    <w:rsid w:val="00561600"/>
    <w:rsid w:val="0056195C"/>
    <w:rsid w:val="005624E2"/>
    <w:rsid w:val="00562F4B"/>
    <w:rsid w:val="00562F74"/>
    <w:rsid w:val="0056311E"/>
    <w:rsid w:val="0056338F"/>
    <w:rsid w:val="00563A2B"/>
    <w:rsid w:val="00563B89"/>
    <w:rsid w:val="0056464C"/>
    <w:rsid w:val="00565094"/>
    <w:rsid w:val="00566BC5"/>
    <w:rsid w:val="00566D55"/>
    <w:rsid w:val="00567015"/>
    <w:rsid w:val="00567025"/>
    <w:rsid w:val="005674BB"/>
    <w:rsid w:val="005674C8"/>
    <w:rsid w:val="00567749"/>
    <w:rsid w:val="00567A80"/>
    <w:rsid w:val="005706BA"/>
    <w:rsid w:val="00570B71"/>
    <w:rsid w:val="005713DE"/>
    <w:rsid w:val="00571811"/>
    <w:rsid w:val="00571995"/>
    <w:rsid w:val="0057226B"/>
    <w:rsid w:val="0057336A"/>
    <w:rsid w:val="00573905"/>
    <w:rsid w:val="00574305"/>
    <w:rsid w:val="005746D6"/>
    <w:rsid w:val="00574AAD"/>
    <w:rsid w:val="0057595F"/>
    <w:rsid w:val="00575C24"/>
    <w:rsid w:val="00575CFA"/>
    <w:rsid w:val="00575D33"/>
    <w:rsid w:val="00576ED4"/>
    <w:rsid w:val="00577962"/>
    <w:rsid w:val="00577F1D"/>
    <w:rsid w:val="005807A0"/>
    <w:rsid w:val="00580D59"/>
    <w:rsid w:val="00581479"/>
    <w:rsid w:val="0058158D"/>
    <w:rsid w:val="00582471"/>
    <w:rsid w:val="00583A60"/>
    <w:rsid w:val="00584610"/>
    <w:rsid w:val="0058499F"/>
    <w:rsid w:val="00584D47"/>
    <w:rsid w:val="005854AF"/>
    <w:rsid w:val="0058670B"/>
    <w:rsid w:val="0058681B"/>
    <w:rsid w:val="00587998"/>
    <w:rsid w:val="00591800"/>
    <w:rsid w:val="00591D74"/>
    <w:rsid w:val="005929F0"/>
    <w:rsid w:val="00595659"/>
    <w:rsid w:val="00595CE7"/>
    <w:rsid w:val="00595D1D"/>
    <w:rsid w:val="00595FEE"/>
    <w:rsid w:val="005961FA"/>
    <w:rsid w:val="005969FD"/>
    <w:rsid w:val="005A0684"/>
    <w:rsid w:val="005A0745"/>
    <w:rsid w:val="005A079F"/>
    <w:rsid w:val="005A0AAA"/>
    <w:rsid w:val="005A0DBE"/>
    <w:rsid w:val="005A0EDA"/>
    <w:rsid w:val="005A1A54"/>
    <w:rsid w:val="005A24AE"/>
    <w:rsid w:val="005A26E9"/>
    <w:rsid w:val="005A2EEF"/>
    <w:rsid w:val="005A36E9"/>
    <w:rsid w:val="005A5353"/>
    <w:rsid w:val="005A5628"/>
    <w:rsid w:val="005A5905"/>
    <w:rsid w:val="005A5C23"/>
    <w:rsid w:val="005A6B10"/>
    <w:rsid w:val="005A6BA7"/>
    <w:rsid w:val="005A6EF6"/>
    <w:rsid w:val="005B050C"/>
    <w:rsid w:val="005B0557"/>
    <w:rsid w:val="005B085A"/>
    <w:rsid w:val="005B0B5A"/>
    <w:rsid w:val="005B12C9"/>
    <w:rsid w:val="005B2211"/>
    <w:rsid w:val="005B262E"/>
    <w:rsid w:val="005B2D57"/>
    <w:rsid w:val="005B4067"/>
    <w:rsid w:val="005B5426"/>
    <w:rsid w:val="005B5890"/>
    <w:rsid w:val="005B60F2"/>
    <w:rsid w:val="005B7030"/>
    <w:rsid w:val="005C0FE7"/>
    <w:rsid w:val="005C1C4D"/>
    <w:rsid w:val="005C1C72"/>
    <w:rsid w:val="005C2398"/>
    <w:rsid w:val="005C30F3"/>
    <w:rsid w:val="005C4DEF"/>
    <w:rsid w:val="005C52C4"/>
    <w:rsid w:val="005C5A27"/>
    <w:rsid w:val="005C5A68"/>
    <w:rsid w:val="005C60AE"/>
    <w:rsid w:val="005C61BC"/>
    <w:rsid w:val="005C72EA"/>
    <w:rsid w:val="005C7560"/>
    <w:rsid w:val="005D051E"/>
    <w:rsid w:val="005D0B6E"/>
    <w:rsid w:val="005D1369"/>
    <w:rsid w:val="005D1A86"/>
    <w:rsid w:val="005D1F53"/>
    <w:rsid w:val="005D2723"/>
    <w:rsid w:val="005D2D9F"/>
    <w:rsid w:val="005D3342"/>
    <w:rsid w:val="005D33A8"/>
    <w:rsid w:val="005D357C"/>
    <w:rsid w:val="005D3874"/>
    <w:rsid w:val="005D3F32"/>
    <w:rsid w:val="005D469D"/>
    <w:rsid w:val="005D4D87"/>
    <w:rsid w:val="005D66B3"/>
    <w:rsid w:val="005D6888"/>
    <w:rsid w:val="005E04BF"/>
    <w:rsid w:val="005E13FC"/>
    <w:rsid w:val="005E28B1"/>
    <w:rsid w:val="005E2B2B"/>
    <w:rsid w:val="005E2BE4"/>
    <w:rsid w:val="005E4DEC"/>
    <w:rsid w:val="005E50C4"/>
    <w:rsid w:val="005E571C"/>
    <w:rsid w:val="005E67CC"/>
    <w:rsid w:val="005E6956"/>
    <w:rsid w:val="005E6AE9"/>
    <w:rsid w:val="005E6B26"/>
    <w:rsid w:val="005E733E"/>
    <w:rsid w:val="005E7818"/>
    <w:rsid w:val="005E7962"/>
    <w:rsid w:val="005F147E"/>
    <w:rsid w:val="005F24E4"/>
    <w:rsid w:val="005F3085"/>
    <w:rsid w:val="005F3A57"/>
    <w:rsid w:val="005F3BBF"/>
    <w:rsid w:val="005F3E5D"/>
    <w:rsid w:val="005F47A0"/>
    <w:rsid w:val="005F5D44"/>
    <w:rsid w:val="005F5EEF"/>
    <w:rsid w:val="005F656B"/>
    <w:rsid w:val="005F726B"/>
    <w:rsid w:val="005F77D2"/>
    <w:rsid w:val="005F7E55"/>
    <w:rsid w:val="00600869"/>
    <w:rsid w:val="00601B61"/>
    <w:rsid w:val="00602ABC"/>
    <w:rsid w:val="00602CD7"/>
    <w:rsid w:val="00602EAA"/>
    <w:rsid w:val="00603766"/>
    <w:rsid w:val="0060447A"/>
    <w:rsid w:val="006045D5"/>
    <w:rsid w:val="0060494B"/>
    <w:rsid w:val="00605CCC"/>
    <w:rsid w:val="0060689E"/>
    <w:rsid w:val="006069DB"/>
    <w:rsid w:val="00606B48"/>
    <w:rsid w:val="00607372"/>
    <w:rsid w:val="0061023B"/>
    <w:rsid w:val="00610442"/>
    <w:rsid w:val="0061084A"/>
    <w:rsid w:val="0061091C"/>
    <w:rsid w:val="0061097F"/>
    <w:rsid w:val="00610CF1"/>
    <w:rsid w:val="00611312"/>
    <w:rsid w:val="00611BDF"/>
    <w:rsid w:val="00611C90"/>
    <w:rsid w:val="00612321"/>
    <w:rsid w:val="00612A0F"/>
    <w:rsid w:val="006131E1"/>
    <w:rsid w:val="0061407C"/>
    <w:rsid w:val="0061534E"/>
    <w:rsid w:val="0061545D"/>
    <w:rsid w:val="006169DC"/>
    <w:rsid w:val="00616E37"/>
    <w:rsid w:val="006210E8"/>
    <w:rsid w:val="00621962"/>
    <w:rsid w:val="0062240E"/>
    <w:rsid w:val="00622537"/>
    <w:rsid w:val="00622EB5"/>
    <w:rsid w:val="006238BD"/>
    <w:rsid w:val="00624400"/>
    <w:rsid w:val="006246FD"/>
    <w:rsid w:val="006256A5"/>
    <w:rsid w:val="00625951"/>
    <w:rsid w:val="00626059"/>
    <w:rsid w:val="006262A3"/>
    <w:rsid w:val="00626437"/>
    <w:rsid w:val="00626A0E"/>
    <w:rsid w:val="006301DA"/>
    <w:rsid w:val="00630B05"/>
    <w:rsid w:val="00632400"/>
    <w:rsid w:val="00632EC6"/>
    <w:rsid w:val="00634707"/>
    <w:rsid w:val="006347D9"/>
    <w:rsid w:val="00634B6B"/>
    <w:rsid w:val="00635211"/>
    <w:rsid w:val="00635CCE"/>
    <w:rsid w:val="00635DB2"/>
    <w:rsid w:val="00636A04"/>
    <w:rsid w:val="00641711"/>
    <w:rsid w:val="00641A8B"/>
    <w:rsid w:val="00641F5D"/>
    <w:rsid w:val="00642EDE"/>
    <w:rsid w:val="0064530E"/>
    <w:rsid w:val="00645D79"/>
    <w:rsid w:val="006460B1"/>
    <w:rsid w:val="006476B2"/>
    <w:rsid w:val="00647F41"/>
    <w:rsid w:val="00650AA7"/>
    <w:rsid w:val="006516ED"/>
    <w:rsid w:val="00651BAD"/>
    <w:rsid w:val="0065292E"/>
    <w:rsid w:val="0065426F"/>
    <w:rsid w:val="00655379"/>
    <w:rsid w:val="0065675D"/>
    <w:rsid w:val="00657113"/>
    <w:rsid w:val="00657754"/>
    <w:rsid w:val="006604F1"/>
    <w:rsid w:val="006610E4"/>
    <w:rsid w:val="00661E3C"/>
    <w:rsid w:val="006628A5"/>
    <w:rsid w:val="006631AA"/>
    <w:rsid w:val="006634B9"/>
    <w:rsid w:val="00664AF4"/>
    <w:rsid w:val="00664FA1"/>
    <w:rsid w:val="00665D85"/>
    <w:rsid w:val="00666F3C"/>
    <w:rsid w:val="00667680"/>
    <w:rsid w:val="00667F14"/>
    <w:rsid w:val="006724D9"/>
    <w:rsid w:val="00672733"/>
    <w:rsid w:val="006729A3"/>
    <w:rsid w:val="006732AC"/>
    <w:rsid w:val="00673E9B"/>
    <w:rsid w:val="00674143"/>
    <w:rsid w:val="00676022"/>
    <w:rsid w:val="00677C5E"/>
    <w:rsid w:val="0068052C"/>
    <w:rsid w:val="006807F8"/>
    <w:rsid w:val="00681161"/>
    <w:rsid w:val="006818DE"/>
    <w:rsid w:val="006827C1"/>
    <w:rsid w:val="00682EE0"/>
    <w:rsid w:val="00682FF0"/>
    <w:rsid w:val="00684B25"/>
    <w:rsid w:val="00684F1F"/>
    <w:rsid w:val="006857C8"/>
    <w:rsid w:val="00686049"/>
    <w:rsid w:val="0068624C"/>
    <w:rsid w:val="00686F68"/>
    <w:rsid w:val="0068702D"/>
    <w:rsid w:val="00687CA4"/>
    <w:rsid w:val="00691D88"/>
    <w:rsid w:val="006922C4"/>
    <w:rsid w:val="00694B6C"/>
    <w:rsid w:val="00694EE3"/>
    <w:rsid w:val="00695538"/>
    <w:rsid w:val="00695DBF"/>
    <w:rsid w:val="00695EDE"/>
    <w:rsid w:val="00696058"/>
    <w:rsid w:val="006975B6"/>
    <w:rsid w:val="00697D30"/>
    <w:rsid w:val="006A0C43"/>
    <w:rsid w:val="006A0F8C"/>
    <w:rsid w:val="006A12D6"/>
    <w:rsid w:val="006A1739"/>
    <w:rsid w:val="006A198B"/>
    <w:rsid w:val="006A21DD"/>
    <w:rsid w:val="006A2A54"/>
    <w:rsid w:val="006A2CAC"/>
    <w:rsid w:val="006A3273"/>
    <w:rsid w:val="006A37B5"/>
    <w:rsid w:val="006A3A03"/>
    <w:rsid w:val="006A3C46"/>
    <w:rsid w:val="006A3E64"/>
    <w:rsid w:val="006A43B5"/>
    <w:rsid w:val="006A49C3"/>
    <w:rsid w:val="006A5144"/>
    <w:rsid w:val="006A6125"/>
    <w:rsid w:val="006A627E"/>
    <w:rsid w:val="006A653F"/>
    <w:rsid w:val="006A66D3"/>
    <w:rsid w:val="006A68BE"/>
    <w:rsid w:val="006A74A7"/>
    <w:rsid w:val="006B1974"/>
    <w:rsid w:val="006B1AD4"/>
    <w:rsid w:val="006B1D67"/>
    <w:rsid w:val="006B28BD"/>
    <w:rsid w:val="006B30EE"/>
    <w:rsid w:val="006B3328"/>
    <w:rsid w:val="006B3506"/>
    <w:rsid w:val="006B3EEB"/>
    <w:rsid w:val="006B4456"/>
    <w:rsid w:val="006B4DD3"/>
    <w:rsid w:val="006B55D9"/>
    <w:rsid w:val="006B5E73"/>
    <w:rsid w:val="006B6D4D"/>
    <w:rsid w:val="006B6ED3"/>
    <w:rsid w:val="006B7C2F"/>
    <w:rsid w:val="006C0E46"/>
    <w:rsid w:val="006C12DB"/>
    <w:rsid w:val="006C146C"/>
    <w:rsid w:val="006C1F49"/>
    <w:rsid w:val="006C30D4"/>
    <w:rsid w:val="006C3442"/>
    <w:rsid w:val="006C370D"/>
    <w:rsid w:val="006C3A1B"/>
    <w:rsid w:val="006C5402"/>
    <w:rsid w:val="006C6522"/>
    <w:rsid w:val="006C6678"/>
    <w:rsid w:val="006C66B9"/>
    <w:rsid w:val="006C6B3E"/>
    <w:rsid w:val="006C6DF8"/>
    <w:rsid w:val="006C7357"/>
    <w:rsid w:val="006C75A0"/>
    <w:rsid w:val="006C7AA0"/>
    <w:rsid w:val="006C7E9D"/>
    <w:rsid w:val="006D0838"/>
    <w:rsid w:val="006D0AB8"/>
    <w:rsid w:val="006D10AE"/>
    <w:rsid w:val="006D11BD"/>
    <w:rsid w:val="006D18DC"/>
    <w:rsid w:val="006D1B98"/>
    <w:rsid w:val="006D293A"/>
    <w:rsid w:val="006D2FFB"/>
    <w:rsid w:val="006D5152"/>
    <w:rsid w:val="006D5892"/>
    <w:rsid w:val="006D6035"/>
    <w:rsid w:val="006D65E6"/>
    <w:rsid w:val="006D6783"/>
    <w:rsid w:val="006D6FDC"/>
    <w:rsid w:val="006D7BF9"/>
    <w:rsid w:val="006E09ED"/>
    <w:rsid w:val="006E0B8A"/>
    <w:rsid w:val="006E14D2"/>
    <w:rsid w:val="006E1FA8"/>
    <w:rsid w:val="006E5809"/>
    <w:rsid w:val="006E5D6D"/>
    <w:rsid w:val="006E6D84"/>
    <w:rsid w:val="006E6E00"/>
    <w:rsid w:val="006F05CD"/>
    <w:rsid w:val="006F0CAF"/>
    <w:rsid w:val="006F0DDD"/>
    <w:rsid w:val="006F109C"/>
    <w:rsid w:val="006F1AA7"/>
    <w:rsid w:val="006F2B08"/>
    <w:rsid w:val="006F2DC2"/>
    <w:rsid w:val="006F2EE8"/>
    <w:rsid w:val="006F305A"/>
    <w:rsid w:val="006F3156"/>
    <w:rsid w:val="006F3DB6"/>
    <w:rsid w:val="006F4D91"/>
    <w:rsid w:val="006F4E98"/>
    <w:rsid w:val="006F53B0"/>
    <w:rsid w:val="006F5826"/>
    <w:rsid w:val="006F5A7F"/>
    <w:rsid w:val="006F75F7"/>
    <w:rsid w:val="006F77C2"/>
    <w:rsid w:val="006F7A95"/>
    <w:rsid w:val="0070028C"/>
    <w:rsid w:val="00701CD9"/>
    <w:rsid w:val="00701E9E"/>
    <w:rsid w:val="007023B3"/>
    <w:rsid w:val="00702503"/>
    <w:rsid w:val="00702C04"/>
    <w:rsid w:val="00702EC4"/>
    <w:rsid w:val="0070307D"/>
    <w:rsid w:val="00703410"/>
    <w:rsid w:val="007043A2"/>
    <w:rsid w:val="0070470E"/>
    <w:rsid w:val="00704D54"/>
    <w:rsid w:val="00704E60"/>
    <w:rsid w:val="00704EB3"/>
    <w:rsid w:val="007059D3"/>
    <w:rsid w:val="00707407"/>
    <w:rsid w:val="00707AC4"/>
    <w:rsid w:val="00707AEB"/>
    <w:rsid w:val="00707C45"/>
    <w:rsid w:val="00707D6E"/>
    <w:rsid w:val="00707F73"/>
    <w:rsid w:val="00710942"/>
    <w:rsid w:val="007112E0"/>
    <w:rsid w:val="007129B7"/>
    <w:rsid w:val="00712E2D"/>
    <w:rsid w:val="0071400F"/>
    <w:rsid w:val="00714235"/>
    <w:rsid w:val="007146D0"/>
    <w:rsid w:val="00715BEE"/>
    <w:rsid w:val="007161F0"/>
    <w:rsid w:val="007167D2"/>
    <w:rsid w:val="007171AF"/>
    <w:rsid w:val="0071739E"/>
    <w:rsid w:val="007200F3"/>
    <w:rsid w:val="00721595"/>
    <w:rsid w:val="00721611"/>
    <w:rsid w:val="007216B7"/>
    <w:rsid w:val="00721D9C"/>
    <w:rsid w:val="007225BC"/>
    <w:rsid w:val="007228C7"/>
    <w:rsid w:val="00723C40"/>
    <w:rsid w:val="00724531"/>
    <w:rsid w:val="00725CCF"/>
    <w:rsid w:val="00725FF3"/>
    <w:rsid w:val="007264B2"/>
    <w:rsid w:val="00727225"/>
    <w:rsid w:val="00727A46"/>
    <w:rsid w:val="00727F8B"/>
    <w:rsid w:val="00727FFC"/>
    <w:rsid w:val="007302C8"/>
    <w:rsid w:val="007313B3"/>
    <w:rsid w:val="00731613"/>
    <w:rsid w:val="007316BD"/>
    <w:rsid w:val="007324D0"/>
    <w:rsid w:val="00733108"/>
    <w:rsid w:val="007354C3"/>
    <w:rsid w:val="00735863"/>
    <w:rsid w:val="00735D54"/>
    <w:rsid w:val="00735FEE"/>
    <w:rsid w:val="00736E5E"/>
    <w:rsid w:val="00737FB5"/>
    <w:rsid w:val="00740999"/>
    <w:rsid w:val="00740AB3"/>
    <w:rsid w:val="00741486"/>
    <w:rsid w:val="007416DF"/>
    <w:rsid w:val="0074179A"/>
    <w:rsid w:val="00742653"/>
    <w:rsid w:val="00743BB0"/>
    <w:rsid w:val="00745568"/>
    <w:rsid w:val="007455EA"/>
    <w:rsid w:val="00745AA5"/>
    <w:rsid w:val="00746834"/>
    <w:rsid w:val="00746EFE"/>
    <w:rsid w:val="007472F3"/>
    <w:rsid w:val="00747505"/>
    <w:rsid w:val="00747536"/>
    <w:rsid w:val="00747605"/>
    <w:rsid w:val="00747DED"/>
    <w:rsid w:val="00750586"/>
    <w:rsid w:val="00750A0D"/>
    <w:rsid w:val="0075128F"/>
    <w:rsid w:val="00752255"/>
    <w:rsid w:val="00752309"/>
    <w:rsid w:val="00752BF4"/>
    <w:rsid w:val="007534A7"/>
    <w:rsid w:val="00753C8D"/>
    <w:rsid w:val="00755175"/>
    <w:rsid w:val="007555CF"/>
    <w:rsid w:val="00756CE3"/>
    <w:rsid w:val="00756F01"/>
    <w:rsid w:val="00757160"/>
    <w:rsid w:val="00761757"/>
    <w:rsid w:val="00762778"/>
    <w:rsid w:val="007628DE"/>
    <w:rsid w:val="00762991"/>
    <w:rsid w:val="00763991"/>
    <w:rsid w:val="00763E41"/>
    <w:rsid w:val="00764058"/>
    <w:rsid w:val="0076463D"/>
    <w:rsid w:val="0076497F"/>
    <w:rsid w:val="00764EB1"/>
    <w:rsid w:val="00766D90"/>
    <w:rsid w:val="00767AA9"/>
    <w:rsid w:val="00767FBB"/>
    <w:rsid w:val="0077097F"/>
    <w:rsid w:val="007714A5"/>
    <w:rsid w:val="00771992"/>
    <w:rsid w:val="00771F36"/>
    <w:rsid w:val="007720C7"/>
    <w:rsid w:val="007726CD"/>
    <w:rsid w:val="007732FE"/>
    <w:rsid w:val="007741ED"/>
    <w:rsid w:val="007743B1"/>
    <w:rsid w:val="00774F3D"/>
    <w:rsid w:val="007751EA"/>
    <w:rsid w:val="00776059"/>
    <w:rsid w:val="0077635A"/>
    <w:rsid w:val="00777222"/>
    <w:rsid w:val="00777352"/>
    <w:rsid w:val="00777ED3"/>
    <w:rsid w:val="00780295"/>
    <w:rsid w:val="007805CD"/>
    <w:rsid w:val="00780732"/>
    <w:rsid w:val="00780D57"/>
    <w:rsid w:val="00783060"/>
    <w:rsid w:val="007836B0"/>
    <w:rsid w:val="00783A20"/>
    <w:rsid w:val="00783BAB"/>
    <w:rsid w:val="00783D31"/>
    <w:rsid w:val="00783D94"/>
    <w:rsid w:val="00784A0C"/>
    <w:rsid w:val="00785DAD"/>
    <w:rsid w:val="0078634D"/>
    <w:rsid w:val="0078699C"/>
    <w:rsid w:val="00786EA0"/>
    <w:rsid w:val="00786EBA"/>
    <w:rsid w:val="00787392"/>
    <w:rsid w:val="00787596"/>
    <w:rsid w:val="00787888"/>
    <w:rsid w:val="00787BBA"/>
    <w:rsid w:val="00790154"/>
    <w:rsid w:val="00790722"/>
    <w:rsid w:val="0079146F"/>
    <w:rsid w:val="007933B2"/>
    <w:rsid w:val="00793667"/>
    <w:rsid w:val="00793829"/>
    <w:rsid w:val="00793CFB"/>
    <w:rsid w:val="00793F72"/>
    <w:rsid w:val="00794223"/>
    <w:rsid w:val="00794BB0"/>
    <w:rsid w:val="00794E30"/>
    <w:rsid w:val="0079500F"/>
    <w:rsid w:val="00795159"/>
    <w:rsid w:val="007954CF"/>
    <w:rsid w:val="007965AD"/>
    <w:rsid w:val="007969D4"/>
    <w:rsid w:val="00797CA0"/>
    <w:rsid w:val="007A0430"/>
    <w:rsid w:val="007A0820"/>
    <w:rsid w:val="007A1AE5"/>
    <w:rsid w:val="007A26EA"/>
    <w:rsid w:val="007A3BD4"/>
    <w:rsid w:val="007A3E45"/>
    <w:rsid w:val="007A4383"/>
    <w:rsid w:val="007A4882"/>
    <w:rsid w:val="007A4D48"/>
    <w:rsid w:val="007A578A"/>
    <w:rsid w:val="007A5C0C"/>
    <w:rsid w:val="007A5D90"/>
    <w:rsid w:val="007A6EEA"/>
    <w:rsid w:val="007A7723"/>
    <w:rsid w:val="007A7E72"/>
    <w:rsid w:val="007B090C"/>
    <w:rsid w:val="007B0931"/>
    <w:rsid w:val="007B0CC4"/>
    <w:rsid w:val="007B19AE"/>
    <w:rsid w:val="007B1AF7"/>
    <w:rsid w:val="007B21D3"/>
    <w:rsid w:val="007B3312"/>
    <w:rsid w:val="007B3759"/>
    <w:rsid w:val="007B4291"/>
    <w:rsid w:val="007B46A9"/>
    <w:rsid w:val="007B55D4"/>
    <w:rsid w:val="007B777D"/>
    <w:rsid w:val="007C0ACF"/>
    <w:rsid w:val="007C1167"/>
    <w:rsid w:val="007C136B"/>
    <w:rsid w:val="007C15CC"/>
    <w:rsid w:val="007C33A9"/>
    <w:rsid w:val="007C38A0"/>
    <w:rsid w:val="007C41A6"/>
    <w:rsid w:val="007C47FF"/>
    <w:rsid w:val="007C4B67"/>
    <w:rsid w:val="007C4E08"/>
    <w:rsid w:val="007C5132"/>
    <w:rsid w:val="007C5291"/>
    <w:rsid w:val="007C57F6"/>
    <w:rsid w:val="007C5B54"/>
    <w:rsid w:val="007C66AA"/>
    <w:rsid w:val="007C680B"/>
    <w:rsid w:val="007C6FF4"/>
    <w:rsid w:val="007D0D35"/>
    <w:rsid w:val="007D1208"/>
    <w:rsid w:val="007D214F"/>
    <w:rsid w:val="007D2A26"/>
    <w:rsid w:val="007D2C8F"/>
    <w:rsid w:val="007D2DEC"/>
    <w:rsid w:val="007D3C7B"/>
    <w:rsid w:val="007D43AE"/>
    <w:rsid w:val="007D4733"/>
    <w:rsid w:val="007D50E7"/>
    <w:rsid w:val="007D561A"/>
    <w:rsid w:val="007D5AAB"/>
    <w:rsid w:val="007D6267"/>
    <w:rsid w:val="007D6E1A"/>
    <w:rsid w:val="007D6F14"/>
    <w:rsid w:val="007D768C"/>
    <w:rsid w:val="007D7DE4"/>
    <w:rsid w:val="007E0039"/>
    <w:rsid w:val="007E087F"/>
    <w:rsid w:val="007E18CA"/>
    <w:rsid w:val="007E1B3A"/>
    <w:rsid w:val="007E2673"/>
    <w:rsid w:val="007E4A2A"/>
    <w:rsid w:val="007E5165"/>
    <w:rsid w:val="007E5B34"/>
    <w:rsid w:val="007E5D45"/>
    <w:rsid w:val="007E5D65"/>
    <w:rsid w:val="007E6A66"/>
    <w:rsid w:val="007E74EC"/>
    <w:rsid w:val="007E771E"/>
    <w:rsid w:val="007E7814"/>
    <w:rsid w:val="007F06D6"/>
    <w:rsid w:val="007F0827"/>
    <w:rsid w:val="007F0F45"/>
    <w:rsid w:val="007F1A82"/>
    <w:rsid w:val="007F2AA3"/>
    <w:rsid w:val="007F2F42"/>
    <w:rsid w:val="007F2F6E"/>
    <w:rsid w:val="007F3730"/>
    <w:rsid w:val="007F3C94"/>
    <w:rsid w:val="007F42A4"/>
    <w:rsid w:val="007F5BE6"/>
    <w:rsid w:val="007F685F"/>
    <w:rsid w:val="007F73C6"/>
    <w:rsid w:val="007F7D7F"/>
    <w:rsid w:val="00800B8F"/>
    <w:rsid w:val="008019F4"/>
    <w:rsid w:val="00801DFD"/>
    <w:rsid w:val="00801E7F"/>
    <w:rsid w:val="00802856"/>
    <w:rsid w:val="00802ADA"/>
    <w:rsid w:val="008039E6"/>
    <w:rsid w:val="00803A05"/>
    <w:rsid w:val="00804C4B"/>
    <w:rsid w:val="008064CC"/>
    <w:rsid w:val="00810B70"/>
    <w:rsid w:val="008110DC"/>
    <w:rsid w:val="008114CF"/>
    <w:rsid w:val="00812428"/>
    <w:rsid w:val="00814F2A"/>
    <w:rsid w:val="00815474"/>
    <w:rsid w:val="0081581A"/>
    <w:rsid w:val="00815B55"/>
    <w:rsid w:val="00816A79"/>
    <w:rsid w:val="00816C03"/>
    <w:rsid w:val="00817ADB"/>
    <w:rsid w:val="00820300"/>
    <w:rsid w:val="00820AE2"/>
    <w:rsid w:val="00821012"/>
    <w:rsid w:val="008217B7"/>
    <w:rsid w:val="00821B89"/>
    <w:rsid w:val="00822C46"/>
    <w:rsid w:val="00822F18"/>
    <w:rsid w:val="00823081"/>
    <w:rsid w:val="0082390F"/>
    <w:rsid w:val="00823EAD"/>
    <w:rsid w:val="008242C0"/>
    <w:rsid w:val="008251F2"/>
    <w:rsid w:val="008254B4"/>
    <w:rsid w:val="00825BCD"/>
    <w:rsid w:val="00825DE6"/>
    <w:rsid w:val="008270BA"/>
    <w:rsid w:val="00827126"/>
    <w:rsid w:val="00830BC7"/>
    <w:rsid w:val="00830CDF"/>
    <w:rsid w:val="00831345"/>
    <w:rsid w:val="0083189D"/>
    <w:rsid w:val="00832175"/>
    <w:rsid w:val="0083246E"/>
    <w:rsid w:val="0083361B"/>
    <w:rsid w:val="00833637"/>
    <w:rsid w:val="00833F61"/>
    <w:rsid w:val="00834176"/>
    <w:rsid w:val="00834E6D"/>
    <w:rsid w:val="00835410"/>
    <w:rsid w:val="00836FE5"/>
    <w:rsid w:val="0083762E"/>
    <w:rsid w:val="00840692"/>
    <w:rsid w:val="00841026"/>
    <w:rsid w:val="00841110"/>
    <w:rsid w:val="008417AE"/>
    <w:rsid w:val="00841E80"/>
    <w:rsid w:val="008423FA"/>
    <w:rsid w:val="00844AAC"/>
    <w:rsid w:val="008450A9"/>
    <w:rsid w:val="0084520B"/>
    <w:rsid w:val="008452A4"/>
    <w:rsid w:val="00845831"/>
    <w:rsid w:val="00846E15"/>
    <w:rsid w:val="008470DD"/>
    <w:rsid w:val="00847874"/>
    <w:rsid w:val="00847A95"/>
    <w:rsid w:val="00847D7B"/>
    <w:rsid w:val="008506F7"/>
    <w:rsid w:val="00850779"/>
    <w:rsid w:val="00850916"/>
    <w:rsid w:val="008510CC"/>
    <w:rsid w:val="00851206"/>
    <w:rsid w:val="00853111"/>
    <w:rsid w:val="0085363D"/>
    <w:rsid w:val="008549A0"/>
    <w:rsid w:val="008554EE"/>
    <w:rsid w:val="00855E8B"/>
    <w:rsid w:val="00856940"/>
    <w:rsid w:val="00856F58"/>
    <w:rsid w:val="00857467"/>
    <w:rsid w:val="00857D42"/>
    <w:rsid w:val="008604DA"/>
    <w:rsid w:val="0086055E"/>
    <w:rsid w:val="008608A7"/>
    <w:rsid w:val="00861ED9"/>
    <w:rsid w:val="00862411"/>
    <w:rsid w:val="00862CAB"/>
    <w:rsid w:val="00862E17"/>
    <w:rsid w:val="00863107"/>
    <w:rsid w:val="00863A8C"/>
    <w:rsid w:val="00864943"/>
    <w:rsid w:val="0086580A"/>
    <w:rsid w:val="008663F7"/>
    <w:rsid w:val="0086773B"/>
    <w:rsid w:val="0087033E"/>
    <w:rsid w:val="00870C6D"/>
    <w:rsid w:val="008715E2"/>
    <w:rsid w:val="008720C7"/>
    <w:rsid w:val="008732D2"/>
    <w:rsid w:val="00874041"/>
    <w:rsid w:val="00874C35"/>
    <w:rsid w:val="00875D14"/>
    <w:rsid w:val="008762BE"/>
    <w:rsid w:val="00876391"/>
    <w:rsid w:val="0087678F"/>
    <w:rsid w:val="00876CD4"/>
    <w:rsid w:val="00876E99"/>
    <w:rsid w:val="00876EAB"/>
    <w:rsid w:val="00876F0E"/>
    <w:rsid w:val="00877773"/>
    <w:rsid w:val="008779A6"/>
    <w:rsid w:val="00880720"/>
    <w:rsid w:val="00881BEE"/>
    <w:rsid w:val="00881D66"/>
    <w:rsid w:val="00882653"/>
    <w:rsid w:val="00882B9B"/>
    <w:rsid w:val="00883296"/>
    <w:rsid w:val="00883BFE"/>
    <w:rsid w:val="00883F31"/>
    <w:rsid w:val="00884216"/>
    <w:rsid w:val="00885367"/>
    <w:rsid w:val="00885B08"/>
    <w:rsid w:val="00886194"/>
    <w:rsid w:val="00886929"/>
    <w:rsid w:val="0088697F"/>
    <w:rsid w:val="00886CEC"/>
    <w:rsid w:val="0088754F"/>
    <w:rsid w:val="00887F3A"/>
    <w:rsid w:val="00891F27"/>
    <w:rsid w:val="00894535"/>
    <w:rsid w:val="00894657"/>
    <w:rsid w:val="00894CB9"/>
    <w:rsid w:val="00894FAA"/>
    <w:rsid w:val="0089586B"/>
    <w:rsid w:val="008964F5"/>
    <w:rsid w:val="00896DD1"/>
    <w:rsid w:val="0089796F"/>
    <w:rsid w:val="008A0019"/>
    <w:rsid w:val="008A1EB1"/>
    <w:rsid w:val="008A31A9"/>
    <w:rsid w:val="008A3FC3"/>
    <w:rsid w:val="008A4B00"/>
    <w:rsid w:val="008A52AA"/>
    <w:rsid w:val="008A649A"/>
    <w:rsid w:val="008A6649"/>
    <w:rsid w:val="008A767C"/>
    <w:rsid w:val="008B07B0"/>
    <w:rsid w:val="008B0842"/>
    <w:rsid w:val="008B0AB9"/>
    <w:rsid w:val="008B0FAF"/>
    <w:rsid w:val="008B1276"/>
    <w:rsid w:val="008B161E"/>
    <w:rsid w:val="008B1F8B"/>
    <w:rsid w:val="008B28F4"/>
    <w:rsid w:val="008B4324"/>
    <w:rsid w:val="008B4728"/>
    <w:rsid w:val="008B5166"/>
    <w:rsid w:val="008B5174"/>
    <w:rsid w:val="008B5192"/>
    <w:rsid w:val="008B71C2"/>
    <w:rsid w:val="008C0800"/>
    <w:rsid w:val="008C0F7F"/>
    <w:rsid w:val="008C2218"/>
    <w:rsid w:val="008C25DF"/>
    <w:rsid w:val="008C3410"/>
    <w:rsid w:val="008C391B"/>
    <w:rsid w:val="008C3B64"/>
    <w:rsid w:val="008C4A39"/>
    <w:rsid w:val="008C50AF"/>
    <w:rsid w:val="008C5367"/>
    <w:rsid w:val="008C5DCF"/>
    <w:rsid w:val="008C6D9F"/>
    <w:rsid w:val="008C7528"/>
    <w:rsid w:val="008C75C1"/>
    <w:rsid w:val="008C782F"/>
    <w:rsid w:val="008C798B"/>
    <w:rsid w:val="008C7F5C"/>
    <w:rsid w:val="008C7F5D"/>
    <w:rsid w:val="008D0911"/>
    <w:rsid w:val="008D0963"/>
    <w:rsid w:val="008D2033"/>
    <w:rsid w:val="008D22F0"/>
    <w:rsid w:val="008D34AB"/>
    <w:rsid w:val="008D35E7"/>
    <w:rsid w:val="008D3634"/>
    <w:rsid w:val="008D4BBD"/>
    <w:rsid w:val="008D4F22"/>
    <w:rsid w:val="008D629F"/>
    <w:rsid w:val="008D6A2D"/>
    <w:rsid w:val="008D73A9"/>
    <w:rsid w:val="008D76E3"/>
    <w:rsid w:val="008D77F4"/>
    <w:rsid w:val="008D7AF7"/>
    <w:rsid w:val="008D7D25"/>
    <w:rsid w:val="008E05D3"/>
    <w:rsid w:val="008E08CD"/>
    <w:rsid w:val="008E1D6F"/>
    <w:rsid w:val="008E207F"/>
    <w:rsid w:val="008E2960"/>
    <w:rsid w:val="008E3310"/>
    <w:rsid w:val="008E3388"/>
    <w:rsid w:val="008E35D8"/>
    <w:rsid w:val="008E40AB"/>
    <w:rsid w:val="008E44BE"/>
    <w:rsid w:val="008E4931"/>
    <w:rsid w:val="008E49AB"/>
    <w:rsid w:val="008E4C5E"/>
    <w:rsid w:val="008E4E4E"/>
    <w:rsid w:val="008E4EED"/>
    <w:rsid w:val="008E50E6"/>
    <w:rsid w:val="008E5BA7"/>
    <w:rsid w:val="008E5D8C"/>
    <w:rsid w:val="008E652C"/>
    <w:rsid w:val="008E6927"/>
    <w:rsid w:val="008E6E15"/>
    <w:rsid w:val="008E70E5"/>
    <w:rsid w:val="008F02C8"/>
    <w:rsid w:val="008F08D2"/>
    <w:rsid w:val="008F0D5F"/>
    <w:rsid w:val="008F0FD6"/>
    <w:rsid w:val="008F122A"/>
    <w:rsid w:val="008F1E61"/>
    <w:rsid w:val="008F22EB"/>
    <w:rsid w:val="008F3591"/>
    <w:rsid w:val="008F37E1"/>
    <w:rsid w:val="008F3EEC"/>
    <w:rsid w:val="008F3FE1"/>
    <w:rsid w:val="008F40B3"/>
    <w:rsid w:val="008F55A4"/>
    <w:rsid w:val="008F587F"/>
    <w:rsid w:val="008F5C76"/>
    <w:rsid w:val="008F6042"/>
    <w:rsid w:val="008F7149"/>
    <w:rsid w:val="008F73C3"/>
    <w:rsid w:val="008F7925"/>
    <w:rsid w:val="008F7BB6"/>
    <w:rsid w:val="008F7E27"/>
    <w:rsid w:val="00901408"/>
    <w:rsid w:val="00902041"/>
    <w:rsid w:val="00902C27"/>
    <w:rsid w:val="00903126"/>
    <w:rsid w:val="00903576"/>
    <w:rsid w:val="0090484D"/>
    <w:rsid w:val="00905548"/>
    <w:rsid w:val="009067CA"/>
    <w:rsid w:val="00906ED2"/>
    <w:rsid w:val="00906F07"/>
    <w:rsid w:val="00911687"/>
    <w:rsid w:val="00911772"/>
    <w:rsid w:val="00911DA0"/>
    <w:rsid w:val="00913019"/>
    <w:rsid w:val="009134AA"/>
    <w:rsid w:val="0091388E"/>
    <w:rsid w:val="0091756F"/>
    <w:rsid w:val="00920719"/>
    <w:rsid w:val="00922329"/>
    <w:rsid w:val="00922341"/>
    <w:rsid w:val="00922C88"/>
    <w:rsid w:val="0092494B"/>
    <w:rsid w:val="00924B1F"/>
    <w:rsid w:val="00924C69"/>
    <w:rsid w:val="009251AB"/>
    <w:rsid w:val="00925F1C"/>
    <w:rsid w:val="009260C9"/>
    <w:rsid w:val="009264AE"/>
    <w:rsid w:val="009274DF"/>
    <w:rsid w:val="00927686"/>
    <w:rsid w:val="00930C3F"/>
    <w:rsid w:val="00931002"/>
    <w:rsid w:val="009310A2"/>
    <w:rsid w:val="00931A8E"/>
    <w:rsid w:val="009325E7"/>
    <w:rsid w:val="00932F04"/>
    <w:rsid w:val="00933BEF"/>
    <w:rsid w:val="00933C5F"/>
    <w:rsid w:val="0093468D"/>
    <w:rsid w:val="00934A2A"/>
    <w:rsid w:val="00934B5E"/>
    <w:rsid w:val="00934E6A"/>
    <w:rsid w:val="00935B06"/>
    <w:rsid w:val="0093620C"/>
    <w:rsid w:val="009375A2"/>
    <w:rsid w:val="0093777D"/>
    <w:rsid w:val="00937A67"/>
    <w:rsid w:val="00937ED6"/>
    <w:rsid w:val="009408AE"/>
    <w:rsid w:val="00940F62"/>
    <w:rsid w:val="00940FD2"/>
    <w:rsid w:val="009422FA"/>
    <w:rsid w:val="00942BB9"/>
    <w:rsid w:val="00942C7C"/>
    <w:rsid w:val="00942E0F"/>
    <w:rsid w:val="00943002"/>
    <w:rsid w:val="00943447"/>
    <w:rsid w:val="00943840"/>
    <w:rsid w:val="00944037"/>
    <w:rsid w:val="009445C5"/>
    <w:rsid w:val="00944AA0"/>
    <w:rsid w:val="00944B6D"/>
    <w:rsid w:val="00945601"/>
    <w:rsid w:val="00945A96"/>
    <w:rsid w:val="009462A1"/>
    <w:rsid w:val="00946E54"/>
    <w:rsid w:val="0094715F"/>
    <w:rsid w:val="00947464"/>
    <w:rsid w:val="00947945"/>
    <w:rsid w:val="009502AC"/>
    <w:rsid w:val="0095048D"/>
    <w:rsid w:val="00951469"/>
    <w:rsid w:val="00951762"/>
    <w:rsid w:val="009518ED"/>
    <w:rsid w:val="00952040"/>
    <w:rsid w:val="00952297"/>
    <w:rsid w:val="009524FA"/>
    <w:rsid w:val="009527A0"/>
    <w:rsid w:val="00954010"/>
    <w:rsid w:val="009541FD"/>
    <w:rsid w:val="009548E0"/>
    <w:rsid w:val="00954F94"/>
    <w:rsid w:val="00955256"/>
    <w:rsid w:val="00957A9A"/>
    <w:rsid w:val="00957D73"/>
    <w:rsid w:val="009603C2"/>
    <w:rsid w:val="00960A1C"/>
    <w:rsid w:val="00960E74"/>
    <w:rsid w:val="00961A55"/>
    <w:rsid w:val="00961AEC"/>
    <w:rsid w:val="00961B79"/>
    <w:rsid w:val="00961CB5"/>
    <w:rsid w:val="00962CFF"/>
    <w:rsid w:val="009637FB"/>
    <w:rsid w:val="0096446A"/>
    <w:rsid w:val="009644D3"/>
    <w:rsid w:val="00964C33"/>
    <w:rsid w:val="00965C94"/>
    <w:rsid w:val="00966019"/>
    <w:rsid w:val="00966104"/>
    <w:rsid w:val="0096669A"/>
    <w:rsid w:val="00967DD4"/>
    <w:rsid w:val="00970D7A"/>
    <w:rsid w:val="00971544"/>
    <w:rsid w:val="00971A16"/>
    <w:rsid w:val="00971DE6"/>
    <w:rsid w:val="00972BC3"/>
    <w:rsid w:val="00973444"/>
    <w:rsid w:val="00973502"/>
    <w:rsid w:val="009739F7"/>
    <w:rsid w:val="00973AA7"/>
    <w:rsid w:val="00973DF0"/>
    <w:rsid w:val="00974196"/>
    <w:rsid w:val="00974243"/>
    <w:rsid w:val="00975260"/>
    <w:rsid w:val="0097615F"/>
    <w:rsid w:val="00976246"/>
    <w:rsid w:val="00976ADA"/>
    <w:rsid w:val="00976BD9"/>
    <w:rsid w:val="00977F06"/>
    <w:rsid w:val="00980E79"/>
    <w:rsid w:val="0098219F"/>
    <w:rsid w:val="009821A7"/>
    <w:rsid w:val="009825F9"/>
    <w:rsid w:val="009827F3"/>
    <w:rsid w:val="009829F0"/>
    <w:rsid w:val="00983828"/>
    <w:rsid w:val="00983E31"/>
    <w:rsid w:val="00983F12"/>
    <w:rsid w:val="009845CA"/>
    <w:rsid w:val="00984673"/>
    <w:rsid w:val="00984849"/>
    <w:rsid w:val="00985093"/>
    <w:rsid w:val="00985482"/>
    <w:rsid w:val="00985810"/>
    <w:rsid w:val="0098626C"/>
    <w:rsid w:val="00987C7B"/>
    <w:rsid w:val="00987FAA"/>
    <w:rsid w:val="00990D94"/>
    <w:rsid w:val="00991C7B"/>
    <w:rsid w:val="00991CF6"/>
    <w:rsid w:val="00992575"/>
    <w:rsid w:val="009925D2"/>
    <w:rsid w:val="00992992"/>
    <w:rsid w:val="00992C6F"/>
    <w:rsid w:val="00993587"/>
    <w:rsid w:val="009937B5"/>
    <w:rsid w:val="0099386D"/>
    <w:rsid w:val="0099438F"/>
    <w:rsid w:val="009948E2"/>
    <w:rsid w:val="00995356"/>
    <w:rsid w:val="00995B1F"/>
    <w:rsid w:val="00995B76"/>
    <w:rsid w:val="00995C94"/>
    <w:rsid w:val="00996040"/>
    <w:rsid w:val="00997264"/>
    <w:rsid w:val="009976C6"/>
    <w:rsid w:val="009976FF"/>
    <w:rsid w:val="00997CCB"/>
    <w:rsid w:val="009A072A"/>
    <w:rsid w:val="009A0E20"/>
    <w:rsid w:val="009A4875"/>
    <w:rsid w:val="009A5154"/>
    <w:rsid w:val="009A68A3"/>
    <w:rsid w:val="009A6AC4"/>
    <w:rsid w:val="009A74D0"/>
    <w:rsid w:val="009A7617"/>
    <w:rsid w:val="009B00D1"/>
    <w:rsid w:val="009B075C"/>
    <w:rsid w:val="009B1CF8"/>
    <w:rsid w:val="009B1DA8"/>
    <w:rsid w:val="009B1F8D"/>
    <w:rsid w:val="009B295E"/>
    <w:rsid w:val="009B297C"/>
    <w:rsid w:val="009B2F39"/>
    <w:rsid w:val="009B31A7"/>
    <w:rsid w:val="009B3513"/>
    <w:rsid w:val="009B4053"/>
    <w:rsid w:val="009B599E"/>
    <w:rsid w:val="009B5CF2"/>
    <w:rsid w:val="009B6E74"/>
    <w:rsid w:val="009B7B1C"/>
    <w:rsid w:val="009C04F0"/>
    <w:rsid w:val="009C12BE"/>
    <w:rsid w:val="009C1BF5"/>
    <w:rsid w:val="009C3362"/>
    <w:rsid w:val="009C343C"/>
    <w:rsid w:val="009C35AF"/>
    <w:rsid w:val="009C4086"/>
    <w:rsid w:val="009C43C2"/>
    <w:rsid w:val="009C45DB"/>
    <w:rsid w:val="009C504A"/>
    <w:rsid w:val="009C6254"/>
    <w:rsid w:val="009C63ED"/>
    <w:rsid w:val="009C6F9B"/>
    <w:rsid w:val="009C7525"/>
    <w:rsid w:val="009C7A3C"/>
    <w:rsid w:val="009C7CE2"/>
    <w:rsid w:val="009D01DF"/>
    <w:rsid w:val="009D0E95"/>
    <w:rsid w:val="009D18F8"/>
    <w:rsid w:val="009D1BD5"/>
    <w:rsid w:val="009D26E3"/>
    <w:rsid w:val="009D2C7F"/>
    <w:rsid w:val="009D5E9B"/>
    <w:rsid w:val="009D6B8A"/>
    <w:rsid w:val="009D6E54"/>
    <w:rsid w:val="009D7CAA"/>
    <w:rsid w:val="009E293E"/>
    <w:rsid w:val="009E3CE8"/>
    <w:rsid w:val="009E3F1A"/>
    <w:rsid w:val="009E507C"/>
    <w:rsid w:val="009E5689"/>
    <w:rsid w:val="009E56DD"/>
    <w:rsid w:val="009E59B0"/>
    <w:rsid w:val="009E643E"/>
    <w:rsid w:val="009E6956"/>
    <w:rsid w:val="009E7A69"/>
    <w:rsid w:val="009E7DF6"/>
    <w:rsid w:val="009E7F84"/>
    <w:rsid w:val="009F034B"/>
    <w:rsid w:val="009F0A32"/>
    <w:rsid w:val="009F177A"/>
    <w:rsid w:val="009F2071"/>
    <w:rsid w:val="009F2447"/>
    <w:rsid w:val="009F250B"/>
    <w:rsid w:val="009F28B6"/>
    <w:rsid w:val="009F398C"/>
    <w:rsid w:val="009F40F5"/>
    <w:rsid w:val="009F47E4"/>
    <w:rsid w:val="009F4CF9"/>
    <w:rsid w:val="009F4F52"/>
    <w:rsid w:val="009F5B6A"/>
    <w:rsid w:val="009F5C5A"/>
    <w:rsid w:val="009F5FA0"/>
    <w:rsid w:val="009F6002"/>
    <w:rsid w:val="009F61BF"/>
    <w:rsid w:val="009F6E3B"/>
    <w:rsid w:val="009F7429"/>
    <w:rsid w:val="009F7582"/>
    <w:rsid w:val="009F7952"/>
    <w:rsid w:val="009F7BF1"/>
    <w:rsid w:val="00A0017D"/>
    <w:rsid w:val="00A00A2B"/>
    <w:rsid w:val="00A01334"/>
    <w:rsid w:val="00A01D6C"/>
    <w:rsid w:val="00A01EF0"/>
    <w:rsid w:val="00A02CB5"/>
    <w:rsid w:val="00A02FD7"/>
    <w:rsid w:val="00A035E9"/>
    <w:rsid w:val="00A03AC3"/>
    <w:rsid w:val="00A03B42"/>
    <w:rsid w:val="00A040C9"/>
    <w:rsid w:val="00A04378"/>
    <w:rsid w:val="00A043CD"/>
    <w:rsid w:val="00A04FE2"/>
    <w:rsid w:val="00A054A1"/>
    <w:rsid w:val="00A05672"/>
    <w:rsid w:val="00A062A4"/>
    <w:rsid w:val="00A06B91"/>
    <w:rsid w:val="00A07772"/>
    <w:rsid w:val="00A10034"/>
    <w:rsid w:val="00A1016E"/>
    <w:rsid w:val="00A10683"/>
    <w:rsid w:val="00A1106C"/>
    <w:rsid w:val="00A11683"/>
    <w:rsid w:val="00A11A66"/>
    <w:rsid w:val="00A12080"/>
    <w:rsid w:val="00A12587"/>
    <w:rsid w:val="00A13496"/>
    <w:rsid w:val="00A13A6B"/>
    <w:rsid w:val="00A14074"/>
    <w:rsid w:val="00A14E6B"/>
    <w:rsid w:val="00A150A6"/>
    <w:rsid w:val="00A1723C"/>
    <w:rsid w:val="00A17984"/>
    <w:rsid w:val="00A20D6C"/>
    <w:rsid w:val="00A20E42"/>
    <w:rsid w:val="00A2135E"/>
    <w:rsid w:val="00A21A4B"/>
    <w:rsid w:val="00A22A13"/>
    <w:rsid w:val="00A22D59"/>
    <w:rsid w:val="00A231CD"/>
    <w:rsid w:val="00A2349F"/>
    <w:rsid w:val="00A2388B"/>
    <w:rsid w:val="00A23A2A"/>
    <w:rsid w:val="00A23BF2"/>
    <w:rsid w:val="00A24149"/>
    <w:rsid w:val="00A25D81"/>
    <w:rsid w:val="00A26336"/>
    <w:rsid w:val="00A27756"/>
    <w:rsid w:val="00A27A68"/>
    <w:rsid w:val="00A27B88"/>
    <w:rsid w:val="00A30567"/>
    <w:rsid w:val="00A30F05"/>
    <w:rsid w:val="00A3235A"/>
    <w:rsid w:val="00A335FA"/>
    <w:rsid w:val="00A338BB"/>
    <w:rsid w:val="00A33E03"/>
    <w:rsid w:val="00A340B8"/>
    <w:rsid w:val="00A34A99"/>
    <w:rsid w:val="00A3502E"/>
    <w:rsid w:val="00A353B6"/>
    <w:rsid w:val="00A35DCF"/>
    <w:rsid w:val="00A35E18"/>
    <w:rsid w:val="00A367CE"/>
    <w:rsid w:val="00A369BE"/>
    <w:rsid w:val="00A37494"/>
    <w:rsid w:val="00A375F0"/>
    <w:rsid w:val="00A403D8"/>
    <w:rsid w:val="00A405E4"/>
    <w:rsid w:val="00A40D68"/>
    <w:rsid w:val="00A40DFE"/>
    <w:rsid w:val="00A41005"/>
    <w:rsid w:val="00A412DE"/>
    <w:rsid w:val="00A418C4"/>
    <w:rsid w:val="00A41B63"/>
    <w:rsid w:val="00A420B1"/>
    <w:rsid w:val="00A43AE1"/>
    <w:rsid w:val="00A43E58"/>
    <w:rsid w:val="00A4469B"/>
    <w:rsid w:val="00A45529"/>
    <w:rsid w:val="00A45B55"/>
    <w:rsid w:val="00A4691E"/>
    <w:rsid w:val="00A471A0"/>
    <w:rsid w:val="00A47B56"/>
    <w:rsid w:val="00A5024B"/>
    <w:rsid w:val="00A50EB3"/>
    <w:rsid w:val="00A5160F"/>
    <w:rsid w:val="00A517F8"/>
    <w:rsid w:val="00A51A7A"/>
    <w:rsid w:val="00A51F92"/>
    <w:rsid w:val="00A524E8"/>
    <w:rsid w:val="00A5255A"/>
    <w:rsid w:val="00A52B3E"/>
    <w:rsid w:val="00A52ED6"/>
    <w:rsid w:val="00A52F43"/>
    <w:rsid w:val="00A5346D"/>
    <w:rsid w:val="00A53A7F"/>
    <w:rsid w:val="00A53B27"/>
    <w:rsid w:val="00A54C8B"/>
    <w:rsid w:val="00A5527D"/>
    <w:rsid w:val="00A55841"/>
    <w:rsid w:val="00A5665B"/>
    <w:rsid w:val="00A56F81"/>
    <w:rsid w:val="00A574A6"/>
    <w:rsid w:val="00A600A1"/>
    <w:rsid w:val="00A60856"/>
    <w:rsid w:val="00A60D13"/>
    <w:rsid w:val="00A6159D"/>
    <w:rsid w:val="00A61718"/>
    <w:rsid w:val="00A63C98"/>
    <w:rsid w:val="00A641E2"/>
    <w:rsid w:val="00A643EE"/>
    <w:rsid w:val="00A64EA3"/>
    <w:rsid w:val="00A655DF"/>
    <w:rsid w:val="00A65755"/>
    <w:rsid w:val="00A65DA2"/>
    <w:rsid w:val="00A66909"/>
    <w:rsid w:val="00A66CC4"/>
    <w:rsid w:val="00A67410"/>
    <w:rsid w:val="00A67FB5"/>
    <w:rsid w:val="00A704F3"/>
    <w:rsid w:val="00A70FEE"/>
    <w:rsid w:val="00A71225"/>
    <w:rsid w:val="00A716AB"/>
    <w:rsid w:val="00A720F8"/>
    <w:rsid w:val="00A722CB"/>
    <w:rsid w:val="00A72404"/>
    <w:rsid w:val="00A7273A"/>
    <w:rsid w:val="00A73DAD"/>
    <w:rsid w:val="00A7412C"/>
    <w:rsid w:val="00A74620"/>
    <w:rsid w:val="00A74902"/>
    <w:rsid w:val="00A751AB"/>
    <w:rsid w:val="00A758F2"/>
    <w:rsid w:val="00A75B56"/>
    <w:rsid w:val="00A76347"/>
    <w:rsid w:val="00A76A8C"/>
    <w:rsid w:val="00A77E60"/>
    <w:rsid w:val="00A802A0"/>
    <w:rsid w:val="00A811EC"/>
    <w:rsid w:val="00A82507"/>
    <w:rsid w:val="00A827F4"/>
    <w:rsid w:val="00A8281B"/>
    <w:rsid w:val="00A828AD"/>
    <w:rsid w:val="00A830AC"/>
    <w:rsid w:val="00A83135"/>
    <w:rsid w:val="00A83789"/>
    <w:rsid w:val="00A83D7A"/>
    <w:rsid w:val="00A83ED2"/>
    <w:rsid w:val="00A85ECF"/>
    <w:rsid w:val="00A86D88"/>
    <w:rsid w:val="00A871E8"/>
    <w:rsid w:val="00A901A0"/>
    <w:rsid w:val="00A90EEC"/>
    <w:rsid w:val="00A911AD"/>
    <w:rsid w:val="00A9166B"/>
    <w:rsid w:val="00A91731"/>
    <w:rsid w:val="00A91A95"/>
    <w:rsid w:val="00A91AAC"/>
    <w:rsid w:val="00A91CA8"/>
    <w:rsid w:val="00A91F33"/>
    <w:rsid w:val="00A923AB"/>
    <w:rsid w:val="00A935A8"/>
    <w:rsid w:val="00A939FA"/>
    <w:rsid w:val="00A94A61"/>
    <w:rsid w:val="00A95F2C"/>
    <w:rsid w:val="00A9629C"/>
    <w:rsid w:val="00A962B8"/>
    <w:rsid w:val="00A9671E"/>
    <w:rsid w:val="00A96C61"/>
    <w:rsid w:val="00AA1279"/>
    <w:rsid w:val="00AA1CBD"/>
    <w:rsid w:val="00AA2614"/>
    <w:rsid w:val="00AA27B2"/>
    <w:rsid w:val="00AA347B"/>
    <w:rsid w:val="00AA3ED0"/>
    <w:rsid w:val="00AA5135"/>
    <w:rsid w:val="00AA5DC7"/>
    <w:rsid w:val="00AA5EE4"/>
    <w:rsid w:val="00AA6075"/>
    <w:rsid w:val="00AA742B"/>
    <w:rsid w:val="00AA74E8"/>
    <w:rsid w:val="00AB1D37"/>
    <w:rsid w:val="00AB200F"/>
    <w:rsid w:val="00AB20E0"/>
    <w:rsid w:val="00AB2809"/>
    <w:rsid w:val="00AB326D"/>
    <w:rsid w:val="00AB341E"/>
    <w:rsid w:val="00AB3BA7"/>
    <w:rsid w:val="00AB4643"/>
    <w:rsid w:val="00AB485B"/>
    <w:rsid w:val="00AB4AD7"/>
    <w:rsid w:val="00AB4B1F"/>
    <w:rsid w:val="00AB4CA4"/>
    <w:rsid w:val="00AB4EB1"/>
    <w:rsid w:val="00AB4F81"/>
    <w:rsid w:val="00AB51C6"/>
    <w:rsid w:val="00AB6102"/>
    <w:rsid w:val="00AB61D8"/>
    <w:rsid w:val="00AB6E1D"/>
    <w:rsid w:val="00AB74A9"/>
    <w:rsid w:val="00AC0AD8"/>
    <w:rsid w:val="00AC16E8"/>
    <w:rsid w:val="00AC25B4"/>
    <w:rsid w:val="00AC2D89"/>
    <w:rsid w:val="00AC4254"/>
    <w:rsid w:val="00AC442B"/>
    <w:rsid w:val="00AC4F7A"/>
    <w:rsid w:val="00AC55B0"/>
    <w:rsid w:val="00AC682B"/>
    <w:rsid w:val="00AC6D2B"/>
    <w:rsid w:val="00AC7E6E"/>
    <w:rsid w:val="00AD0858"/>
    <w:rsid w:val="00AD1919"/>
    <w:rsid w:val="00AD2473"/>
    <w:rsid w:val="00AD2D4C"/>
    <w:rsid w:val="00AD3035"/>
    <w:rsid w:val="00AD42A7"/>
    <w:rsid w:val="00AD4CC7"/>
    <w:rsid w:val="00AD5201"/>
    <w:rsid w:val="00AD53E6"/>
    <w:rsid w:val="00AD59CC"/>
    <w:rsid w:val="00AD5E21"/>
    <w:rsid w:val="00AD6093"/>
    <w:rsid w:val="00AD6CE2"/>
    <w:rsid w:val="00AD6DF4"/>
    <w:rsid w:val="00AD7552"/>
    <w:rsid w:val="00AD7576"/>
    <w:rsid w:val="00AD7BCD"/>
    <w:rsid w:val="00AE0E58"/>
    <w:rsid w:val="00AE20FA"/>
    <w:rsid w:val="00AE2198"/>
    <w:rsid w:val="00AE25D6"/>
    <w:rsid w:val="00AE2903"/>
    <w:rsid w:val="00AE2A3A"/>
    <w:rsid w:val="00AE32B4"/>
    <w:rsid w:val="00AE3642"/>
    <w:rsid w:val="00AE3A68"/>
    <w:rsid w:val="00AE4408"/>
    <w:rsid w:val="00AE4683"/>
    <w:rsid w:val="00AE571E"/>
    <w:rsid w:val="00AE6435"/>
    <w:rsid w:val="00AE7266"/>
    <w:rsid w:val="00AE736A"/>
    <w:rsid w:val="00AF055E"/>
    <w:rsid w:val="00AF0AA5"/>
    <w:rsid w:val="00AF0E59"/>
    <w:rsid w:val="00AF10C0"/>
    <w:rsid w:val="00AF1767"/>
    <w:rsid w:val="00AF184E"/>
    <w:rsid w:val="00AF1BE0"/>
    <w:rsid w:val="00AF20DD"/>
    <w:rsid w:val="00AF2ECF"/>
    <w:rsid w:val="00AF35C0"/>
    <w:rsid w:val="00AF3656"/>
    <w:rsid w:val="00AF44EE"/>
    <w:rsid w:val="00AF494A"/>
    <w:rsid w:val="00AF4E8D"/>
    <w:rsid w:val="00AF50C0"/>
    <w:rsid w:val="00AF525F"/>
    <w:rsid w:val="00AF601E"/>
    <w:rsid w:val="00AF6163"/>
    <w:rsid w:val="00AF61C3"/>
    <w:rsid w:val="00AF65E5"/>
    <w:rsid w:val="00AF7901"/>
    <w:rsid w:val="00B00F48"/>
    <w:rsid w:val="00B01F41"/>
    <w:rsid w:val="00B02576"/>
    <w:rsid w:val="00B02662"/>
    <w:rsid w:val="00B026DB"/>
    <w:rsid w:val="00B02BAD"/>
    <w:rsid w:val="00B02E5B"/>
    <w:rsid w:val="00B03111"/>
    <w:rsid w:val="00B04515"/>
    <w:rsid w:val="00B0497B"/>
    <w:rsid w:val="00B04B1E"/>
    <w:rsid w:val="00B05624"/>
    <w:rsid w:val="00B05A01"/>
    <w:rsid w:val="00B06781"/>
    <w:rsid w:val="00B067DC"/>
    <w:rsid w:val="00B0720F"/>
    <w:rsid w:val="00B07440"/>
    <w:rsid w:val="00B075A9"/>
    <w:rsid w:val="00B10971"/>
    <w:rsid w:val="00B10BC9"/>
    <w:rsid w:val="00B1136E"/>
    <w:rsid w:val="00B11B8C"/>
    <w:rsid w:val="00B11F00"/>
    <w:rsid w:val="00B121DA"/>
    <w:rsid w:val="00B135F6"/>
    <w:rsid w:val="00B13F7A"/>
    <w:rsid w:val="00B14ABF"/>
    <w:rsid w:val="00B15130"/>
    <w:rsid w:val="00B15FCC"/>
    <w:rsid w:val="00B16638"/>
    <w:rsid w:val="00B1776D"/>
    <w:rsid w:val="00B17A2F"/>
    <w:rsid w:val="00B201B0"/>
    <w:rsid w:val="00B20B7B"/>
    <w:rsid w:val="00B213F0"/>
    <w:rsid w:val="00B225A5"/>
    <w:rsid w:val="00B230AA"/>
    <w:rsid w:val="00B239E2"/>
    <w:rsid w:val="00B24C5E"/>
    <w:rsid w:val="00B253AF"/>
    <w:rsid w:val="00B25511"/>
    <w:rsid w:val="00B25AC9"/>
    <w:rsid w:val="00B25CE4"/>
    <w:rsid w:val="00B2630F"/>
    <w:rsid w:val="00B26B20"/>
    <w:rsid w:val="00B26D96"/>
    <w:rsid w:val="00B270FB"/>
    <w:rsid w:val="00B27131"/>
    <w:rsid w:val="00B27455"/>
    <w:rsid w:val="00B27506"/>
    <w:rsid w:val="00B27677"/>
    <w:rsid w:val="00B303F7"/>
    <w:rsid w:val="00B30842"/>
    <w:rsid w:val="00B30D11"/>
    <w:rsid w:val="00B31406"/>
    <w:rsid w:val="00B31799"/>
    <w:rsid w:val="00B33010"/>
    <w:rsid w:val="00B34D25"/>
    <w:rsid w:val="00B35A58"/>
    <w:rsid w:val="00B35AF4"/>
    <w:rsid w:val="00B35CDC"/>
    <w:rsid w:val="00B3624C"/>
    <w:rsid w:val="00B364B8"/>
    <w:rsid w:val="00B36764"/>
    <w:rsid w:val="00B373D6"/>
    <w:rsid w:val="00B37C82"/>
    <w:rsid w:val="00B37FBE"/>
    <w:rsid w:val="00B40DBB"/>
    <w:rsid w:val="00B40E75"/>
    <w:rsid w:val="00B40ED2"/>
    <w:rsid w:val="00B41A74"/>
    <w:rsid w:val="00B41CB1"/>
    <w:rsid w:val="00B41DBF"/>
    <w:rsid w:val="00B41F68"/>
    <w:rsid w:val="00B42942"/>
    <w:rsid w:val="00B42F92"/>
    <w:rsid w:val="00B43CED"/>
    <w:rsid w:val="00B44022"/>
    <w:rsid w:val="00B4531B"/>
    <w:rsid w:val="00B45381"/>
    <w:rsid w:val="00B45B6C"/>
    <w:rsid w:val="00B465A1"/>
    <w:rsid w:val="00B46A90"/>
    <w:rsid w:val="00B47156"/>
    <w:rsid w:val="00B475A9"/>
    <w:rsid w:val="00B505F5"/>
    <w:rsid w:val="00B511BF"/>
    <w:rsid w:val="00B512F6"/>
    <w:rsid w:val="00B51B3D"/>
    <w:rsid w:val="00B52A8E"/>
    <w:rsid w:val="00B532CC"/>
    <w:rsid w:val="00B53DF2"/>
    <w:rsid w:val="00B54989"/>
    <w:rsid w:val="00B54B61"/>
    <w:rsid w:val="00B54D44"/>
    <w:rsid w:val="00B55193"/>
    <w:rsid w:val="00B55268"/>
    <w:rsid w:val="00B556C6"/>
    <w:rsid w:val="00B56256"/>
    <w:rsid w:val="00B565F5"/>
    <w:rsid w:val="00B5725A"/>
    <w:rsid w:val="00B610FD"/>
    <w:rsid w:val="00B61C16"/>
    <w:rsid w:val="00B61D26"/>
    <w:rsid w:val="00B62B37"/>
    <w:rsid w:val="00B633AF"/>
    <w:rsid w:val="00B637B6"/>
    <w:rsid w:val="00B63D70"/>
    <w:rsid w:val="00B64373"/>
    <w:rsid w:val="00B64487"/>
    <w:rsid w:val="00B64B18"/>
    <w:rsid w:val="00B64F4C"/>
    <w:rsid w:val="00B65950"/>
    <w:rsid w:val="00B668D0"/>
    <w:rsid w:val="00B66D6A"/>
    <w:rsid w:val="00B66EBE"/>
    <w:rsid w:val="00B70042"/>
    <w:rsid w:val="00B70EBA"/>
    <w:rsid w:val="00B71204"/>
    <w:rsid w:val="00B71BB3"/>
    <w:rsid w:val="00B71DDD"/>
    <w:rsid w:val="00B7317A"/>
    <w:rsid w:val="00B73670"/>
    <w:rsid w:val="00B7428D"/>
    <w:rsid w:val="00B74E96"/>
    <w:rsid w:val="00B757E2"/>
    <w:rsid w:val="00B759B8"/>
    <w:rsid w:val="00B75DF2"/>
    <w:rsid w:val="00B7622D"/>
    <w:rsid w:val="00B80A8C"/>
    <w:rsid w:val="00B81540"/>
    <w:rsid w:val="00B8161D"/>
    <w:rsid w:val="00B81B68"/>
    <w:rsid w:val="00B822B6"/>
    <w:rsid w:val="00B8392D"/>
    <w:rsid w:val="00B852A8"/>
    <w:rsid w:val="00B86F84"/>
    <w:rsid w:val="00B87143"/>
    <w:rsid w:val="00B87273"/>
    <w:rsid w:val="00B872E2"/>
    <w:rsid w:val="00B87413"/>
    <w:rsid w:val="00B900C7"/>
    <w:rsid w:val="00B91069"/>
    <w:rsid w:val="00B91A3F"/>
    <w:rsid w:val="00B91C75"/>
    <w:rsid w:val="00B91D3E"/>
    <w:rsid w:val="00B91E38"/>
    <w:rsid w:val="00B92AE8"/>
    <w:rsid w:val="00B930DF"/>
    <w:rsid w:val="00B93263"/>
    <w:rsid w:val="00B93B98"/>
    <w:rsid w:val="00B9483D"/>
    <w:rsid w:val="00B95256"/>
    <w:rsid w:val="00B95660"/>
    <w:rsid w:val="00B9570D"/>
    <w:rsid w:val="00B95820"/>
    <w:rsid w:val="00B95BA3"/>
    <w:rsid w:val="00B962B2"/>
    <w:rsid w:val="00B97139"/>
    <w:rsid w:val="00BA082C"/>
    <w:rsid w:val="00BA085D"/>
    <w:rsid w:val="00BA1853"/>
    <w:rsid w:val="00BA1D4F"/>
    <w:rsid w:val="00BA1E49"/>
    <w:rsid w:val="00BA2328"/>
    <w:rsid w:val="00BA4046"/>
    <w:rsid w:val="00BA44D1"/>
    <w:rsid w:val="00BA4A11"/>
    <w:rsid w:val="00BA4A97"/>
    <w:rsid w:val="00BA4E17"/>
    <w:rsid w:val="00BA522F"/>
    <w:rsid w:val="00BA5320"/>
    <w:rsid w:val="00BA6BF5"/>
    <w:rsid w:val="00BA7812"/>
    <w:rsid w:val="00BB13F8"/>
    <w:rsid w:val="00BB2060"/>
    <w:rsid w:val="00BB3B95"/>
    <w:rsid w:val="00BB3DD8"/>
    <w:rsid w:val="00BB4771"/>
    <w:rsid w:val="00BB48E1"/>
    <w:rsid w:val="00BB56AD"/>
    <w:rsid w:val="00BB5B7F"/>
    <w:rsid w:val="00BC02AA"/>
    <w:rsid w:val="00BC05DD"/>
    <w:rsid w:val="00BC1F3E"/>
    <w:rsid w:val="00BC1FE4"/>
    <w:rsid w:val="00BC2134"/>
    <w:rsid w:val="00BC2FB2"/>
    <w:rsid w:val="00BC3015"/>
    <w:rsid w:val="00BC3301"/>
    <w:rsid w:val="00BC3596"/>
    <w:rsid w:val="00BC3F9F"/>
    <w:rsid w:val="00BC40ED"/>
    <w:rsid w:val="00BC4250"/>
    <w:rsid w:val="00BC4919"/>
    <w:rsid w:val="00BC4C61"/>
    <w:rsid w:val="00BC4CD7"/>
    <w:rsid w:val="00BC58F8"/>
    <w:rsid w:val="00BC69A3"/>
    <w:rsid w:val="00BC72C9"/>
    <w:rsid w:val="00BC75BC"/>
    <w:rsid w:val="00BC7954"/>
    <w:rsid w:val="00BC79CE"/>
    <w:rsid w:val="00BC7B25"/>
    <w:rsid w:val="00BC7BCA"/>
    <w:rsid w:val="00BD01F7"/>
    <w:rsid w:val="00BD092E"/>
    <w:rsid w:val="00BD14E5"/>
    <w:rsid w:val="00BD1A26"/>
    <w:rsid w:val="00BD1FC5"/>
    <w:rsid w:val="00BD227F"/>
    <w:rsid w:val="00BD2639"/>
    <w:rsid w:val="00BD32A4"/>
    <w:rsid w:val="00BD38B3"/>
    <w:rsid w:val="00BD485A"/>
    <w:rsid w:val="00BD4D96"/>
    <w:rsid w:val="00BD5117"/>
    <w:rsid w:val="00BD532F"/>
    <w:rsid w:val="00BD5784"/>
    <w:rsid w:val="00BD586E"/>
    <w:rsid w:val="00BD5A4F"/>
    <w:rsid w:val="00BD5E80"/>
    <w:rsid w:val="00BD6002"/>
    <w:rsid w:val="00BD629B"/>
    <w:rsid w:val="00BD714E"/>
    <w:rsid w:val="00BD7B5A"/>
    <w:rsid w:val="00BE1934"/>
    <w:rsid w:val="00BE2274"/>
    <w:rsid w:val="00BE244D"/>
    <w:rsid w:val="00BE2AD0"/>
    <w:rsid w:val="00BE2C8E"/>
    <w:rsid w:val="00BE3662"/>
    <w:rsid w:val="00BE3E0B"/>
    <w:rsid w:val="00BE4583"/>
    <w:rsid w:val="00BE4707"/>
    <w:rsid w:val="00BE5672"/>
    <w:rsid w:val="00BE5E2F"/>
    <w:rsid w:val="00BE5F90"/>
    <w:rsid w:val="00BE6967"/>
    <w:rsid w:val="00BE6E60"/>
    <w:rsid w:val="00BE7B96"/>
    <w:rsid w:val="00BF0462"/>
    <w:rsid w:val="00BF1799"/>
    <w:rsid w:val="00BF1D14"/>
    <w:rsid w:val="00BF1FA7"/>
    <w:rsid w:val="00BF2C2F"/>
    <w:rsid w:val="00BF32AA"/>
    <w:rsid w:val="00BF44CA"/>
    <w:rsid w:val="00BF50CB"/>
    <w:rsid w:val="00BF517D"/>
    <w:rsid w:val="00BF5C22"/>
    <w:rsid w:val="00BF649D"/>
    <w:rsid w:val="00BF659A"/>
    <w:rsid w:val="00BF6FD1"/>
    <w:rsid w:val="00BF7782"/>
    <w:rsid w:val="00BF79D3"/>
    <w:rsid w:val="00BF7B6C"/>
    <w:rsid w:val="00C0064E"/>
    <w:rsid w:val="00C00A48"/>
    <w:rsid w:val="00C00B18"/>
    <w:rsid w:val="00C015D0"/>
    <w:rsid w:val="00C01714"/>
    <w:rsid w:val="00C02549"/>
    <w:rsid w:val="00C02CF8"/>
    <w:rsid w:val="00C034BE"/>
    <w:rsid w:val="00C053E4"/>
    <w:rsid w:val="00C05AA6"/>
    <w:rsid w:val="00C05D62"/>
    <w:rsid w:val="00C0689F"/>
    <w:rsid w:val="00C070F5"/>
    <w:rsid w:val="00C077D8"/>
    <w:rsid w:val="00C07C3E"/>
    <w:rsid w:val="00C11D14"/>
    <w:rsid w:val="00C1258D"/>
    <w:rsid w:val="00C13472"/>
    <w:rsid w:val="00C13877"/>
    <w:rsid w:val="00C13B81"/>
    <w:rsid w:val="00C13C72"/>
    <w:rsid w:val="00C13EC4"/>
    <w:rsid w:val="00C14C70"/>
    <w:rsid w:val="00C152B3"/>
    <w:rsid w:val="00C15AC9"/>
    <w:rsid w:val="00C165AB"/>
    <w:rsid w:val="00C1771B"/>
    <w:rsid w:val="00C207A1"/>
    <w:rsid w:val="00C20A17"/>
    <w:rsid w:val="00C22011"/>
    <w:rsid w:val="00C22E6D"/>
    <w:rsid w:val="00C23998"/>
    <w:rsid w:val="00C24AA0"/>
    <w:rsid w:val="00C24C48"/>
    <w:rsid w:val="00C24E60"/>
    <w:rsid w:val="00C24E9A"/>
    <w:rsid w:val="00C25412"/>
    <w:rsid w:val="00C2576E"/>
    <w:rsid w:val="00C25E1A"/>
    <w:rsid w:val="00C278CC"/>
    <w:rsid w:val="00C27EA2"/>
    <w:rsid w:val="00C27F7C"/>
    <w:rsid w:val="00C30EC3"/>
    <w:rsid w:val="00C31415"/>
    <w:rsid w:val="00C318DC"/>
    <w:rsid w:val="00C32350"/>
    <w:rsid w:val="00C3236D"/>
    <w:rsid w:val="00C32A11"/>
    <w:rsid w:val="00C32AB8"/>
    <w:rsid w:val="00C332E6"/>
    <w:rsid w:val="00C346C8"/>
    <w:rsid w:val="00C35060"/>
    <w:rsid w:val="00C3525B"/>
    <w:rsid w:val="00C353BC"/>
    <w:rsid w:val="00C36230"/>
    <w:rsid w:val="00C37AE0"/>
    <w:rsid w:val="00C4033D"/>
    <w:rsid w:val="00C4141F"/>
    <w:rsid w:val="00C425C6"/>
    <w:rsid w:val="00C4428A"/>
    <w:rsid w:val="00C44764"/>
    <w:rsid w:val="00C453B5"/>
    <w:rsid w:val="00C45B4E"/>
    <w:rsid w:val="00C468AC"/>
    <w:rsid w:val="00C51CFF"/>
    <w:rsid w:val="00C527C9"/>
    <w:rsid w:val="00C52C32"/>
    <w:rsid w:val="00C5302E"/>
    <w:rsid w:val="00C5405E"/>
    <w:rsid w:val="00C544D3"/>
    <w:rsid w:val="00C548AA"/>
    <w:rsid w:val="00C558C9"/>
    <w:rsid w:val="00C56397"/>
    <w:rsid w:val="00C5655F"/>
    <w:rsid w:val="00C56FDA"/>
    <w:rsid w:val="00C574EC"/>
    <w:rsid w:val="00C57CF3"/>
    <w:rsid w:val="00C57D0C"/>
    <w:rsid w:val="00C6077E"/>
    <w:rsid w:val="00C6086E"/>
    <w:rsid w:val="00C60987"/>
    <w:rsid w:val="00C60E0F"/>
    <w:rsid w:val="00C61915"/>
    <w:rsid w:val="00C627A0"/>
    <w:rsid w:val="00C6299D"/>
    <w:rsid w:val="00C63478"/>
    <w:rsid w:val="00C63EDE"/>
    <w:rsid w:val="00C6435F"/>
    <w:rsid w:val="00C643FA"/>
    <w:rsid w:val="00C648A1"/>
    <w:rsid w:val="00C64933"/>
    <w:rsid w:val="00C64A91"/>
    <w:rsid w:val="00C652D8"/>
    <w:rsid w:val="00C67A8D"/>
    <w:rsid w:val="00C709A2"/>
    <w:rsid w:val="00C70A8E"/>
    <w:rsid w:val="00C70E51"/>
    <w:rsid w:val="00C712A5"/>
    <w:rsid w:val="00C71747"/>
    <w:rsid w:val="00C71786"/>
    <w:rsid w:val="00C71D3B"/>
    <w:rsid w:val="00C72033"/>
    <w:rsid w:val="00C7257F"/>
    <w:rsid w:val="00C72A0E"/>
    <w:rsid w:val="00C73255"/>
    <w:rsid w:val="00C7368F"/>
    <w:rsid w:val="00C73945"/>
    <w:rsid w:val="00C7586B"/>
    <w:rsid w:val="00C76362"/>
    <w:rsid w:val="00C76484"/>
    <w:rsid w:val="00C765F6"/>
    <w:rsid w:val="00C76AE3"/>
    <w:rsid w:val="00C77C25"/>
    <w:rsid w:val="00C80566"/>
    <w:rsid w:val="00C805F9"/>
    <w:rsid w:val="00C80F62"/>
    <w:rsid w:val="00C8144C"/>
    <w:rsid w:val="00C814E4"/>
    <w:rsid w:val="00C81552"/>
    <w:rsid w:val="00C81754"/>
    <w:rsid w:val="00C819CD"/>
    <w:rsid w:val="00C82863"/>
    <w:rsid w:val="00C831C4"/>
    <w:rsid w:val="00C83B1B"/>
    <w:rsid w:val="00C83C05"/>
    <w:rsid w:val="00C845DF"/>
    <w:rsid w:val="00C8602F"/>
    <w:rsid w:val="00C864BC"/>
    <w:rsid w:val="00C86F8A"/>
    <w:rsid w:val="00C9084A"/>
    <w:rsid w:val="00C91255"/>
    <w:rsid w:val="00C913A1"/>
    <w:rsid w:val="00C91745"/>
    <w:rsid w:val="00C92239"/>
    <w:rsid w:val="00C936BA"/>
    <w:rsid w:val="00C9420A"/>
    <w:rsid w:val="00C9429D"/>
    <w:rsid w:val="00C9482F"/>
    <w:rsid w:val="00C94F37"/>
    <w:rsid w:val="00C950EC"/>
    <w:rsid w:val="00C953C0"/>
    <w:rsid w:val="00C95595"/>
    <w:rsid w:val="00C96105"/>
    <w:rsid w:val="00C9666F"/>
    <w:rsid w:val="00C967B0"/>
    <w:rsid w:val="00C96ACA"/>
    <w:rsid w:val="00C9755B"/>
    <w:rsid w:val="00CA03CB"/>
    <w:rsid w:val="00CA0671"/>
    <w:rsid w:val="00CA0F6E"/>
    <w:rsid w:val="00CA2322"/>
    <w:rsid w:val="00CA2ED8"/>
    <w:rsid w:val="00CA34B2"/>
    <w:rsid w:val="00CA3A89"/>
    <w:rsid w:val="00CA3E4C"/>
    <w:rsid w:val="00CA40BF"/>
    <w:rsid w:val="00CA475A"/>
    <w:rsid w:val="00CA4C34"/>
    <w:rsid w:val="00CA4CC2"/>
    <w:rsid w:val="00CA4E47"/>
    <w:rsid w:val="00CA5608"/>
    <w:rsid w:val="00CA6FE7"/>
    <w:rsid w:val="00CA7E3B"/>
    <w:rsid w:val="00CB04E6"/>
    <w:rsid w:val="00CB1694"/>
    <w:rsid w:val="00CB1F9B"/>
    <w:rsid w:val="00CB2025"/>
    <w:rsid w:val="00CB2039"/>
    <w:rsid w:val="00CB26CE"/>
    <w:rsid w:val="00CB37F2"/>
    <w:rsid w:val="00CB3A74"/>
    <w:rsid w:val="00CB453C"/>
    <w:rsid w:val="00CB4C82"/>
    <w:rsid w:val="00CB5BE9"/>
    <w:rsid w:val="00CB63E9"/>
    <w:rsid w:val="00CB6EDB"/>
    <w:rsid w:val="00CB7AA0"/>
    <w:rsid w:val="00CC0D73"/>
    <w:rsid w:val="00CC1427"/>
    <w:rsid w:val="00CC19DF"/>
    <w:rsid w:val="00CC1B95"/>
    <w:rsid w:val="00CC2061"/>
    <w:rsid w:val="00CC27C1"/>
    <w:rsid w:val="00CC2E62"/>
    <w:rsid w:val="00CC35CA"/>
    <w:rsid w:val="00CC3921"/>
    <w:rsid w:val="00CC3EB7"/>
    <w:rsid w:val="00CC3F68"/>
    <w:rsid w:val="00CC428A"/>
    <w:rsid w:val="00CC440D"/>
    <w:rsid w:val="00CC532A"/>
    <w:rsid w:val="00CC6FC5"/>
    <w:rsid w:val="00CC71F0"/>
    <w:rsid w:val="00CC72D8"/>
    <w:rsid w:val="00CC7FA3"/>
    <w:rsid w:val="00CD140E"/>
    <w:rsid w:val="00CD2DEF"/>
    <w:rsid w:val="00CD2ED6"/>
    <w:rsid w:val="00CD3936"/>
    <w:rsid w:val="00CD3A30"/>
    <w:rsid w:val="00CD3F7A"/>
    <w:rsid w:val="00CD4107"/>
    <w:rsid w:val="00CD49AF"/>
    <w:rsid w:val="00CD4D4A"/>
    <w:rsid w:val="00CD549D"/>
    <w:rsid w:val="00CD7089"/>
    <w:rsid w:val="00CD73D2"/>
    <w:rsid w:val="00CD7BAE"/>
    <w:rsid w:val="00CD7EB4"/>
    <w:rsid w:val="00CE06AF"/>
    <w:rsid w:val="00CE0746"/>
    <w:rsid w:val="00CE0927"/>
    <w:rsid w:val="00CE1261"/>
    <w:rsid w:val="00CE1825"/>
    <w:rsid w:val="00CE1ABA"/>
    <w:rsid w:val="00CE2D2A"/>
    <w:rsid w:val="00CE3CAF"/>
    <w:rsid w:val="00CE4490"/>
    <w:rsid w:val="00CE49ED"/>
    <w:rsid w:val="00CE53B1"/>
    <w:rsid w:val="00CE568F"/>
    <w:rsid w:val="00CE63B4"/>
    <w:rsid w:val="00CE7498"/>
    <w:rsid w:val="00CF26F6"/>
    <w:rsid w:val="00CF2783"/>
    <w:rsid w:val="00CF2B03"/>
    <w:rsid w:val="00CF2C17"/>
    <w:rsid w:val="00CF3AF9"/>
    <w:rsid w:val="00CF5443"/>
    <w:rsid w:val="00CF5DC6"/>
    <w:rsid w:val="00CF62EA"/>
    <w:rsid w:val="00CF6C7D"/>
    <w:rsid w:val="00CF7A21"/>
    <w:rsid w:val="00D00425"/>
    <w:rsid w:val="00D00EDF"/>
    <w:rsid w:val="00D0177E"/>
    <w:rsid w:val="00D01B84"/>
    <w:rsid w:val="00D02558"/>
    <w:rsid w:val="00D0256C"/>
    <w:rsid w:val="00D0282F"/>
    <w:rsid w:val="00D04DDF"/>
    <w:rsid w:val="00D06993"/>
    <w:rsid w:val="00D06DA3"/>
    <w:rsid w:val="00D070D1"/>
    <w:rsid w:val="00D07C05"/>
    <w:rsid w:val="00D104BD"/>
    <w:rsid w:val="00D11D28"/>
    <w:rsid w:val="00D11F7F"/>
    <w:rsid w:val="00D126DA"/>
    <w:rsid w:val="00D141E4"/>
    <w:rsid w:val="00D14F20"/>
    <w:rsid w:val="00D14FCD"/>
    <w:rsid w:val="00D15318"/>
    <w:rsid w:val="00D15608"/>
    <w:rsid w:val="00D1566E"/>
    <w:rsid w:val="00D15FA8"/>
    <w:rsid w:val="00D1640F"/>
    <w:rsid w:val="00D16650"/>
    <w:rsid w:val="00D16991"/>
    <w:rsid w:val="00D16A85"/>
    <w:rsid w:val="00D172FE"/>
    <w:rsid w:val="00D219F4"/>
    <w:rsid w:val="00D2278F"/>
    <w:rsid w:val="00D2299B"/>
    <w:rsid w:val="00D235CE"/>
    <w:rsid w:val="00D237E4"/>
    <w:rsid w:val="00D23F2E"/>
    <w:rsid w:val="00D24E2D"/>
    <w:rsid w:val="00D25F8C"/>
    <w:rsid w:val="00D26FEF"/>
    <w:rsid w:val="00D27E2C"/>
    <w:rsid w:val="00D303B6"/>
    <w:rsid w:val="00D30548"/>
    <w:rsid w:val="00D309F8"/>
    <w:rsid w:val="00D30CCF"/>
    <w:rsid w:val="00D30E98"/>
    <w:rsid w:val="00D30F1F"/>
    <w:rsid w:val="00D332D3"/>
    <w:rsid w:val="00D33E02"/>
    <w:rsid w:val="00D340C4"/>
    <w:rsid w:val="00D341A6"/>
    <w:rsid w:val="00D346BB"/>
    <w:rsid w:val="00D34C83"/>
    <w:rsid w:val="00D34CA5"/>
    <w:rsid w:val="00D36B30"/>
    <w:rsid w:val="00D3702B"/>
    <w:rsid w:val="00D375B3"/>
    <w:rsid w:val="00D37AE4"/>
    <w:rsid w:val="00D4046B"/>
    <w:rsid w:val="00D4251A"/>
    <w:rsid w:val="00D4459B"/>
    <w:rsid w:val="00D44CDF"/>
    <w:rsid w:val="00D453FE"/>
    <w:rsid w:val="00D4690F"/>
    <w:rsid w:val="00D47091"/>
    <w:rsid w:val="00D47767"/>
    <w:rsid w:val="00D47CAE"/>
    <w:rsid w:val="00D5056D"/>
    <w:rsid w:val="00D50BFA"/>
    <w:rsid w:val="00D50DF4"/>
    <w:rsid w:val="00D51EDA"/>
    <w:rsid w:val="00D5378B"/>
    <w:rsid w:val="00D55500"/>
    <w:rsid w:val="00D55B69"/>
    <w:rsid w:val="00D56698"/>
    <w:rsid w:val="00D56AB2"/>
    <w:rsid w:val="00D56D56"/>
    <w:rsid w:val="00D605D1"/>
    <w:rsid w:val="00D61482"/>
    <w:rsid w:val="00D616D0"/>
    <w:rsid w:val="00D61892"/>
    <w:rsid w:val="00D629AF"/>
    <w:rsid w:val="00D62D07"/>
    <w:rsid w:val="00D63BDA"/>
    <w:rsid w:val="00D63E0C"/>
    <w:rsid w:val="00D64B96"/>
    <w:rsid w:val="00D64EA8"/>
    <w:rsid w:val="00D65037"/>
    <w:rsid w:val="00D6522C"/>
    <w:rsid w:val="00D65D3E"/>
    <w:rsid w:val="00D65FC7"/>
    <w:rsid w:val="00D66C39"/>
    <w:rsid w:val="00D67513"/>
    <w:rsid w:val="00D67AC2"/>
    <w:rsid w:val="00D70221"/>
    <w:rsid w:val="00D716EE"/>
    <w:rsid w:val="00D71771"/>
    <w:rsid w:val="00D723E7"/>
    <w:rsid w:val="00D725E9"/>
    <w:rsid w:val="00D725F9"/>
    <w:rsid w:val="00D72822"/>
    <w:rsid w:val="00D730CE"/>
    <w:rsid w:val="00D73199"/>
    <w:rsid w:val="00D7362C"/>
    <w:rsid w:val="00D74BD1"/>
    <w:rsid w:val="00D74E4B"/>
    <w:rsid w:val="00D75D16"/>
    <w:rsid w:val="00D7619D"/>
    <w:rsid w:val="00D76BB9"/>
    <w:rsid w:val="00D770A9"/>
    <w:rsid w:val="00D77240"/>
    <w:rsid w:val="00D77D8D"/>
    <w:rsid w:val="00D80963"/>
    <w:rsid w:val="00D82C9E"/>
    <w:rsid w:val="00D8317E"/>
    <w:rsid w:val="00D83B88"/>
    <w:rsid w:val="00D84A00"/>
    <w:rsid w:val="00D853E5"/>
    <w:rsid w:val="00D8652D"/>
    <w:rsid w:val="00D866E0"/>
    <w:rsid w:val="00D869AA"/>
    <w:rsid w:val="00D87D77"/>
    <w:rsid w:val="00D87EA4"/>
    <w:rsid w:val="00D90269"/>
    <w:rsid w:val="00D907E0"/>
    <w:rsid w:val="00D90C3E"/>
    <w:rsid w:val="00D912CE"/>
    <w:rsid w:val="00D91843"/>
    <w:rsid w:val="00D92DAE"/>
    <w:rsid w:val="00D93175"/>
    <w:rsid w:val="00D935C8"/>
    <w:rsid w:val="00D93E84"/>
    <w:rsid w:val="00D94263"/>
    <w:rsid w:val="00D94955"/>
    <w:rsid w:val="00D95036"/>
    <w:rsid w:val="00D95AD9"/>
    <w:rsid w:val="00D95E9F"/>
    <w:rsid w:val="00D95FE2"/>
    <w:rsid w:val="00D96629"/>
    <w:rsid w:val="00D96BCD"/>
    <w:rsid w:val="00D96CC7"/>
    <w:rsid w:val="00D96E11"/>
    <w:rsid w:val="00D971C7"/>
    <w:rsid w:val="00DA172A"/>
    <w:rsid w:val="00DA1792"/>
    <w:rsid w:val="00DA22D1"/>
    <w:rsid w:val="00DA26FA"/>
    <w:rsid w:val="00DA3120"/>
    <w:rsid w:val="00DA49F2"/>
    <w:rsid w:val="00DA4B1D"/>
    <w:rsid w:val="00DA5B07"/>
    <w:rsid w:val="00DA5DEC"/>
    <w:rsid w:val="00DA625F"/>
    <w:rsid w:val="00DA6603"/>
    <w:rsid w:val="00DA7042"/>
    <w:rsid w:val="00DA7BBC"/>
    <w:rsid w:val="00DB065E"/>
    <w:rsid w:val="00DB070F"/>
    <w:rsid w:val="00DB111A"/>
    <w:rsid w:val="00DB11DC"/>
    <w:rsid w:val="00DB227A"/>
    <w:rsid w:val="00DB2996"/>
    <w:rsid w:val="00DB32CF"/>
    <w:rsid w:val="00DB4528"/>
    <w:rsid w:val="00DB4C62"/>
    <w:rsid w:val="00DB50C8"/>
    <w:rsid w:val="00DB52E5"/>
    <w:rsid w:val="00DB5727"/>
    <w:rsid w:val="00DB575D"/>
    <w:rsid w:val="00DB672F"/>
    <w:rsid w:val="00DB6ACF"/>
    <w:rsid w:val="00DB6D26"/>
    <w:rsid w:val="00DB7E27"/>
    <w:rsid w:val="00DC10A8"/>
    <w:rsid w:val="00DC26D5"/>
    <w:rsid w:val="00DC2D1B"/>
    <w:rsid w:val="00DC364D"/>
    <w:rsid w:val="00DC3BE0"/>
    <w:rsid w:val="00DC45CE"/>
    <w:rsid w:val="00DC48F1"/>
    <w:rsid w:val="00DC640A"/>
    <w:rsid w:val="00DC6B5F"/>
    <w:rsid w:val="00DC6DDE"/>
    <w:rsid w:val="00DC7590"/>
    <w:rsid w:val="00DC78FD"/>
    <w:rsid w:val="00DD0256"/>
    <w:rsid w:val="00DD077B"/>
    <w:rsid w:val="00DD0A25"/>
    <w:rsid w:val="00DD0D60"/>
    <w:rsid w:val="00DD0E0D"/>
    <w:rsid w:val="00DD1834"/>
    <w:rsid w:val="00DD1BF9"/>
    <w:rsid w:val="00DD2252"/>
    <w:rsid w:val="00DD2542"/>
    <w:rsid w:val="00DD2839"/>
    <w:rsid w:val="00DD2E16"/>
    <w:rsid w:val="00DD4315"/>
    <w:rsid w:val="00DD4595"/>
    <w:rsid w:val="00DD58CC"/>
    <w:rsid w:val="00DD6521"/>
    <w:rsid w:val="00DD6FDF"/>
    <w:rsid w:val="00DD6FEF"/>
    <w:rsid w:val="00DD70B0"/>
    <w:rsid w:val="00DD7275"/>
    <w:rsid w:val="00DD74E6"/>
    <w:rsid w:val="00DE0518"/>
    <w:rsid w:val="00DE076C"/>
    <w:rsid w:val="00DE1296"/>
    <w:rsid w:val="00DE2200"/>
    <w:rsid w:val="00DE2D07"/>
    <w:rsid w:val="00DE36FC"/>
    <w:rsid w:val="00DE3AA9"/>
    <w:rsid w:val="00DE4EE4"/>
    <w:rsid w:val="00DE57D5"/>
    <w:rsid w:val="00DE5D18"/>
    <w:rsid w:val="00DE5EBD"/>
    <w:rsid w:val="00DE610A"/>
    <w:rsid w:val="00DE6958"/>
    <w:rsid w:val="00DE70CE"/>
    <w:rsid w:val="00DE7207"/>
    <w:rsid w:val="00DE7285"/>
    <w:rsid w:val="00DE793A"/>
    <w:rsid w:val="00DE7ECB"/>
    <w:rsid w:val="00DE7EE2"/>
    <w:rsid w:val="00DF0254"/>
    <w:rsid w:val="00DF0BA0"/>
    <w:rsid w:val="00DF1350"/>
    <w:rsid w:val="00DF148F"/>
    <w:rsid w:val="00DF199F"/>
    <w:rsid w:val="00DF2682"/>
    <w:rsid w:val="00DF4803"/>
    <w:rsid w:val="00DF4899"/>
    <w:rsid w:val="00DF4C14"/>
    <w:rsid w:val="00DF536C"/>
    <w:rsid w:val="00DF6060"/>
    <w:rsid w:val="00DF628A"/>
    <w:rsid w:val="00DF6459"/>
    <w:rsid w:val="00DF778E"/>
    <w:rsid w:val="00DF7D2F"/>
    <w:rsid w:val="00E00D7F"/>
    <w:rsid w:val="00E00EC9"/>
    <w:rsid w:val="00E01008"/>
    <w:rsid w:val="00E0146F"/>
    <w:rsid w:val="00E01E99"/>
    <w:rsid w:val="00E020BA"/>
    <w:rsid w:val="00E02263"/>
    <w:rsid w:val="00E038E5"/>
    <w:rsid w:val="00E048EE"/>
    <w:rsid w:val="00E04B96"/>
    <w:rsid w:val="00E04C7F"/>
    <w:rsid w:val="00E04DC4"/>
    <w:rsid w:val="00E04FA3"/>
    <w:rsid w:val="00E05CFE"/>
    <w:rsid w:val="00E0646F"/>
    <w:rsid w:val="00E067D2"/>
    <w:rsid w:val="00E06862"/>
    <w:rsid w:val="00E06CE5"/>
    <w:rsid w:val="00E0732B"/>
    <w:rsid w:val="00E07813"/>
    <w:rsid w:val="00E07F87"/>
    <w:rsid w:val="00E101C8"/>
    <w:rsid w:val="00E11DFB"/>
    <w:rsid w:val="00E128DF"/>
    <w:rsid w:val="00E12BE9"/>
    <w:rsid w:val="00E1397A"/>
    <w:rsid w:val="00E1537E"/>
    <w:rsid w:val="00E15C69"/>
    <w:rsid w:val="00E15D7E"/>
    <w:rsid w:val="00E200DE"/>
    <w:rsid w:val="00E221CA"/>
    <w:rsid w:val="00E22752"/>
    <w:rsid w:val="00E22B52"/>
    <w:rsid w:val="00E23445"/>
    <w:rsid w:val="00E248D6"/>
    <w:rsid w:val="00E261F9"/>
    <w:rsid w:val="00E275E3"/>
    <w:rsid w:val="00E27AE5"/>
    <w:rsid w:val="00E31B2B"/>
    <w:rsid w:val="00E333D4"/>
    <w:rsid w:val="00E335F3"/>
    <w:rsid w:val="00E337F2"/>
    <w:rsid w:val="00E33DAE"/>
    <w:rsid w:val="00E34821"/>
    <w:rsid w:val="00E34BDC"/>
    <w:rsid w:val="00E34C96"/>
    <w:rsid w:val="00E34DD7"/>
    <w:rsid w:val="00E35D0E"/>
    <w:rsid w:val="00E35F8C"/>
    <w:rsid w:val="00E36210"/>
    <w:rsid w:val="00E36957"/>
    <w:rsid w:val="00E37AC2"/>
    <w:rsid w:val="00E4177B"/>
    <w:rsid w:val="00E41C7B"/>
    <w:rsid w:val="00E41EC1"/>
    <w:rsid w:val="00E42EAD"/>
    <w:rsid w:val="00E438C7"/>
    <w:rsid w:val="00E43B14"/>
    <w:rsid w:val="00E4407C"/>
    <w:rsid w:val="00E440E8"/>
    <w:rsid w:val="00E44491"/>
    <w:rsid w:val="00E446E3"/>
    <w:rsid w:val="00E44BDE"/>
    <w:rsid w:val="00E45124"/>
    <w:rsid w:val="00E45683"/>
    <w:rsid w:val="00E4615D"/>
    <w:rsid w:val="00E4679B"/>
    <w:rsid w:val="00E4681A"/>
    <w:rsid w:val="00E46B86"/>
    <w:rsid w:val="00E50966"/>
    <w:rsid w:val="00E51369"/>
    <w:rsid w:val="00E5280B"/>
    <w:rsid w:val="00E534A0"/>
    <w:rsid w:val="00E53515"/>
    <w:rsid w:val="00E539B9"/>
    <w:rsid w:val="00E544B9"/>
    <w:rsid w:val="00E54798"/>
    <w:rsid w:val="00E54A63"/>
    <w:rsid w:val="00E557DA"/>
    <w:rsid w:val="00E5658C"/>
    <w:rsid w:val="00E57601"/>
    <w:rsid w:val="00E576E2"/>
    <w:rsid w:val="00E578C6"/>
    <w:rsid w:val="00E57CA9"/>
    <w:rsid w:val="00E61306"/>
    <w:rsid w:val="00E620BB"/>
    <w:rsid w:val="00E62658"/>
    <w:rsid w:val="00E640B3"/>
    <w:rsid w:val="00E64F6C"/>
    <w:rsid w:val="00E64FD5"/>
    <w:rsid w:val="00E6587D"/>
    <w:rsid w:val="00E65C06"/>
    <w:rsid w:val="00E667E1"/>
    <w:rsid w:val="00E670B9"/>
    <w:rsid w:val="00E67562"/>
    <w:rsid w:val="00E70078"/>
    <w:rsid w:val="00E704D2"/>
    <w:rsid w:val="00E7155D"/>
    <w:rsid w:val="00E71633"/>
    <w:rsid w:val="00E7278C"/>
    <w:rsid w:val="00E72BF8"/>
    <w:rsid w:val="00E73434"/>
    <w:rsid w:val="00E73C94"/>
    <w:rsid w:val="00E7414D"/>
    <w:rsid w:val="00E74961"/>
    <w:rsid w:val="00E753AA"/>
    <w:rsid w:val="00E7634C"/>
    <w:rsid w:val="00E76381"/>
    <w:rsid w:val="00E76475"/>
    <w:rsid w:val="00E76F8A"/>
    <w:rsid w:val="00E771FC"/>
    <w:rsid w:val="00E805FC"/>
    <w:rsid w:val="00E81A30"/>
    <w:rsid w:val="00E82B9A"/>
    <w:rsid w:val="00E8302A"/>
    <w:rsid w:val="00E83162"/>
    <w:rsid w:val="00E840B8"/>
    <w:rsid w:val="00E84383"/>
    <w:rsid w:val="00E8514A"/>
    <w:rsid w:val="00E85706"/>
    <w:rsid w:val="00E8646A"/>
    <w:rsid w:val="00E867C2"/>
    <w:rsid w:val="00E868D9"/>
    <w:rsid w:val="00E871DC"/>
    <w:rsid w:val="00E876D0"/>
    <w:rsid w:val="00E87BB9"/>
    <w:rsid w:val="00E87F94"/>
    <w:rsid w:val="00E91088"/>
    <w:rsid w:val="00E9210A"/>
    <w:rsid w:val="00E92796"/>
    <w:rsid w:val="00E931E7"/>
    <w:rsid w:val="00E939A8"/>
    <w:rsid w:val="00E94207"/>
    <w:rsid w:val="00E94293"/>
    <w:rsid w:val="00E946D4"/>
    <w:rsid w:val="00E94C20"/>
    <w:rsid w:val="00E94CA7"/>
    <w:rsid w:val="00E969F6"/>
    <w:rsid w:val="00E97043"/>
    <w:rsid w:val="00E9709B"/>
    <w:rsid w:val="00E976B9"/>
    <w:rsid w:val="00E97838"/>
    <w:rsid w:val="00E97C62"/>
    <w:rsid w:val="00EA0A85"/>
    <w:rsid w:val="00EA0EA5"/>
    <w:rsid w:val="00EA13E2"/>
    <w:rsid w:val="00EA229A"/>
    <w:rsid w:val="00EA2C81"/>
    <w:rsid w:val="00EA39A6"/>
    <w:rsid w:val="00EA4424"/>
    <w:rsid w:val="00EA45A3"/>
    <w:rsid w:val="00EA460E"/>
    <w:rsid w:val="00EA5F8A"/>
    <w:rsid w:val="00EA6ED5"/>
    <w:rsid w:val="00EA772B"/>
    <w:rsid w:val="00EA79B4"/>
    <w:rsid w:val="00EA7AB0"/>
    <w:rsid w:val="00EA7F6D"/>
    <w:rsid w:val="00EB0281"/>
    <w:rsid w:val="00EB02C8"/>
    <w:rsid w:val="00EB03FB"/>
    <w:rsid w:val="00EB0CFC"/>
    <w:rsid w:val="00EB1296"/>
    <w:rsid w:val="00EB1CAA"/>
    <w:rsid w:val="00EB24E3"/>
    <w:rsid w:val="00EB27C2"/>
    <w:rsid w:val="00EB2A84"/>
    <w:rsid w:val="00EB2B63"/>
    <w:rsid w:val="00EB3602"/>
    <w:rsid w:val="00EB3B48"/>
    <w:rsid w:val="00EB3BBA"/>
    <w:rsid w:val="00EB3E83"/>
    <w:rsid w:val="00EB55F1"/>
    <w:rsid w:val="00EB5812"/>
    <w:rsid w:val="00EB5E44"/>
    <w:rsid w:val="00EB5E7E"/>
    <w:rsid w:val="00EB5FEE"/>
    <w:rsid w:val="00EB670B"/>
    <w:rsid w:val="00EB6C2F"/>
    <w:rsid w:val="00EB7E34"/>
    <w:rsid w:val="00EC1731"/>
    <w:rsid w:val="00EC1766"/>
    <w:rsid w:val="00EC17D9"/>
    <w:rsid w:val="00EC2B6D"/>
    <w:rsid w:val="00EC3DF2"/>
    <w:rsid w:val="00EC3EAD"/>
    <w:rsid w:val="00EC4A84"/>
    <w:rsid w:val="00EC5208"/>
    <w:rsid w:val="00EC54D4"/>
    <w:rsid w:val="00EC573D"/>
    <w:rsid w:val="00EC61EE"/>
    <w:rsid w:val="00EC6A3F"/>
    <w:rsid w:val="00EC6DD6"/>
    <w:rsid w:val="00EC6E32"/>
    <w:rsid w:val="00EC766B"/>
    <w:rsid w:val="00EC7FED"/>
    <w:rsid w:val="00ED1FB0"/>
    <w:rsid w:val="00ED27B8"/>
    <w:rsid w:val="00ED3361"/>
    <w:rsid w:val="00ED36C7"/>
    <w:rsid w:val="00ED4125"/>
    <w:rsid w:val="00ED498F"/>
    <w:rsid w:val="00ED4D76"/>
    <w:rsid w:val="00ED55DE"/>
    <w:rsid w:val="00ED56D2"/>
    <w:rsid w:val="00ED57E8"/>
    <w:rsid w:val="00ED5F09"/>
    <w:rsid w:val="00ED6281"/>
    <w:rsid w:val="00ED6A9A"/>
    <w:rsid w:val="00ED7840"/>
    <w:rsid w:val="00EE172B"/>
    <w:rsid w:val="00EE1F2D"/>
    <w:rsid w:val="00EE223A"/>
    <w:rsid w:val="00EE2721"/>
    <w:rsid w:val="00EE3CC9"/>
    <w:rsid w:val="00EE51D6"/>
    <w:rsid w:val="00EE5231"/>
    <w:rsid w:val="00EE5DFE"/>
    <w:rsid w:val="00EE5F2C"/>
    <w:rsid w:val="00EE6D34"/>
    <w:rsid w:val="00EE70E1"/>
    <w:rsid w:val="00EE71FD"/>
    <w:rsid w:val="00EF08CB"/>
    <w:rsid w:val="00EF1054"/>
    <w:rsid w:val="00EF1492"/>
    <w:rsid w:val="00EF189D"/>
    <w:rsid w:val="00EF2851"/>
    <w:rsid w:val="00EF289D"/>
    <w:rsid w:val="00EF43A1"/>
    <w:rsid w:val="00EF4D7F"/>
    <w:rsid w:val="00EF5E3D"/>
    <w:rsid w:val="00F0019A"/>
    <w:rsid w:val="00F0042A"/>
    <w:rsid w:val="00F0113E"/>
    <w:rsid w:val="00F012E9"/>
    <w:rsid w:val="00F02129"/>
    <w:rsid w:val="00F02C6E"/>
    <w:rsid w:val="00F0304C"/>
    <w:rsid w:val="00F03EA3"/>
    <w:rsid w:val="00F042BD"/>
    <w:rsid w:val="00F04708"/>
    <w:rsid w:val="00F05709"/>
    <w:rsid w:val="00F05D34"/>
    <w:rsid w:val="00F06B71"/>
    <w:rsid w:val="00F076E8"/>
    <w:rsid w:val="00F07ACD"/>
    <w:rsid w:val="00F07ED3"/>
    <w:rsid w:val="00F109E3"/>
    <w:rsid w:val="00F10B14"/>
    <w:rsid w:val="00F117B3"/>
    <w:rsid w:val="00F11C8F"/>
    <w:rsid w:val="00F11EF4"/>
    <w:rsid w:val="00F11FDB"/>
    <w:rsid w:val="00F12427"/>
    <w:rsid w:val="00F12D38"/>
    <w:rsid w:val="00F13372"/>
    <w:rsid w:val="00F13FEB"/>
    <w:rsid w:val="00F14254"/>
    <w:rsid w:val="00F14271"/>
    <w:rsid w:val="00F1491C"/>
    <w:rsid w:val="00F14933"/>
    <w:rsid w:val="00F14C2A"/>
    <w:rsid w:val="00F15308"/>
    <w:rsid w:val="00F15433"/>
    <w:rsid w:val="00F15DF9"/>
    <w:rsid w:val="00F16A3C"/>
    <w:rsid w:val="00F16B59"/>
    <w:rsid w:val="00F17633"/>
    <w:rsid w:val="00F20AFF"/>
    <w:rsid w:val="00F211B2"/>
    <w:rsid w:val="00F21542"/>
    <w:rsid w:val="00F21622"/>
    <w:rsid w:val="00F21679"/>
    <w:rsid w:val="00F21B1D"/>
    <w:rsid w:val="00F22894"/>
    <w:rsid w:val="00F22B73"/>
    <w:rsid w:val="00F234BD"/>
    <w:rsid w:val="00F23B96"/>
    <w:rsid w:val="00F245B2"/>
    <w:rsid w:val="00F26A3E"/>
    <w:rsid w:val="00F272C8"/>
    <w:rsid w:val="00F278A3"/>
    <w:rsid w:val="00F27A37"/>
    <w:rsid w:val="00F27B06"/>
    <w:rsid w:val="00F31A8E"/>
    <w:rsid w:val="00F32712"/>
    <w:rsid w:val="00F334FD"/>
    <w:rsid w:val="00F33923"/>
    <w:rsid w:val="00F345F9"/>
    <w:rsid w:val="00F36FC1"/>
    <w:rsid w:val="00F401DB"/>
    <w:rsid w:val="00F408C1"/>
    <w:rsid w:val="00F40CAE"/>
    <w:rsid w:val="00F412E8"/>
    <w:rsid w:val="00F415B4"/>
    <w:rsid w:val="00F4176A"/>
    <w:rsid w:val="00F41D93"/>
    <w:rsid w:val="00F420D8"/>
    <w:rsid w:val="00F42166"/>
    <w:rsid w:val="00F42E89"/>
    <w:rsid w:val="00F434AE"/>
    <w:rsid w:val="00F4399C"/>
    <w:rsid w:val="00F43D5D"/>
    <w:rsid w:val="00F4474C"/>
    <w:rsid w:val="00F44849"/>
    <w:rsid w:val="00F44FB7"/>
    <w:rsid w:val="00F45209"/>
    <w:rsid w:val="00F454E8"/>
    <w:rsid w:val="00F4573E"/>
    <w:rsid w:val="00F45E47"/>
    <w:rsid w:val="00F46BD9"/>
    <w:rsid w:val="00F46FA9"/>
    <w:rsid w:val="00F46FD0"/>
    <w:rsid w:val="00F47124"/>
    <w:rsid w:val="00F47697"/>
    <w:rsid w:val="00F50535"/>
    <w:rsid w:val="00F509CE"/>
    <w:rsid w:val="00F50C93"/>
    <w:rsid w:val="00F50EA0"/>
    <w:rsid w:val="00F5183A"/>
    <w:rsid w:val="00F532CF"/>
    <w:rsid w:val="00F53A22"/>
    <w:rsid w:val="00F54B41"/>
    <w:rsid w:val="00F551D7"/>
    <w:rsid w:val="00F55291"/>
    <w:rsid w:val="00F5582B"/>
    <w:rsid w:val="00F55A1A"/>
    <w:rsid w:val="00F55C46"/>
    <w:rsid w:val="00F56A56"/>
    <w:rsid w:val="00F56EC7"/>
    <w:rsid w:val="00F56FD4"/>
    <w:rsid w:val="00F57894"/>
    <w:rsid w:val="00F57B7E"/>
    <w:rsid w:val="00F604A4"/>
    <w:rsid w:val="00F609B1"/>
    <w:rsid w:val="00F616E0"/>
    <w:rsid w:val="00F61AFE"/>
    <w:rsid w:val="00F639D7"/>
    <w:rsid w:val="00F63DFE"/>
    <w:rsid w:val="00F64B36"/>
    <w:rsid w:val="00F652DB"/>
    <w:rsid w:val="00F65CE5"/>
    <w:rsid w:val="00F6711C"/>
    <w:rsid w:val="00F6767B"/>
    <w:rsid w:val="00F7092E"/>
    <w:rsid w:val="00F70933"/>
    <w:rsid w:val="00F71F95"/>
    <w:rsid w:val="00F73726"/>
    <w:rsid w:val="00F739CC"/>
    <w:rsid w:val="00F73C1A"/>
    <w:rsid w:val="00F73D1C"/>
    <w:rsid w:val="00F73F80"/>
    <w:rsid w:val="00F73F92"/>
    <w:rsid w:val="00F74AAB"/>
    <w:rsid w:val="00F74E1E"/>
    <w:rsid w:val="00F753FD"/>
    <w:rsid w:val="00F7582A"/>
    <w:rsid w:val="00F75A5B"/>
    <w:rsid w:val="00F766E6"/>
    <w:rsid w:val="00F76AF8"/>
    <w:rsid w:val="00F77033"/>
    <w:rsid w:val="00F77AF7"/>
    <w:rsid w:val="00F77D32"/>
    <w:rsid w:val="00F77FE2"/>
    <w:rsid w:val="00F80176"/>
    <w:rsid w:val="00F807D3"/>
    <w:rsid w:val="00F80B03"/>
    <w:rsid w:val="00F80C9F"/>
    <w:rsid w:val="00F80F3E"/>
    <w:rsid w:val="00F810C4"/>
    <w:rsid w:val="00F81160"/>
    <w:rsid w:val="00F81601"/>
    <w:rsid w:val="00F8198C"/>
    <w:rsid w:val="00F81DF0"/>
    <w:rsid w:val="00F8252D"/>
    <w:rsid w:val="00F8356C"/>
    <w:rsid w:val="00F83C02"/>
    <w:rsid w:val="00F845B5"/>
    <w:rsid w:val="00F84CF4"/>
    <w:rsid w:val="00F85456"/>
    <w:rsid w:val="00F858F0"/>
    <w:rsid w:val="00F85F96"/>
    <w:rsid w:val="00F90AC8"/>
    <w:rsid w:val="00F9161B"/>
    <w:rsid w:val="00F92304"/>
    <w:rsid w:val="00F92B38"/>
    <w:rsid w:val="00F93F43"/>
    <w:rsid w:val="00F93F53"/>
    <w:rsid w:val="00F94048"/>
    <w:rsid w:val="00F943E3"/>
    <w:rsid w:val="00F9489C"/>
    <w:rsid w:val="00F94FF4"/>
    <w:rsid w:val="00F95328"/>
    <w:rsid w:val="00F95834"/>
    <w:rsid w:val="00F975ED"/>
    <w:rsid w:val="00FA0D33"/>
    <w:rsid w:val="00FA0FD5"/>
    <w:rsid w:val="00FA1119"/>
    <w:rsid w:val="00FA1C4D"/>
    <w:rsid w:val="00FA1D7F"/>
    <w:rsid w:val="00FA2C58"/>
    <w:rsid w:val="00FA2F43"/>
    <w:rsid w:val="00FA30BF"/>
    <w:rsid w:val="00FA3B24"/>
    <w:rsid w:val="00FA4EC1"/>
    <w:rsid w:val="00FA5184"/>
    <w:rsid w:val="00FA6427"/>
    <w:rsid w:val="00FA679C"/>
    <w:rsid w:val="00FA6914"/>
    <w:rsid w:val="00FA758B"/>
    <w:rsid w:val="00FB0A60"/>
    <w:rsid w:val="00FB159E"/>
    <w:rsid w:val="00FB169B"/>
    <w:rsid w:val="00FB1D8E"/>
    <w:rsid w:val="00FB1F6B"/>
    <w:rsid w:val="00FB25C3"/>
    <w:rsid w:val="00FB2650"/>
    <w:rsid w:val="00FB30ED"/>
    <w:rsid w:val="00FB35C2"/>
    <w:rsid w:val="00FB3AD9"/>
    <w:rsid w:val="00FB3F47"/>
    <w:rsid w:val="00FB4951"/>
    <w:rsid w:val="00FB5679"/>
    <w:rsid w:val="00FB64DE"/>
    <w:rsid w:val="00FB6FF5"/>
    <w:rsid w:val="00FB739F"/>
    <w:rsid w:val="00FB7880"/>
    <w:rsid w:val="00FB7C05"/>
    <w:rsid w:val="00FC0896"/>
    <w:rsid w:val="00FC215A"/>
    <w:rsid w:val="00FC2B0F"/>
    <w:rsid w:val="00FC362F"/>
    <w:rsid w:val="00FC3D9C"/>
    <w:rsid w:val="00FC3DB1"/>
    <w:rsid w:val="00FC4BE5"/>
    <w:rsid w:val="00FC4CAB"/>
    <w:rsid w:val="00FC4F08"/>
    <w:rsid w:val="00FC59E3"/>
    <w:rsid w:val="00FC637D"/>
    <w:rsid w:val="00FC6715"/>
    <w:rsid w:val="00FC74ED"/>
    <w:rsid w:val="00FC7887"/>
    <w:rsid w:val="00FD0FD1"/>
    <w:rsid w:val="00FD2D52"/>
    <w:rsid w:val="00FD39E1"/>
    <w:rsid w:val="00FD457C"/>
    <w:rsid w:val="00FD4AC1"/>
    <w:rsid w:val="00FD5152"/>
    <w:rsid w:val="00FD59C5"/>
    <w:rsid w:val="00FD5F29"/>
    <w:rsid w:val="00FD64D0"/>
    <w:rsid w:val="00FD64D2"/>
    <w:rsid w:val="00FD658E"/>
    <w:rsid w:val="00FD7483"/>
    <w:rsid w:val="00FE1630"/>
    <w:rsid w:val="00FE174F"/>
    <w:rsid w:val="00FE17B6"/>
    <w:rsid w:val="00FE17E1"/>
    <w:rsid w:val="00FE2399"/>
    <w:rsid w:val="00FE27FC"/>
    <w:rsid w:val="00FE2AD9"/>
    <w:rsid w:val="00FE306F"/>
    <w:rsid w:val="00FE45C8"/>
    <w:rsid w:val="00FE48BD"/>
    <w:rsid w:val="00FE4E53"/>
    <w:rsid w:val="00FE5220"/>
    <w:rsid w:val="00FE57FC"/>
    <w:rsid w:val="00FE5DDE"/>
    <w:rsid w:val="00FE6A96"/>
    <w:rsid w:val="00FE6E60"/>
    <w:rsid w:val="00FE7833"/>
    <w:rsid w:val="00FE7CD6"/>
    <w:rsid w:val="00FF1905"/>
    <w:rsid w:val="00FF27B8"/>
    <w:rsid w:val="00FF2DD0"/>
    <w:rsid w:val="00FF3864"/>
    <w:rsid w:val="00FF38FC"/>
    <w:rsid w:val="00FF3C2D"/>
    <w:rsid w:val="00FF44E9"/>
    <w:rsid w:val="00FF5FA2"/>
    <w:rsid w:val="00FF7273"/>
    <w:rsid w:val="00FF7401"/>
    <w:rsid w:val="00FF777C"/>
    <w:rsid w:val="00FF7A18"/>
    <w:rsid w:val="0105A58A"/>
    <w:rsid w:val="012B1B28"/>
    <w:rsid w:val="012B6F3F"/>
    <w:rsid w:val="02353259"/>
    <w:rsid w:val="02A5C45B"/>
    <w:rsid w:val="02AC7B4F"/>
    <w:rsid w:val="04DE37AE"/>
    <w:rsid w:val="05398D42"/>
    <w:rsid w:val="05B20D78"/>
    <w:rsid w:val="06BE3917"/>
    <w:rsid w:val="070AB7EA"/>
    <w:rsid w:val="0A38FFC8"/>
    <w:rsid w:val="0E373DC2"/>
    <w:rsid w:val="0EBFF218"/>
    <w:rsid w:val="0FE2838D"/>
    <w:rsid w:val="12532175"/>
    <w:rsid w:val="1268EFD3"/>
    <w:rsid w:val="12FA6595"/>
    <w:rsid w:val="1493962D"/>
    <w:rsid w:val="166658EC"/>
    <w:rsid w:val="17A5F2AA"/>
    <w:rsid w:val="18127398"/>
    <w:rsid w:val="1812CDA7"/>
    <w:rsid w:val="18B52D42"/>
    <w:rsid w:val="199671CA"/>
    <w:rsid w:val="1A90FDEB"/>
    <w:rsid w:val="1AA7089E"/>
    <w:rsid w:val="1AD745C5"/>
    <w:rsid w:val="1B5104C6"/>
    <w:rsid w:val="1C0F9F48"/>
    <w:rsid w:val="1CD406D9"/>
    <w:rsid w:val="1D831046"/>
    <w:rsid w:val="1DA88736"/>
    <w:rsid w:val="1E437130"/>
    <w:rsid w:val="1EF01225"/>
    <w:rsid w:val="1F031364"/>
    <w:rsid w:val="1F080B92"/>
    <w:rsid w:val="200B75C5"/>
    <w:rsid w:val="21334D7E"/>
    <w:rsid w:val="21400B5F"/>
    <w:rsid w:val="215AF929"/>
    <w:rsid w:val="21A777FC"/>
    <w:rsid w:val="22D3E49D"/>
    <w:rsid w:val="246A3D8C"/>
    <w:rsid w:val="252D5A5B"/>
    <w:rsid w:val="2568D4C6"/>
    <w:rsid w:val="258F7859"/>
    <w:rsid w:val="25E581AE"/>
    <w:rsid w:val="263C194E"/>
    <w:rsid w:val="2704D6FD"/>
    <w:rsid w:val="270734DD"/>
    <w:rsid w:val="27B5494F"/>
    <w:rsid w:val="284E670F"/>
    <w:rsid w:val="2884948D"/>
    <w:rsid w:val="28E1ADD1"/>
    <w:rsid w:val="28F4169D"/>
    <w:rsid w:val="2A912181"/>
    <w:rsid w:val="2BB13EEB"/>
    <w:rsid w:val="2C5063AF"/>
    <w:rsid w:val="2C63FF63"/>
    <w:rsid w:val="2D899F08"/>
    <w:rsid w:val="2E1C3182"/>
    <w:rsid w:val="2F544859"/>
    <w:rsid w:val="3045E03D"/>
    <w:rsid w:val="30F7DE07"/>
    <w:rsid w:val="31A42F19"/>
    <w:rsid w:val="31AA9B82"/>
    <w:rsid w:val="31EC3872"/>
    <w:rsid w:val="32A37DE1"/>
    <w:rsid w:val="3322D9D4"/>
    <w:rsid w:val="33349994"/>
    <w:rsid w:val="33D0A357"/>
    <w:rsid w:val="3595362D"/>
    <w:rsid w:val="36A6A971"/>
    <w:rsid w:val="36A80A37"/>
    <w:rsid w:val="37670463"/>
    <w:rsid w:val="383B4BA2"/>
    <w:rsid w:val="38D4216A"/>
    <w:rsid w:val="38F99708"/>
    <w:rsid w:val="39CC571B"/>
    <w:rsid w:val="3A0DC794"/>
    <w:rsid w:val="3BA0F0F8"/>
    <w:rsid w:val="3C0C59A4"/>
    <w:rsid w:val="3EB97510"/>
    <w:rsid w:val="3F5A603C"/>
    <w:rsid w:val="3FB78B80"/>
    <w:rsid w:val="3FE9DCC5"/>
    <w:rsid w:val="4001E1C5"/>
    <w:rsid w:val="401F29CF"/>
    <w:rsid w:val="40679C45"/>
    <w:rsid w:val="411D39D2"/>
    <w:rsid w:val="41988727"/>
    <w:rsid w:val="41CDAC36"/>
    <w:rsid w:val="41FFF3C4"/>
    <w:rsid w:val="42152AAA"/>
    <w:rsid w:val="4367D637"/>
    <w:rsid w:val="43C9264E"/>
    <w:rsid w:val="43FE32EB"/>
    <w:rsid w:val="447EEF54"/>
    <w:rsid w:val="449CA175"/>
    <w:rsid w:val="45755B2C"/>
    <w:rsid w:val="470ADFA5"/>
    <w:rsid w:val="47904B11"/>
    <w:rsid w:val="479311B3"/>
    <w:rsid w:val="47B849E8"/>
    <w:rsid w:val="481BC609"/>
    <w:rsid w:val="48AD3BCB"/>
    <w:rsid w:val="48BAEACD"/>
    <w:rsid w:val="48C2EA9B"/>
    <w:rsid w:val="48E7E84F"/>
    <w:rsid w:val="495C68F8"/>
    <w:rsid w:val="49C2AB12"/>
    <w:rsid w:val="4AC8E175"/>
    <w:rsid w:val="4BA36AAF"/>
    <w:rsid w:val="4BEECCE9"/>
    <w:rsid w:val="4CA2B859"/>
    <w:rsid w:val="4CA98E1E"/>
    <w:rsid w:val="4CAA0D6C"/>
    <w:rsid w:val="4D3EEC15"/>
    <w:rsid w:val="4F0354F2"/>
    <w:rsid w:val="4F4C6F52"/>
    <w:rsid w:val="4FB3B48D"/>
    <w:rsid w:val="513759AB"/>
    <w:rsid w:val="517C509A"/>
    <w:rsid w:val="535E78B0"/>
    <w:rsid w:val="53AE6405"/>
    <w:rsid w:val="5554A8BC"/>
    <w:rsid w:val="574A74DE"/>
    <w:rsid w:val="584BE616"/>
    <w:rsid w:val="5B94C1AF"/>
    <w:rsid w:val="5BE3BEB6"/>
    <w:rsid w:val="5BF939EF"/>
    <w:rsid w:val="5CDD22D1"/>
    <w:rsid w:val="5DD1179A"/>
    <w:rsid w:val="5E2583F3"/>
    <w:rsid w:val="5FCEDB1D"/>
    <w:rsid w:val="60871CAB"/>
    <w:rsid w:val="60A63955"/>
    <w:rsid w:val="61492757"/>
    <w:rsid w:val="63B3E216"/>
    <w:rsid w:val="64F82CC7"/>
    <w:rsid w:val="66104A3E"/>
    <w:rsid w:val="667C2324"/>
    <w:rsid w:val="6A877B62"/>
    <w:rsid w:val="6B2FBDCF"/>
    <w:rsid w:val="6BCAA433"/>
    <w:rsid w:val="6BDF0638"/>
    <w:rsid w:val="6D91C89D"/>
    <w:rsid w:val="6F0320F5"/>
    <w:rsid w:val="706292CB"/>
    <w:rsid w:val="71004CF0"/>
    <w:rsid w:val="719E7F99"/>
    <w:rsid w:val="72ABCF90"/>
    <w:rsid w:val="73C0FA77"/>
    <w:rsid w:val="73D2CC1E"/>
    <w:rsid w:val="742F41DD"/>
    <w:rsid w:val="74430696"/>
    <w:rsid w:val="74896FB2"/>
    <w:rsid w:val="7816AAC2"/>
    <w:rsid w:val="78E5EF8B"/>
    <w:rsid w:val="798435BC"/>
    <w:rsid w:val="7B72254A"/>
    <w:rsid w:val="7B9DFC1D"/>
    <w:rsid w:val="7C9F0FCA"/>
    <w:rsid w:val="7F9DC316"/>
    <w:rsid w:val="7FCB7861"/>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D4A82"/>
  <w15:chartTrackingRefBased/>
  <w15:docId w15:val="{379BC6A2-2328-4FD5-B3C9-FC7B8FDE8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qFormat="1"/>
    <w:lsdException w:name="List Bullet 4" w:qFormat="1"/>
    <w:lsdException w:name="List Number 2" w:qFormat="1"/>
    <w:lsdException w:name="List Number 3" w:qFormat="1"/>
    <w:lsdException w:name="List Number 4" w:qFormat="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55D"/>
    <w:pPr>
      <w:spacing w:before="120" w:after="120" w:line="276" w:lineRule="auto"/>
    </w:pPr>
    <w:rPr>
      <w:rFonts w:ascii="Segoe UI" w:eastAsiaTheme="minorEastAsia" w:hAnsi="Segoe UI"/>
    </w:rPr>
  </w:style>
  <w:style w:type="paragraph" w:styleId="Heading1">
    <w:name w:val="heading 1"/>
    <w:basedOn w:val="Normal"/>
    <w:next w:val="Normal"/>
    <w:link w:val="Heading1Char"/>
    <w:uiPriority w:val="99"/>
    <w:qFormat/>
    <w:rsid w:val="001D7240"/>
    <w:pPr>
      <w:keepNext/>
      <w:keepLines/>
      <w:pageBreakBefore/>
      <w:tabs>
        <w:tab w:val="left" w:pos="1440"/>
      </w:tabs>
      <w:spacing w:before="480" w:after="360" w:line="240" w:lineRule="auto"/>
      <w:outlineLvl w:val="0"/>
    </w:pPr>
    <w:rPr>
      <w:rFonts w:eastAsiaTheme="majorEastAsia" w:cs="Segoe UI"/>
      <w:bCs/>
      <w:color w:val="008AC8"/>
      <w:sz w:val="36"/>
      <w:szCs w:val="28"/>
    </w:rPr>
  </w:style>
  <w:style w:type="paragraph" w:styleId="Heading2">
    <w:name w:val="heading 2"/>
    <w:basedOn w:val="Heading1"/>
    <w:next w:val="Normal"/>
    <w:link w:val="Heading2Char"/>
    <w:uiPriority w:val="99"/>
    <w:unhideWhenUsed/>
    <w:qFormat/>
    <w:rsid w:val="001D7240"/>
    <w:pPr>
      <w:pageBreakBefore w:val="0"/>
      <w:spacing w:before="360" w:after="240"/>
      <w:outlineLvl w:val="1"/>
    </w:pPr>
    <w:rPr>
      <w:rFonts w:cstheme="majorBidi"/>
      <w:sz w:val="32"/>
      <w:szCs w:val="26"/>
    </w:rPr>
  </w:style>
  <w:style w:type="paragraph" w:styleId="Heading3">
    <w:name w:val="heading 3"/>
    <w:basedOn w:val="Heading2"/>
    <w:next w:val="Normal"/>
    <w:link w:val="Heading3Char"/>
    <w:uiPriority w:val="99"/>
    <w:unhideWhenUsed/>
    <w:qFormat/>
    <w:rsid w:val="001D7240"/>
    <w:pPr>
      <w:outlineLvl w:val="2"/>
    </w:pPr>
    <w:rPr>
      <w:sz w:val="28"/>
      <w:szCs w:val="24"/>
    </w:rPr>
  </w:style>
  <w:style w:type="paragraph" w:styleId="Heading4">
    <w:name w:val="heading 4"/>
    <w:basedOn w:val="Heading3"/>
    <w:next w:val="Normal"/>
    <w:link w:val="Heading4Char"/>
    <w:uiPriority w:val="99"/>
    <w:unhideWhenUsed/>
    <w:qFormat/>
    <w:rsid w:val="001D7240"/>
    <w:pPr>
      <w:spacing w:before="240"/>
      <w:outlineLvl w:val="3"/>
    </w:pPr>
    <w:rPr>
      <w:iCs/>
      <w:sz w:val="24"/>
    </w:rPr>
  </w:style>
  <w:style w:type="paragraph" w:styleId="Heading5">
    <w:name w:val="heading 5"/>
    <w:basedOn w:val="Heading4"/>
    <w:next w:val="Normal"/>
    <w:link w:val="Heading5Char"/>
    <w:uiPriority w:val="99"/>
    <w:unhideWhenUsed/>
    <w:rsid w:val="001D7240"/>
    <w:pPr>
      <w:outlineLvl w:val="4"/>
    </w:pPr>
    <w:rPr>
      <w:rFonts w:eastAsiaTheme="minorHAnsi"/>
    </w:rPr>
  </w:style>
  <w:style w:type="paragraph" w:styleId="Heading6">
    <w:name w:val="heading 6"/>
    <w:basedOn w:val="Normal"/>
    <w:next w:val="Normal"/>
    <w:link w:val="Heading6Char"/>
    <w:uiPriority w:val="9"/>
    <w:semiHidden/>
    <w:rsid w:val="00B37FBE"/>
    <w:pPr>
      <w:keepNext/>
      <w:keepLines/>
      <w:numPr>
        <w:ilvl w:val="5"/>
        <w:numId w:val="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qFormat/>
    <w:rsid w:val="00B37FBE"/>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qFormat/>
    <w:rsid w:val="00B37FBE"/>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B37FBE"/>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D104BD"/>
    <w:rPr>
      <w:rFonts w:ascii="Segoe UI" w:eastAsiaTheme="majorEastAsia" w:hAnsi="Segoe UI" w:cs="Segoe UI"/>
      <w:bCs/>
      <w:color w:val="008AC8"/>
      <w:sz w:val="36"/>
      <w:szCs w:val="28"/>
    </w:rPr>
  </w:style>
  <w:style w:type="paragraph" w:styleId="TOC1">
    <w:name w:val="toc 1"/>
    <w:basedOn w:val="Normal"/>
    <w:next w:val="Normal"/>
    <w:uiPriority w:val="39"/>
    <w:unhideWhenUsed/>
    <w:rsid w:val="00354B7A"/>
    <w:pPr>
      <w:tabs>
        <w:tab w:val="right" w:leader="dot" w:pos="9346"/>
      </w:tabs>
      <w:spacing w:after="100"/>
    </w:pPr>
    <w:rPr>
      <w:noProof/>
      <w:sz w:val="24"/>
    </w:rPr>
  </w:style>
  <w:style w:type="character" w:styleId="Hyperlink">
    <w:name w:val="Hyperlink"/>
    <w:basedOn w:val="DefaultParagraphFont"/>
    <w:uiPriority w:val="99"/>
    <w:unhideWhenUsed/>
    <w:rsid w:val="00D0256C"/>
    <w:rPr>
      <w:rFonts w:ascii="Segoe UI" w:hAnsi="Segoe UI"/>
      <w:color w:val="0563C1" w:themeColor="hyperlink"/>
      <w:u w:val="single"/>
    </w:rPr>
  </w:style>
  <w:style w:type="paragraph" w:customStyle="1" w:styleId="Bullet1">
    <w:name w:val="Bullet1"/>
    <w:basedOn w:val="ListBullet"/>
    <w:uiPriority w:val="99"/>
    <w:rsid w:val="00C24E60"/>
    <w:pPr>
      <w:numPr>
        <w:numId w:val="1"/>
      </w:numPr>
      <w:spacing w:before="240" w:after="240" w:line="240" w:lineRule="auto"/>
    </w:pPr>
    <w:rPr>
      <w:rFonts w:cs="Segoe UI"/>
      <w:szCs w:val="20"/>
    </w:rPr>
  </w:style>
  <w:style w:type="paragraph" w:styleId="Header">
    <w:name w:val="header"/>
    <w:basedOn w:val="Normal"/>
    <w:link w:val="HeaderChar"/>
    <w:uiPriority w:val="99"/>
    <w:unhideWhenUsed/>
    <w:rsid w:val="00544919"/>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544919"/>
    <w:rPr>
      <w:rFonts w:ascii="Segoe UI" w:eastAsiaTheme="minorEastAsia" w:hAnsi="Segoe UI"/>
      <w:sz w:val="16"/>
    </w:rPr>
  </w:style>
  <w:style w:type="paragraph" w:styleId="Footer">
    <w:name w:val="footer"/>
    <w:basedOn w:val="Normal"/>
    <w:link w:val="FooterChar"/>
    <w:uiPriority w:val="99"/>
    <w:unhideWhenUsed/>
    <w:rsid w:val="00C24E60"/>
    <w:pPr>
      <w:tabs>
        <w:tab w:val="center" w:pos="4680"/>
        <w:tab w:val="right" w:pos="9360"/>
      </w:tabs>
      <w:spacing w:before="0" w:after="0" w:line="240" w:lineRule="auto"/>
    </w:pPr>
    <w:rPr>
      <w:color w:val="808080" w:themeColor="background1" w:themeShade="80"/>
      <w:sz w:val="16"/>
    </w:rPr>
  </w:style>
  <w:style w:type="character" w:customStyle="1" w:styleId="FooterChar">
    <w:name w:val="Footer Char"/>
    <w:basedOn w:val="DefaultParagraphFont"/>
    <w:link w:val="Footer"/>
    <w:uiPriority w:val="99"/>
    <w:rsid w:val="00C24E60"/>
    <w:rPr>
      <w:rFonts w:ascii="Segoe UI" w:eastAsiaTheme="minorEastAsia" w:hAnsi="Segoe UI"/>
      <w:color w:val="808080" w:themeColor="background1" w:themeShade="80"/>
      <w:sz w:val="16"/>
    </w:rPr>
  </w:style>
  <w:style w:type="paragraph" w:styleId="TOC3">
    <w:name w:val="toc 3"/>
    <w:basedOn w:val="TOCHeading"/>
    <w:next w:val="Normal"/>
    <w:autoRedefine/>
    <w:uiPriority w:val="39"/>
    <w:unhideWhenUsed/>
    <w:rsid w:val="00A77E60"/>
    <w:pPr>
      <w:keepNext w:val="0"/>
      <w:keepLines w:val="0"/>
      <w:pageBreakBefore w:val="0"/>
      <w:tabs>
        <w:tab w:val="right" w:leader="dot" w:pos="9346"/>
      </w:tabs>
      <w:spacing w:before="0" w:after="100"/>
      <w:ind w:left="864"/>
    </w:pPr>
    <w:rPr>
      <w:rFonts w:ascii="Segoe" w:eastAsiaTheme="minorHAnsi" w:hAnsi="Segoe" w:cstheme="minorBidi"/>
      <w:color w:val="auto"/>
      <w:spacing w:val="10"/>
      <w:sz w:val="20"/>
      <w:szCs w:val="48"/>
    </w:rPr>
  </w:style>
  <w:style w:type="character" w:customStyle="1" w:styleId="StyleLatinSegoeUI10pt">
    <w:name w:val="Style (Latin) Segoe UI 10 pt"/>
    <w:basedOn w:val="DefaultParagraphFont"/>
    <w:semiHidden/>
    <w:rsid w:val="00C24E60"/>
    <w:rPr>
      <w:rFonts w:ascii="Segoe UI" w:hAnsi="Segoe UI"/>
      <w:sz w:val="20"/>
    </w:rPr>
  </w:style>
  <w:style w:type="table" w:styleId="TableGrid">
    <w:name w:val="Table Grid"/>
    <w:aliases w:val="Tabla Microsoft Servicios"/>
    <w:basedOn w:val="TableNormal"/>
    <w:uiPriority w:val="59"/>
    <w:rsid w:val="00C07C3E"/>
    <w:pPr>
      <w:spacing w:after="0" w:line="240" w:lineRule="auto"/>
    </w:pPr>
    <w:rPr>
      <w:rFonts w:ascii="Segoe UI" w:eastAsiaTheme="minorEastAsia" w:hAnsi="Segoe UI"/>
      <w:sz w:val="16"/>
    </w:rPr>
    <w:tblPr>
      <w:tblStyleRowBandSize w:val="1"/>
      <w:tblStyleColBandSize w:val="1"/>
      <w:tblBorders>
        <w:top w:val="single" w:sz="4" w:space="0" w:color="008AC8"/>
        <w:bottom w:val="single" w:sz="4" w:space="0" w:color="008AC8"/>
        <w:insideH w:val="single" w:sz="4" w:space="0" w:color="008AC8"/>
      </w:tblBorders>
    </w:tblPr>
    <w:tblStylePr w:type="firstRow">
      <w:rPr>
        <w:rFonts w:ascii="@GulimChe" w:hAnsi="@GulimChe"/>
        <w:color w:val="FFFFFF" w:themeColor="background1"/>
        <w:sz w:val="16"/>
      </w:rPr>
      <w:tblPr/>
      <w:trPr>
        <w:tblHeader/>
      </w:trPr>
      <w:tcPr>
        <w:shd w:val="clear" w:color="auto" w:fill="008AC8"/>
      </w:tcPr>
    </w:tblStylePr>
  </w:style>
  <w:style w:type="paragraph" w:customStyle="1" w:styleId="CoverTitle">
    <w:name w:val="Cover Title"/>
    <w:basedOn w:val="Normal"/>
    <w:next w:val="CoverSubject"/>
    <w:uiPriority w:val="99"/>
    <w:rsid w:val="00C24E60"/>
    <w:pPr>
      <w:spacing w:line="240" w:lineRule="auto"/>
    </w:pPr>
    <w:rPr>
      <w:color w:val="FFFFFF" w:themeColor="background1"/>
      <w:sz w:val="44"/>
    </w:rPr>
  </w:style>
  <w:style w:type="paragraph" w:customStyle="1" w:styleId="CoverSubject">
    <w:name w:val="Cover Subject"/>
    <w:basedOn w:val="Normal"/>
    <w:uiPriority w:val="99"/>
    <w:rsid w:val="00C24E60"/>
    <w:pPr>
      <w:spacing w:after="600"/>
      <w:ind w:left="-720"/>
    </w:pPr>
    <w:rPr>
      <w:color w:val="008AC8"/>
      <w:sz w:val="36"/>
    </w:rPr>
  </w:style>
  <w:style w:type="paragraph" w:customStyle="1" w:styleId="CoverHeading2">
    <w:name w:val="Cover Heading 2"/>
    <w:basedOn w:val="Normal"/>
    <w:uiPriority w:val="99"/>
    <w:rsid w:val="00C24E60"/>
    <w:pPr>
      <w:spacing w:before="360"/>
      <w:ind w:left="-357"/>
    </w:pPr>
    <w:rPr>
      <w:bCs/>
      <w:color w:val="008AC8"/>
      <w:sz w:val="28"/>
      <w:szCs w:val="28"/>
    </w:rPr>
  </w:style>
  <w:style w:type="character" w:styleId="Emphasis">
    <w:name w:val="Emphasis"/>
    <w:basedOn w:val="IntenseEmphasis"/>
    <w:uiPriority w:val="99"/>
    <w:qFormat/>
    <w:rsid w:val="00C24E60"/>
    <w:rPr>
      <w:rFonts w:ascii="Segoe UI" w:hAnsi="Segoe UI"/>
      <w:b w:val="0"/>
      <w:bCs/>
      <w:i/>
      <w:iCs/>
      <w:color w:val="auto"/>
      <w:sz w:val="22"/>
    </w:rPr>
  </w:style>
  <w:style w:type="paragraph" w:customStyle="1" w:styleId="VisibleGuidance">
    <w:name w:val="Visible Guidance"/>
    <w:basedOn w:val="Normal"/>
    <w:next w:val="Normal"/>
    <w:link w:val="VisibleGuidanceChar"/>
    <w:qFormat/>
    <w:rsid w:val="00C24E60"/>
    <w:pPr>
      <w:shd w:val="clear" w:color="auto" w:fill="F2F2F2"/>
    </w:pPr>
    <w:rPr>
      <w:color w:val="FF0066"/>
    </w:rPr>
  </w:style>
  <w:style w:type="character" w:styleId="Strong">
    <w:name w:val="Strong"/>
    <w:basedOn w:val="DefaultParagraphFont"/>
    <w:uiPriority w:val="22"/>
    <w:qFormat/>
    <w:rsid w:val="00C24E60"/>
    <w:rPr>
      <w:b/>
      <w:bCs/>
    </w:rPr>
  </w:style>
  <w:style w:type="paragraph" w:styleId="ListParagraph">
    <w:name w:val="List Paragraph"/>
    <w:aliases w:val="Bullet Number,List Paragraph1,lp1,lp11,List Paragraph11,Bullet 1,Use Case List Paragraph,Bullet List,FooterText,numbered,Paragraphe de liste1,Bulletr List Paragraph,列出段落,列出段落1,List Paragraph2,List Paragraph21,Listeafsnit1,Párrafo de lista"/>
    <w:basedOn w:val="Normal"/>
    <w:link w:val="ListParagraphChar"/>
    <w:uiPriority w:val="99"/>
    <w:qFormat/>
    <w:rsid w:val="00845831"/>
    <w:pPr>
      <w:numPr>
        <w:numId w:val="7"/>
      </w:numPr>
      <w:contextualSpacing/>
    </w:pPr>
  </w:style>
  <w:style w:type="paragraph" w:styleId="TOCHeading">
    <w:name w:val="TOC Heading"/>
    <w:basedOn w:val="Heading1"/>
    <w:next w:val="Normal"/>
    <w:uiPriority w:val="99"/>
    <w:rsid w:val="004A1130"/>
    <w:pPr>
      <w:spacing w:before="360" w:line="276" w:lineRule="auto"/>
      <w:outlineLvl w:val="9"/>
    </w:pPr>
    <w:rPr>
      <w:rFonts w:cstheme="majorBidi"/>
      <w:bCs w:val="0"/>
      <w:sz w:val="32"/>
      <w:szCs w:val="32"/>
    </w:rPr>
  </w:style>
  <w:style w:type="character" w:styleId="IntenseEmphasis">
    <w:name w:val="Intense Emphasis"/>
    <w:basedOn w:val="DefaultParagraphFont"/>
    <w:uiPriority w:val="99"/>
    <w:rsid w:val="00C24E60"/>
    <w:rPr>
      <w:i/>
      <w:iCs/>
      <w:color w:val="5B9BD5" w:themeColor="accent1"/>
    </w:rPr>
  </w:style>
  <w:style w:type="paragraph" w:styleId="Caption">
    <w:name w:val="caption"/>
    <w:aliases w:val="PMO Caption"/>
    <w:basedOn w:val="Normal"/>
    <w:next w:val="Normal"/>
    <w:link w:val="CaptionChar"/>
    <w:uiPriority w:val="99"/>
    <w:unhideWhenUsed/>
    <w:qFormat/>
    <w:rsid w:val="00A77E60"/>
    <w:pPr>
      <w:spacing w:before="0" w:after="0" w:line="240" w:lineRule="auto"/>
    </w:pPr>
    <w:rPr>
      <w:iCs/>
      <w:color w:val="008AC8"/>
      <w:sz w:val="18"/>
      <w:szCs w:val="18"/>
    </w:rPr>
  </w:style>
  <w:style w:type="character" w:customStyle="1" w:styleId="Heading5Char">
    <w:name w:val="Heading 5 Char"/>
    <w:basedOn w:val="DefaultParagraphFont"/>
    <w:link w:val="Heading5"/>
    <w:uiPriority w:val="99"/>
    <w:rsid w:val="00D104BD"/>
    <w:rPr>
      <w:rFonts w:ascii="Segoe UI" w:hAnsi="Segoe UI" w:cstheme="majorBidi"/>
      <w:bCs/>
      <w:iCs/>
      <w:color w:val="008AC8"/>
      <w:sz w:val="24"/>
      <w:szCs w:val="24"/>
    </w:rPr>
  </w:style>
  <w:style w:type="paragraph" w:customStyle="1" w:styleId="Heading1Numbered">
    <w:name w:val="Heading 1 (Numbered)"/>
    <w:basedOn w:val="Normal"/>
    <w:next w:val="Normal"/>
    <w:uiPriority w:val="14"/>
    <w:qFormat/>
    <w:rsid w:val="00A2135E"/>
    <w:pPr>
      <w:keepNext/>
      <w:keepLines/>
      <w:pageBreakBefore/>
      <w:numPr>
        <w:numId w:val="10"/>
      </w:numPr>
      <w:tabs>
        <w:tab w:val="left" w:pos="1440"/>
      </w:tabs>
      <w:spacing w:before="360" w:after="360" w:line="600" w:lineRule="exact"/>
      <w:outlineLvl w:val="0"/>
    </w:pPr>
    <w:rPr>
      <w:rFonts w:eastAsiaTheme="minorHAnsi"/>
      <w:color w:val="008AC8"/>
      <w:spacing w:val="10"/>
      <w:sz w:val="36"/>
      <w:szCs w:val="48"/>
    </w:rPr>
  </w:style>
  <w:style w:type="character" w:customStyle="1" w:styleId="ListParagraphChar">
    <w:name w:val="List Paragraph Char"/>
    <w:aliases w:val="Bullet Number Char,List Paragraph1 Char,lp1 Char,lp11 Char,List Paragraph11 Char,Bullet 1 Char,Use Case List Paragraph Char,Bullet List Char,FooterText Char,numbered Char,Paragraphe de liste1 Char,Bulletr List Paragraph Char"/>
    <w:basedOn w:val="DefaultParagraphFont"/>
    <w:link w:val="ListParagraph"/>
    <w:uiPriority w:val="99"/>
    <w:locked/>
    <w:rsid w:val="002E33F2"/>
    <w:rPr>
      <w:rFonts w:ascii="Segoe UI" w:eastAsiaTheme="minorEastAsia" w:hAnsi="Segoe UI"/>
    </w:rPr>
  </w:style>
  <w:style w:type="paragraph" w:styleId="ListBullet">
    <w:name w:val="List Bullet"/>
    <w:basedOn w:val="Normal"/>
    <w:uiPriority w:val="4"/>
    <w:qFormat/>
    <w:rsid w:val="00845831"/>
    <w:pPr>
      <w:numPr>
        <w:numId w:val="4"/>
      </w:numPr>
      <w:spacing w:after="200"/>
      <w:contextualSpacing/>
    </w:pPr>
  </w:style>
  <w:style w:type="paragraph" w:customStyle="1" w:styleId="Heading2Numbered">
    <w:name w:val="Heading 2 (Numbered)"/>
    <w:basedOn w:val="Heading1Numbered"/>
    <w:next w:val="Normal"/>
    <w:uiPriority w:val="14"/>
    <w:qFormat/>
    <w:rsid w:val="001D7240"/>
    <w:pPr>
      <w:pageBreakBefore w:val="0"/>
      <w:numPr>
        <w:ilvl w:val="1"/>
      </w:numPr>
      <w:spacing w:after="240" w:line="240" w:lineRule="auto"/>
      <w:outlineLvl w:val="1"/>
    </w:pPr>
    <w:rPr>
      <w:sz w:val="32"/>
      <w:szCs w:val="36"/>
    </w:rPr>
  </w:style>
  <w:style w:type="paragraph" w:customStyle="1" w:styleId="Heading3Numbered">
    <w:name w:val="Heading 3 (Numbered)"/>
    <w:basedOn w:val="Heading2Numbered"/>
    <w:next w:val="Normal"/>
    <w:uiPriority w:val="14"/>
    <w:qFormat/>
    <w:rsid w:val="00A2135E"/>
    <w:pPr>
      <w:numPr>
        <w:ilvl w:val="2"/>
      </w:numPr>
      <w:spacing w:before="240"/>
      <w:outlineLvl w:val="2"/>
    </w:pPr>
    <w:rPr>
      <w:sz w:val="28"/>
      <w:szCs w:val="28"/>
    </w:rPr>
  </w:style>
  <w:style w:type="paragraph" w:customStyle="1" w:styleId="Heading4Numbered">
    <w:name w:val="Heading 4 (Numbered)"/>
    <w:basedOn w:val="Heading3Numbered"/>
    <w:next w:val="Normal"/>
    <w:qFormat/>
    <w:rsid w:val="00A2135E"/>
    <w:pPr>
      <w:numPr>
        <w:ilvl w:val="3"/>
      </w:numPr>
      <w:outlineLvl w:val="3"/>
    </w:pPr>
    <w:rPr>
      <w:sz w:val="24"/>
    </w:rPr>
  </w:style>
  <w:style w:type="paragraph" w:customStyle="1" w:styleId="Heading5Numbered">
    <w:name w:val="Heading 5 (Numbered)"/>
    <w:basedOn w:val="Heading4Numbered"/>
    <w:next w:val="Normal"/>
    <w:uiPriority w:val="14"/>
    <w:rsid w:val="00951469"/>
    <w:pPr>
      <w:framePr w:wrap="around" w:vAnchor="text" w:hAnchor="text" w:y="1"/>
      <w:numPr>
        <w:ilvl w:val="0"/>
        <w:numId w:val="11"/>
      </w:numPr>
      <w:tabs>
        <w:tab w:val="clear" w:pos="1440"/>
        <w:tab w:val="left" w:pos="2160"/>
      </w:tabs>
      <w:outlineLvl w:val="4"/>
    </w:pPr>
    <w:rPr>
      <w:szCs w:val="20"/>
    </w:rPr>
  </w:style>
  <w:style w:type="paragraph" w:customStyle="1" w:styleId="TableListBullet">
    <w:name w:val="Table List Bullet"/>
    <w:basedOn w:val="Normal"/>
    <w:uiPriority w:val="99"/>
    <w:qFormat/>
    <w:rsid w:val="001C4A70"/>
    <w:pPr>
      <w:numPr>
        <w:numId w:val="2"/>
      </w:numPr>
      <w:spacing w:before="60" w:line="240" w:lineRule="auto"/>
      <w:contextualSpacing/>
    </w:pPr>
    <w:rPr>
      <w:sz w:val="16"/>
      <w:szCs w:val="16"/>
    </w:rPr>
  </w:style>
  <w:style w:type="paragraph" w:customStyle="1" w:styleId="CodeBlock">
    <w:name w:val="Code Block"/>
    <w:basedOn w:val="Normal"/>
    <w:qFormat/>
    <w:rsid w:val="001C4A70"/>
    <w:pPr>
      <w:keepNext/>
      <w:pBdr>
        <w:top w:val="single" w:sz="4" w:space="1" w:color="auto"/>
        <w:left w:val="single" w:sz="4" w:space="4" w:color="auto"/>
        <w:bottom w:val="single" w:sz="4" w:space="1" w:color="auto"/>
        <w:right w:val="single" w:sz="4" w:space="4" w:color="auto"/>
      </w:pBdr>
      <w:spacing w:before="20" w:after="20"/>
    </w:pPr>
    <w:rPr>
      <w:rFonts w:ascii="Courier New" w:eastAsia="Courier New" w:hAnsi="Courier New" w:cs="Courier New"/>
      <w:sz w:val="16"/>
      <w:szCs w:val="16"/>
    </w:rPr>
  </w:style>
  <w:style w:type="paragraph" w:customStyle="1" w:styleId="CheckList0">
    <w:name w:val="Check List"/>
    <w:basedOn w:val="Normal"/>
    <w:uiPriority w:val="99"/>
    <w:rsid w:val="00E82B9A"/>
    <w:pPr>
      <w:numPr>
        <w:numId w:val="8"/>
      </w:numPr>
      <w:spacing w:before="0" w:after="200"/>
      <w:contextualSpacing/>
    </w:pPr>
    <w:rPr>
      <w:rFonts w:eastAsia="Arial" w:cs="Arial"/>
      <w:lang w:eastAsia="ja-JP"/>
    </w:rPr>
  </w:style>
  <w:style w:type="paragraph" w:customStyle="1" w:styleId="Note">
    <w:name w:val="Note"/>
    <w:basedOn w:val="Normal"/>
    <w:link w:val="NoteChar"/>
    <w:uiPriority w:val="19"/>
    <w:qFormat/>
    <w:rsid w:val="001C4A70"/>
    <w:pPr>
      <w:pBdr>
        <w:left w:val="single" w:sz="18" w:space="6" w:color="008AC8"/>
      </w:pBdr>
      <w:spacing w:before="0" w:after="200"/>
      <w:ind w:left="720"/>
    </w:pPr>
    <w:rPr>
      <w:szCs w:val="18"/>
    </w:rPr>
  </w:style>
  <w:style w:type="paragraph" w:customStyle="1" w:styleId="NoteTitle">
    <w:name w:val="Note Title"/>
    <w:basedOn w:val="Note"/>
    <w:next w:val="Note"/>
    <w:uiPriority w:val="19"/>
    <w:qFormat/>
    <w:rsid w:val="001C4A70"/>
    <w:pPr>
      <w:keepNext/>
      <w:spacing w:before="240" w:after="240" w:line="240" w:lineRule="auto"/>
    </w:pPr>
    <w:rPr>
      <w:bCs/>
      <w:color w:val="008AC8"/>
      <w:sz w:val="24"/>
    </w:rPr>
  </w:style>
  <w:style w:type="numbering" w:customStyle="1" w:styleId="Checklist">
    <w:name w:val="Checklist"/>
    <w:basedOn w:val="NoList"/>
    <w:rsid w:val="00475B6F"/>
    <w:pPr>
      <w:numPr>
        <w:numId w:val="3"/>
      </w:numPr>
    </w:pPr>
  </w:style>
  <w:style w:type="paragraph" w:customStyle="1" w:styleId="TableText">
    <w:name w:val="Table Text"/>
    <w:basedOn w:val="Normal"/>
    <w:uiPriority w:val="99"/>
    <w:qFormat/>
    <w:rsid w:val="00B02BAD"/>
    <w:pPr>
      <w:spacing w:line="240" w:lineRule="auto"/>
    </w:pPr>
    <w:rPr>
      <w:sz w:val="18"/>
    </w:rPr>
  </w:style>
  <w:style w:type="paragraph" w:customStyle="1" w:styleId="CommandLine">
    <w:name w:val="Command Line"/>
    <w:basedOn w:val="Normal"/>
    <w:uiPriority w:val="99"/>
    <w:rsid w:val="001C4A70"/>
    <w:pPr>
      <w:shd w:val="clear" w:color="auto" w:fill="F2F2F2" w:themeFill="background1" w:themeFillShade="F2"/>
      <w:tabs>
        <w:tab w:val="left" w:pos="2790"/>
        <w:tab w:val="left" w:pos="3780"/>
        <w:tab w:val="left" w:pos="4860"/>
        <w:tab w:val="left" w:pos="6390"/>
      </w:tabs>
      <w:spacing w:before="80" w:after="200" w:line="240" w:lineRule="auto"/>
      <w:ind w:left="993" w:right="144"/>
      <w:contextualSpacing/>
    </w:pPr>
    <w:rPr>
      <w:rFonts w:ascii="Consolas" w:eastAsiaTheme="minorHAnsi" w:hAnsi="Consolas" w:cs="Consolas"/>
      <w:sz w:val="20"/>
      <w:szCs w:val="23"/>
    </w:rPr>
  </w:style>
  <w:style w:type="numbering" w:customStyle="1" w:styleId="Style1">
    <w:name w:val="Style1"/>
    <w:uiPriority w:val="99"/>
    <w:rsid w:val="001C4A70"/>
    <w:pPr>
      <w:numPr>
        <w:numId w:val="5"/>
      </w:numPr>
    </w:pPr>
  </w:style>
  <w:style w:type="numbering" w:customStyle="1" w:styleId="NumberedList">
    <w:name w:val="Numbered List"/>
    <w:rsid w:val="00FE17E1"/>
    <w:pPr>
      <w:numPr>
        <w:numId w:val="6"/>
      </w:numPr>
    </w:pPr>
  </w:style>
  <w:style w:type="paragraph" w:styleId="TOC2">
    <w:name w:val="toc 2"/>
    <w:basedOn w:val="Normal"/>
    <w:next w:val="Normal"/>
    <w:autoRedefine/>
    <w:uiPriority w:val="39"/>
    <w:unhideWhenUsed/>
    <w:rsid w:val="00A77E60"/>
    <w:pPr>
      <w:tabs>
        <w:tab w:val="left" w:pos="288"/>
        <w:tab w:val="left" w:pos="880"/>
        <w:tab w:val="right" w:leader="dot" w:pos="9346"/>
      </w:tabs>
      <w:spacing w:after="100"/>
      <w:ind w:left="432"/>
    </w:pPr>
  </w:style>
  <w:style w:type="table" w:styleId="PlainTable3">
    <w:name w:val="Plain Table 3"/>
    <w:basedOn w:val="TableNormal"/>
    <w:uiPriority w:val="43"/>
    <w:rsid w:val="001D1EC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1D1E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1D1EC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NumHeading3">
    <w:name w:val="Num Heading 3"/>
    <w:basedOn w:val="Heading3"/>
    <w:next w:val="Normal"/>
    <w:rsid w:val="00012C9B"/>
    <w:pPr>
      <w:keepNext w:val="0"/>
      <w:keepLines w:val="0"/>
      <w:widowControl w:val="0"/>
      <w:numPr>
        <w:ilvl w:val="5"/>
        <w:numId w:val="10"/>
      </w:numPr>
      <w:spacing w:before="120" w:after="60"/>
      <w:outlineLvl w:val="9"/>
    </w:pPr>
    <w:rPr>
      <w:rFonts w:eastAsia="Segoe Semibold" w:cs="Segoe Semibold"/>
      <w:color w:val="333333"/>
      <w:sz w:val="16"/>
      <w:szCs w:val="26"/>
      <w:lang w:eastAsia="en-AU"/>
    </w:rPr>
  </w:style>
  <w:style w:type="paragraph" w:customStyle="1" w:styleId="NumHeading4">
    <w:name w:val="Num Heading 4"/>
    <w:basedOn w:val="Heading4"/>
    <w:next w:val="Normal"/>
    <w:rsid w:val="00012C9B"/>
    <w:pPr>
      <w:keepNext w:val="0"/>
      <w:keepLines w:val="0"/>
      <w:widowControl w:val="0"/>
      <w:numPr>
        <w:ilvl w:val="6"/>
        <w:numId w:val="10"/>
      </w:numPr>
      <w:spacing w:before="120" w:after="60"/>
      <w:outlineLvl w:val="9"/>
    </w:pPr>
    <w:rPr>
      <w:rFonts w:eastAsia="Segoe Semibold" w:cs="Segoe Semibold"/>
      <w:i/>
      <w:color w:val="333333"/>
      <w:sz w:val="16"/>
      <w:lang w:eastAsia="en-AU"/>
    </w:rPr>
  </w:style>
  <w:style w:type="character" w:customStyle="1" w:styleId="Heading3Char">
    <w:name w:val="Heading 3 Char"/>
    <w:basedOn w:val="DefaultParagraphFont"/>
    <w:link w:val="Heading3"/>
    <w:uiPriority w:val="99"/>
    <w:rsid w:val="00D104BD"/>
    <w:rPr>
      <w:rFonts w:ascii="Segoe UI" w:eastAsiaTheme="majorEastAsia" w:hAnsi="Segoe UI" w:cstheme="majorBidi"/>
      <w:bCs/>
      <w:color w:val="008AC8"/>
      <w:sz w:val="28"/>
      <w:szCs w:val="24"/>
    </w:rPr>
  </w:style>
  <w:style w:type="character" w:customStyle="1" w:styleId="Heading4Char">
    <w:name w:val="Heading 4 Char"/>
    <w:basedOn w:val="DefaultParagraphFont"/>
    <w:link w:val="Heading4"/>
    <w:uiPriority w:val="99"/>
    <w:rsid w:val="00D104BD"/>
    <w:rPr>
      <w:rFonts w:ascii="Segoe UI" w:eastAsiaTheme="majorEastAsia" w:hAnsi="Segoe UI" w:cstheme="majorBidi"/>
      <w:bCs/>
      <w:iCs/>
      <w:color w:val="008AC8"/>
      <w:sz w:val="24"/>
      <w:szCs w:val="24"/>
    </w:rPr>
  </w:style>
  <w:style w:type="paragraph" w:customStyle="1" w:styleId="NumHeading1">
    <w:name w:val="Num Heading 1"/>
    <w:basedOn w:val="Heading1"/>
    <w:next w:val="Normal"/>
    <w:semiHidden/>
    <w:rsid w:val="00E04B96"/>
    <w:pPr>
      <w:keepLines w:val="0"/>
      <w:spacing w:before="120" w:after="120"/>
    </w:pPr>
    <w:rPr>
      <w:rFonts w:ascii="Segoe Black" w:eastAsia="Segoe Black" w:hAnsi="Segoe Black" w:cs="Segoe Black"/>
      <w:b/>
      <w:smallCaps/>
      <w:color w:val="333333"/>
      <w:kern w:val="32"/>
      <w:sz w:val="32"/>
      <w:szCs w:val="32"/>
      <w:lang w:eastAsia="en-AU"/>
    </w:rPr>
  </w:style>
  <w:style w:type="paragraph" w:customStyle="1" w:styleId="NumHeading2">
    <w:name w:val="Num Heading 2"/>
    <w:basedOn w:val="Heading2"/>
    <w:next w:val="Normal"/>
    <w:semiHidden/>
    <w:rsid w:val="00E41EC1"/>
    <w:pPr>
      <w:keepLines w:val="0"/>
      <w:spacing w:before="240" w:after="120"/>
    </w:pPr>
    <w:rPr>
      <w:rFonts w:ascii="Segoe" w:eastAsia="Segoe" w:hAnsi="Segoe" w:cs="Segoe"/>
      <w:b/>
      <w:bCs w:val="0"/>
      <w:color w:val="333333"/>
      <w:sz w:val="28"/>
      <w:szCs w:val="28"/>
      <w:lang w:eastAsia="en-AU"/>
    </w:rPr>
  </w:style>
  <w:style w:type="character" w:customStyle="1" w:styleId="Heading2Char">
    <w:name w:val="Heading 2 Char"/>
    <w:basedOn w:val="DefaultParagraphFont"/>
    <w:link w:val="Heading2"/>
    <w:uiPriority w:val="99"/>
    <w:rsid w:val="00D104BD"/>
    <w:rPr>
      <w:rFonts w:ascii="Segoe UI" w:eastAsiaTheme="majorEastAsia" w:hAnsi="Segoe UI" w:cstheme="majorBidi"/>
      <w:bCs/>
      <w:color w:val="008AC8"/>
      <w:sz w:val="32"/>
      <w:szCs w:val="26"/>
    </w:rPr>
  </w:style>
  <w:style w:type="character" w:customStyle="1" w:styleId="Heading6Char">
    <w:name w:val="Heading 6 Char"/>
    <w:basedOn w:val="DefaultParagraphFont"/>
    <w:link w:val="Heading6"/>
    <w:uiPriority w:val="9"/>
    <w:semiHidden/>
    <w:rsid w:val="0095146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5146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5146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1469"/>
    <w:rPr>
      <w:rFonts w:asciiTheme="majorHAnsi" w:eastAsiaTheme="majorEastAsia" w:hAnsiTheme="majorHAnsi" w:cstheme="majorBidi"/>
      <w:i/>
      <w:iCs/>
      <w:color w:val="272727" w:themeColor="text1" w:themeTint="D8"/>
      <w:sz w:val="21"/>
      <w:szCs w:val="21"/>
    </w:rPr>
  </w:style>
  <w:style w:type="paragraph" w:styleId="ListBullet2">
    <w:name w:val="List Bullet 2"/>
    <w:basedOn w:val="ListBullet"/>
    <w:uiPriority w:val="99"/>
    <w:qFormat/>
    <w:rsid w:val="00845831"/>
    <w:pPr>
      <w:numPr>
        <w:numId w:val="12"/>
      </w:numPr>
    </w:pPr>
  </w:style>
  <w:style w:type="paragraph" w:styleId="ListBullet3">
    <w:name w:val="List Bullet 3"/>
    <w:basedOn w:val="ListBullet2"/>
    <w:uiPriority w:val="99"/>
    <w:qFormat/>
    <w:rsid w:val="00845831"/>
    <w:pPr>
      <w:numPr>
        <w:numId w:val="13"/>
      </w:numPr>
    </w:pPr>
  </w:style>
  <w:style w:type="paragraph" w:styleId="ListBullet4">
    <w:name w:val="List Bullet 4"/>
    <w:basedOn w:val="ListBullet3"/>
    <w:uiPriority w:val="99"/>
    <w:qFormat/>
    <w:rsid w:val="00F03EA3"/>
    <w:pPr>
      <w:numPr>
        <w:numId w:val="14"/>
      </w:numPr>
    </w:pPr>
  </w:style>
  <w:style w:type="paragraph" w:styleId="ListBullet5">
    <w:name w:val="List Bullet 5"/>
    <w:basedOn w:val="ListBullet4"/>
    <w:uiPriority w:val="99"/>
    <w:rsid w:val="00F03EA3"/>
    <w:pPr>
      <w:numPr>
        <w:numId w:val="15"/>
      </w:numPr>
    </w:pPr>
  </w:style>
  <w:style w:type="paragraph" w:styleId="ListNumber2">
    <w:name w:val="List Number 2"/>
    <w:basedOn w:val="ListNumber"/>
    <w:uiPriority w:val="99"/>
    <w:qFormat/>
    <w:rsid w:val="002E33F2"/>
    <w:pPr>
      <w:numPr>
        <w:numId w:val="17"/>
      </w:numPr>
    </w:pPr>
  </w:style>
  <w:style w:type="paragraph" w:styleId="ListNumber">
    <w:name w:val="List Number"/>
    <w:basedOn w:val="ListBullet"/>
    <w:uiPriority w:val="99"/>
    <w:qFormat/>
    <w:rsid w:val="002E33F2"/>
    <w:pPr>
      <w:numPr>
        <w:numId w:val="16"/>
      </w:numPr>
    </w:pPr>
  </w:style>
  <w:style w:type="paragraph" w:styleId="ListNumber3">
    <w:name w:val="List Number 3"/>
    <w:basedOn w:val="ListNumber2"/>
    <w:uiPriority w:val="99"/>
    <w:qFormat/>
    <w:rsid w:val="002E33F2"/>
    <w:pPr>
      <w:numPr>
        <w:numId w:val="18"/>
      </w:numPr>
    </w:pPr>
  </w:style>
  <w:style w:type="paragraph" w:styleId="ListNumber4">
    <w:name w:val="List Number 4"/>
    <w:basedOn w:val="ListNumber3"/>
    <w:uiPriority w:val="99"/>
    <w:qFormat/>
    <w:rsid w:val="002E33F2"/>
    <w:pPr>
      <w:numPr>
        <w:numId w:val="19"/>
      </w:numPr>
    </w:pPr>
  </w:style>
  <w:style w:type="character" w:styleId="PlaceholderText">
    <w:name w:val="Placeholder Text"/>
    <w:basedOn w:val="DefaultParagraphFont"/>
    <w:uiPriority w:val="99"/>
    <w:semiHidden/>
    <w:rsid w:val="00EB3BBA"/>
    <w:rPr>
      <w:color w:val="808080"/>
    </w:rPr>
  </w:style>
  <w:style w:type="numbering" w:customStyle="1" w:styleId="Bullets">
    <w:name w:val="Bullets"/>
    <w:rsid w:val="00CB453C"/>
    <w:pPr>
      <w:numPr>
        <w:numId w:val="20"/>
      </w:numPr>
    </w:pPr>
  </w:style>
  <w:style w:type="paragraph" w:customStyle="1" w:styleId="HeaderUnderline">
    <w:name w:val="Header Underline"/>
    <w:basedOn w:val="Header"/>
    <w:uiPriority w:val="99"/>
    <w:semiHidden/>
    <w:rsid w:val="00CB453C"/>
    <w:pPr>
      <w:pBdr>
        <w:bottom w:val="single" w:sz="4" w:space="1" w:color="auto"/>
      </w:pBdr>
      <w:tabs>
        <w:tab w:val="clear" w:pos="4680"/>
        <w:tab w:val="clear" w:pos="9360"/>
      </w:tabs>
      <w:spacing w:line="276" w:lineRule="auto"/>
      <w:jc w:val="right"/>
    </w:pPr>
    <w:rPr>
      <w:rFonts w:ascii="Calibri" w:eastAsia="Calibri" w:hAnsi="Calibri" w:cs="Calibri"/>
      <w:szCs w:val="16"/>
      <w:lang w:val="en-AU" w:eastAsia="ja-JP"/>
    </w:rPr>
  </w:style>
  <w:style w:type="character" w:styleId="FollowedHyperlink">
    <w:name w:val="FollowedHyperlink"/>
    <w:basedOn w:val="DefaultParagraphFont"/>
    <w:uiPriority w:val="99"/>
    <w:semiHidden/>
    <w:unhideWhenUsed/>
    <w:rsid w:val="00243820"/>
    <w:rPr>
      <w:color w:val="954F72" w:themeColor="followedHyperlink"/>
      <w:u w:val="single"/>
    </w:rPr>
  </w:style>
  <w:style w:type="paragraph" w:customStyle="1" w:styleId="Heading4Num">
    <w:name w:val="Heading 4 Num"/>
    <w:basedOn w:val="Normal"/>
    <w:next w:val="Normal"/>
    <w:semiHidden/>
    <w:rsid w:val="00427F6B"/>
    <w:pPr>
      <w:keepNext/>
      <w:keepLines/>
      <w:spacing w:before="240" w:after="240" w:line="240" w:lineRule="auto"/>
      <w:ind w:left="1008" w:hanging="1008"/>
      <w:outlineLvl w:val="3"/>
    </w:pPr>
    <w:rPr>
      <w:rFonts w:eastAsiaTheme="minorHAnsi"/>
      <w:color w:val="008AC8"/>
      <w:sz w:val="24"/>
    </w:rPr>
  </w:style>
  <w:style w:type="paragraph" w:customStyle="1" w:styleId="Heading5Num">
    <w:name w:val="Heading 5 Num"/>
    <w:basedOn w:val="Normal"/>
    <w:next w:val="Normal"/>
    <w:semiHidden/>
    <w:rsid w:val="00427F6B"/>
    <w:pPr>
      <w:keepNext/>
      <w:keepLines/>
      <w:spacing w:before="240" w:line="240" w:lineRule="auto"/>
      <w:outlineLvl w:val="4"/>
    </w:pPr>
    <w:rPr>
      <w:rFonts w:eastAsiaTheme="minorHAnsi"/>
      <w:color w:val="008AC8"/>
      <w:sz w:val="24"/>
      <w:szCs w:val="20"/>
    </w:rPr>
  </w:style>
  <w:style w:type="table" w:customStyle="1" w:styleId="TablaMicrosoftServicios1">
    <w:name w:val="Tabla Microsoft Servicios1"/>
    <w:basedOn w:val="TableNormal"/>
    <w:next w:val="TableGrid"/>
    <w:rsid w:val="004E4E8C"/>
    <w:pPr>
      <w:spacing w:after="0" w:line="240" w:lineRule="auto"/>
    </w:pPr>
    <w:rPr>
      <w:rFonts w:ascii="Segoe UI" w:eastAsiaTheme="minorEastAsia" w:hAnsi="Segoe UI"/>
      <w:sz w:val="16"/>
    </w:rPr>
    <w:tblPr>
      <w:tblStyleRowBandSize w:val="1"/>
      <w:tblStyleColBandSize w:val="1"/>
      <w:tblBorders>
        <w:top w:val="single" w:sz="4" w:space="0" w:color="008AC8"/>
        <w:bottom w:val="single" w:sz="4" w:space="0" w:color="008AC8"/>
        <w:insideH w:val="single" w:sz="4" w:space="0" w:color="008AC8"/>
      </w:tblBorders>
    </w:tblPr>
    <w:tblStylePr w:type="firstRow">
      <w:rPr>
        <w:rFonts w:ascii="@GulimChe" w:hAnsi="@GulimChe"/>
        <w:color w:val="FFFFFF" w:themeColor="background1"/>
        <w:sz w:val="16"/>
      </w:rPr>
      <w:tblPr/>
      <w:trPr>
        <w:tblHeader/>
      </w:trPr>
      <w:tcPr>
        <w:shd w:val="clear" w:color="auto" w:fill="008AC8"/>
      </w:tcPr>
    </w:tblStylePr>
  </w:style>
  <w:style w:type="character" w:styleId="CommentReference">
    <w:name w:val="annotation reference"/>
    <w:basedOn w:val="DefaultParagraphFont"/>
    <w:uiPriority w:val="99"/>
    <w:unhideWhenUsed/>
    <w:rsid w:val="002779AA"/>
    <w:rPr>
      <w:sz w:val="16"/>
      <w:szCs w:val="16"/>
    </w:rPr>
  </w:style>
  <w:style w:type="paragraph" w:styleId="CommentText">
    <w:name w:val="annotation text"/>
    <w:basedOn w:val="Normal"/>
    <w:link w:val="CommentTextChar"/>
    <w:uiPriority w:val="99"/>
    <w:unhideWhenUsed/>
    <w:rsid w:val="002779AA"/>
    <w:pPr>
      <w:spacing w:line="240" w:lineRule="auto"/>
    </w:pPr>
    <w:rPr>
      <w:sz w:val="20"/>
      <w:szCs w:val="20"/>
    </w:rPr>
  </w:style>
  <w:style w:type="character" w:customStyle="1" w:styleId="CommentTextChar">
    <w:name w:val="Comment Text Char"/>
    <w:basedOn w:val="DefaultParagraphFont"/>
    <w:link w:val="CommentText"/>
    <w:uiPriority w:val="99"/>
    <w:rsid w:val="002779AA"/>
    <w:rPr>
      <w:rFonts w:ascii="Segoe UI" w:eastAsiaTheme="minorEastAsia" w:hAnsi="Segoe UI"/>
      <w:sz w:val="20"/>
      <w:szCs w:val="20"/>
    </w:rPr>
  </w:style>
  <w:style w:type="paragraph" w:styleId="CommentSubject">
    <w:name w:val="annotation subject"/>
    <w:basedOn w:val="CommentText"/>
    <w:next w:val="CommentText"/>
    <w:link w:val="CommentSubjectChar"/>
    <w:uiPriority w:val="99"/>
    <w:semiHidden/>
    <w:unhideWhenUsed/>
    <w:rsid w:val="002779AA"/>
    <w:rPr>
      <w:b/>
      <w:bCs/>
    </w:rPr>
  </w:style>
  <w:style w:type="character" w:customStyle="1" w:styleId="CommentSubjectChar">
    <w:name w:val="Comment Subject Char"/>
    <w:basedOn w:val="CommentTextChar"/>
    <w:link w:val="CommentSubject"/>
    <w:uiPriority w:val="99"/>
    <w:semiHidden/>
    <w:rsid w:val="002779AA"/>
    <w:rPr>
      <w:rFonts w:ascii="Segoe UI" w:eastAsiaTheme="minorEastAsia" w:hAnsi="Segoe UI"/>
      <w:b/>
      <w:bCs/>
      <w:sz w:val="20"/>
      <w:szCs w:val="20"/>
    </w:rPr>
  </w:style>
  <w:style w:type="paragraph" w:styleId="BalloonText">
    <w:name w:val="Balloon Text"/>
    <w:basedOn w:val="Normal"/>
    <w:link w:val="BalloonTextChar"/>
    <w:uiPriority w:val="99"/>
    <w:semiHidden/>
    <w:unhideWhenUsed/>
    <w:rsid w:val="002779AA"/>
    <w:pPr>
      <w:spacing w:before="0"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2779AA"/>
    <w:rPr>
      <w:rFonts w:ascii="Segoe UI" w:eastAsiaTheme="minorEastAsia" w:hAnsi="Segoe UI" w:cs="Segoe UI"/>
      <w:sz w:val="18"/>
      <w:szCs w:val="18"/>
    </w:rPr>
  </w:style>
  <w:style w:type="paragraph" w:customStyle="1" w:styleId="IPDevelopmentGuidance">
    <w:name w:val="IP Development Guidance"/>
    <w:basedOn w:val="VisibleGuidance"/>
    <w:link w:val="IPDevelopmentGuidanceChar"/>
    <w:qFormat/>
    <w:rsid w:val="00B02E5B"/>
    <w:rPr>
      <w:color w:val="00B050"/>
    </w:rPr>
  </w:style>
  <w:style w:type="character" w:customStyle="1" w:styleId="VisibleGuidanceChar">
    <w:name w:val="Visible Guidance Char"/>
    <w:basedOn w:val="DefaultParagraphFont"/>
    <w:link w:val="VisibleGuidance"/>
    <w:rsid w:val="00B02E5B"/>
    <w:rPr>
      <w:rFonts w:ascii="Segoe UI" w:eastAsiaTheme="minorEastAsia" w:hAnsi="Segoe UI"/>
      <w:color w:val="FF0066"/>
      <w:shd w:val="clear" w:color="auto" w:fill="F2F2F2"/>
    </w:rPr>
  </w:style>
  <w:style w:type="character" w:customStyle="1" w:styleId="IPDevelopmentGuidanceChar">
    <w:name w:val="IP Development Guidance Char"/>
    <w:basedOn w:val="VisibleGuidanceChar"/>
    <w:link w:val="IPDevelopmentGuidance"/>
    <w:rsid w:val="00B02E5B"/>
    <w:rPr>
      <w:rFonts w:ascii="Segoe UI" w:eastAsiaTheme="minorEastAsia" w:hAnsi="Segoe UI"/>
      <w:color w:val="00B050"/>
      <w:shd w:val="clear" w:color="auto" w:fill="F2F2F2"/>
    </w:rPr>
  </w:style>
  <w:style w:type="character" w:customStyle="1" w:styleId="CaptionChar">
    <w:name w:val="Caption Char"/>
    <w:aliases w:val="PMO Caption Char"/>
    <w:basedOn w:val="DefaultParagraphFont"/>
    <w:link w:val="Caption"/>
    <w:uiPriority w:val="99"/>
    <w:locked/>
    <w:rsid w:val="008E6927"/>
    <w:rPr>
      <w:rFonts w:ascii="Segoe UI" w:eastAsiaTheme="minorEastAsia" w:hAnsi="Segoe UI"/>
      <w:iCs/>
      <w:color w:val="008AC8"/>
      <w:sz w:val="18"/>
      <w:szCs w:val="18"/>
    </w:rPr>
  </w:style>
  <w:style w:type="paragraph" w:customStyle="1" w:styleId="ConsultantGuidance">
    <w:name w:val="Consultant Guidance"/>
    <w:basedOn w:val="Normal"/>
    <w:link w:val="ConsultantGuidanceChar"/>
    <w:rsid w:val="008E6927"/>
    <w:pPr>
      <w:shd w:val="clear" w:color="auto" w:fill="F2F2F2" w:themeFill="background1" w:themeFillShade="F2"/>
    </w:pPr>
    <w:rPr>
      <w:rFonts w:eastAsiaTheme="minorHAnsi"/>
      <w:color w:val="FF0000"/>
      <w:sz w:val="18"/>
      <w:lang w:val="en-AU" w:eastAsia="ja-JP"/>
    </w:rPr>
  </w:style>
  <w:style w:type="character" w:customStyle="1" w:styleId="ConsultantGuidanceChar">
    <w:name w:val="Consultant Guidance Char"/>
    <w:basedOn w:val="DefaultParagraphFont"/>
    <w:link w:val="ConsultantGuidance"/>
    <w:rsid w:val="008E6927"/>
    <w:rPr>
      <w:rFonts w:ascii="Segoe UI" w:hAnsi="Segoe UI"/>
      <w:color w:val="FF0000"/>
      <w:sz w:val="18"/>
      <w:shd w:val="clear" w:color="auto" w:fill="F2F2F2" w:themeFill="background1" w:themeFillShade="F2"/>
      <w:lang w:val="en-AU" w:eastAsia="ja-JP"/>
    </w:rPr>
  </w:style>
  <w:style w:type="table" w:styleId="GridTable5Dark-Accent1">
    <w:name w:val="Grid Table 5 Dark Accent 1"/>
    <w:basedOn w:val="TableNormal"/>
    <w:uiPriority w:val="50"/>
    <w:rsid w:val="008E692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NoteChar">
    <w:name w:val="Note Char"/>
    <w:link w:val="Note"/>
    <w:uiPriority w:val="19"/>
    <w:rsid w:val="008E6927"/>
    <w:rPr>
      <w:rFonts w:ascii="Segoe UI" w:eastAsiaTheme="minorEastAsia" w:hAnsi="Segoe UI"/>
      <w:szCs w:val="18"/>
    </w:rPr>
  </w:style>
  <w:style w:type="character" w:styleId="Mention">
    <w:name w:val="Mention"/>
    <w:basedOn w:val="DefaultParagraphFont"/>
    <w:uiPriority w:val="99"/>
    <w:unhideWhenUsed/>
    <w:rsid w:val="00253FF8"/>
    <w:rPr>
      <w:color w:val="2B579A"/>
      <w:shd w:val="clear" w:color="auto" w:fill="E6E6E6"/>
    </w:rPr>
  </w:style>
  <w:style w:type="paragraph" w:styleId="FootnoteText">
    <w:name w:val="footnote text"/>
    <w:basedOn w:val="Normal"/>
    <w:link w:val="FootnoteTextChar"/>
    <w:uiPriority w:val="99"/>
    <w:semiHidden/>
    <w:unhideWhenUsed/>
    <w:rsid w:val="008423F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8423FA"/>
    <w:rPr>
      <w:rFonts w:ascii="Segoe UI" w:eastAsiaTheme="minorEastAsia" w:hAnsi="Segoe UI"/>
      <w:sz w:val="20"/>
      <w:szCs w:val="20"/>
    </w:rPr>
  </w:style>
  <w:style w:type="character" w:styleId="FootnoteReference">
    <w:name w:val="footnote reference"/>
    <w:basedOn w:val="DefaultParagraphFont"/>
    <w:uiPriority w:val="99"/>
    <w:semiHidden/>
    <w:unhideWhenUsed/>
    <w:rsid w:val="008423FA"/>
    <w:rPr>
      <w:vertAlign w:val="superscript"/>
    </w:rPr>
  </w:style>
  <w:style w:type="character" w:styleId="UnresolvedMention">
    <w:name w:val="Unresolved Mention"/>
    <w:basedOn w:val="DefaultParagraphFont"/>
    <w:uiPriority w:val="99"/>
    <w:semiHidden/>
    <w:unhideWhenUsed/>
    <w:rsid w:val="00F73F80"/>
    <w:rPr>
      <w:color w:val="808080"/>
      <w:shd w:val="clear" w:color="auto" w:fill="E6E6E6"/>
    </w:rPr>
  </w:style>
  <w:style w:type="paragraph" w:styleId="EndnoteText">
    <w:name w:val="endnote text"/>
    <w:basedOn w:val="Normal"/>
    <w:link w:val="EndnoteTextChar"/>
    <w:uiPriority w:val="99"/>
    <w:semiHidden/>
    <w:unhideWhenUsed/>
    <w:rsid w:val="0017545E"/>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17545E"/>
    <w:rPr>
      <w:rFonts w:ascii="Segoe UI" w:eastAsiaTheme="minorEastAsia" w:hAnsi="Segoe UI"/>
      <w:sz w:val="20"/>
      <w:szCs w:val="20"/>
    </w:rPr>
  </w:style>
  <w:style w:type="character" w:styleId="EndnoteReference">
    <w:name w:val="endnote reference"/>
    <w:basedOn w:val="DefaultParagraphFont"/>
    <w:uiPriority w:val="99"/>
    <w:semiHidden/>
    <w:unhideWhenUsed/>
    <w:rsid w:val="0017545E"/>
    <w:rPr>
      <w:vertAlign w:val="superscript"/>
    </w:rPr>
  </w:style>
  <w:style w:type="paragraph" w:styleId="Revision">
    <w:name w:val="Revision"/>
    <w:hidden/>
    <w:uiPriority w:val="99"/>
    <w:semiHidden/>
    <w:rsid w:val="004C6544"/>
    <w:pPr>
      <w:spacing w:after="0" w:line="240" w:lineRule="auto"/>
    </w:pPr>
    <w:rPr>
      <w:rFonts w:ascii="Segoe UI" w:eastAsiaTheme="minorEastAsia" w:hAnsi="Segoe UI"/>
    </w:rPr>
  </w:style>
  <w:style w:type="paragraph" w:customStyle="1" w:styleId="AuthorGuidance">
    <w:name w:val="Author Guidance"/>
    <w:basedOn w:val="VisibleGuidance"/>
    <w:link w:val="AuthorGuidanceChar"/>
    <w:rsid w:val="00535C7F"/>
    <w:rPr>
      <w:color w:val="00B050"/>
    </w:rPr>
  </w:style>
  <w:style w:type="character" w:customStyle="1" w:styleId="AuthorGuidanceChar">
    <w:name w:val="Author Guidance Char"/>
    <w:basedOn w:val="VisibleGuidanceChar"/>
    <w:link w:val="AuthorGuidance"/>
    <w:rsid w:val="00535C7F"/>
    <w:rPr>
      <w:rFonts w:ascii="Segoe UI" w:eastAsiaTheme="minorEastAsia" w:hAnsi="Segoe UI"/>
      <w:color w:val="00B050"/>
      <w:shd w:val="clear" w:color="auto" w:fill="F2F2F2"/>
    </w:rPr>
  </w:style>
  <w:style w:type="table" w:styleId="GridTable4-Accent1">
    <w:name w:val="Grid Table 4 Accent 1"/>
    <w:basedOn w:val="TableNormal"/>
    <w:uiPriority w:val="49"/>
    <w:rsid w:val="002360D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1">
    <w:name w:val="List Table 4 Accent 1"/>
    <w:basedOn w:val="TableNormal"/>
    <w:uiPriority w:val="49"/>
    <w:rsid w:val="00FA518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ormalWeb">
    <w:name w:val="Normal (Web)"/>
    <w:basedOn w:val="Normal"/>
    <w:uiPriority w:val="99"/>
    <w:semiHidden/>
    <w:unhideWhenUsed/>
    <w:rsid w:val="00BC02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3E589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E5898"/>
  </w:style>
  <w:style w:type="character" w:customStyle="1" w:styleId="eop">
    <w:name w:val="eop"/>
    <w:basedOn w:val="DefaultParagraphFont"/>
    <w:rsid w:val="003E5898"/>
  </w:style>
  <w:style w:type="character" w:styleId="BookTitle">
    <w:name w:val="Book Title"/>
    <w:basedOn w:val="DefaultParagraphFont"/>
    <w:uiPriority w:val="99"/>
    <w:rsid w:val="00D4459B"/>
    <w:rPr>
      <w:b/>
      <w:bCs/>
      <w:i/>
      <w:iCs/>
      <w:spacing w:val="5"/>
    </w:rPr>
  </w:style>
  <w:style w:type="paragraph" w:styleId="IntenseQuote">
    <w:name w:val="Intense Quote"/>
    <w:basedOn w:val="Normal"/>
    <w:next w:val="Normal"/>
    <w:link w:val="IntenseQuoteChar"/>
    <w:uiPriority w:val="99"/>
    <w:rsid w:val="00D4459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99"/>
    <w:rsid w:val="00D4459B"/>
    <w:rPr>
      <w:rFonts w:ascii="Segoe UI" w:eastAsiaTheme="minorEastAsia" w:hAnsi="Segoe UI"/>
      <w:i/>
      <w:iCs/>
      <w:color w:val="5B9BD5" w:themeColor="accent1"/>
    </w:rPr>
  </w:style>
  <w:style w:type="character" w:styleId="IntenseReference">
    <w:name w:val="Intense Reference"/>
    <w:basedOn w:val="DefaultParagraphFont"/>
    <w:uiPriority w:val="99"/>
    <w:rsid w:val="00D4459B"/>
    <w:rPr>
      <w:b/>
      <w:bCs/>
      <w:smallCaps/>
      <w:color w:val="5B9BD5" w:themeColor="accent1"/>
      <w:spacing w:val="5"/>
    </w:rPr>
  </w:style>
  <w:style w:type="paragraph" w:styleId="NoSpacing">
    <w:name w:val="No Spacing"/>
    <w:uiPriority w:val="99"/>
    <w:rsid w:val="00D4459B"/>
    <w:pPr>
      <w:spacing w:after="0" w:line="240" w:lineRule="auto"/>
    </w:pPr>
    <w:rPr>
      <w:rFonts w:ascii="Segoe UI" w:eastAsiaTheme="minorEastAsia" w:hAnsi="Segoe UI"/>
    </w:rPr>
  </w:style>
  <w:style w:type="paragraph" w:styleId="Quote">
    <w:name w:val="Quote"/>
    <w:basedOn w:val="Normal"/>
    <w:next w:val="Normal"/>
    <w:link w:val="QuoteChar"/>
    <w:uiPriority w:val="99"/>
    <w:rsid w:val="00D445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99"/>
    <w:rsid w:val="00D4459B"/>
    <w:rPr>
      <w:rFonts w:ascii="Segoe UI" w:eastAsiaTheme="minorEastAsia" w:hAnsi="Segoe UI"/>
      <w:i/>
      <w:iCs/>
      <w:color w:val="404040" w:themeColor="text1" w:themeTint="BF"/>
    </w:rPr>
  </w:style>
  <w:style w:type="paragraph" w:styleId="Subtitle">
    <w:name w:val="Subtitle"/>
    <w:basedOn w:val="Normal"/>
    <w:next w:val="Normal"/>
    <w:link w:val="SubtitleChar"/>
    <w:uiPriority w:val="99"/>
    <w:rsid w:val="00D4459B"/>
    <w:pPr>
      <w:numPr>
        <w:ilvl w:val="1"/>
      </w:numPr>
      <w:spacing w:after="160"/>
    </w:pPr>
    <w:rPr>
      <w:rFonts w:asciiTheme="minorHAnsi" w:hAnsiTheme="minorHAnsi"/>
      <w:color w:val="5A5A5A" w:themeColor="text1" w:themeTint="A5"/>
      <w:spacing w:val="15"/>
    </w:rPr>
  </w:style>
  <w:style w:type="character" w:customStyle="1" w:styleId="SubtitleChar">
    <w:name w:val="Subtitle Char"/>
    <w:basedOn w:val="DefaultParagraphFont"/>
    <w:link w:val="Subtitle"/>
    <w:uiPriority w:val="99"/>
    <w:rsid w:val="00D4459B"/>
    <w:rPr>
      <w:rFonts w:eastAsiaTheme="minorEastAsia"/>
      <w:color w:val="5A5A5A" w:themeColor="text1" w:themeTint="A5"/>
      <w:spacing w:val="15"/>
    </w:rPr>
  </w:style>
  <w:style w:type="character" w:styleId="SubtleEmphasis">
    <w:name w:val="Subtle Emphasis"/>
    <w:basedOn w:val="DefaultParagraphFont"/>
    <w:uiPriority w:val="99"/>
    <w:rsid w:val="00D4459B"/>
    <w:rPr>
      <w:i/>
      <w:iCs/>
      <w:color w:val="404040" w:themeColor="text1" w:themeTint="BF"/>
    </w:rPr>
  </w:style>
  <w:style w:type="character" w:styleId="SubtleReference">
    <w:name w:val="Subtle Reference"/>
    <w:basedOn w:val="DefaultParagraphFont"/>
    <w:uiPriority w:val="99"/>
    <w:rsid w:val="00D4459B"/>
    <w:rPr>
      <w:smallCaps/>
      <w:color w:val="5A5A5A" w:themeColor="text1" w:themeTint="A5"/>
    </w:rPr>
  </w:style>
  <w:style w:type="paragraph" w:styleId="Title">
    <w:name w:val="Title"/>
    <w:basedOn w:val="Normal"/>
    <w:next w:val="Normal"/>
    <w:link w:val="TitleChar"/>
    <w:uiPriority w:val="99"/>
    <w:rsid w:val="00D4459B"/>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D4459B"/>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142</TotalTime>
  <Pages>56</Pages>
  <Words>12247</Words>
  <Characters>74955</Characters>
  <Application>Microsoft Office Word</Application>
  <DocSecurity>0</DocSecurity>
  <Lines>2025</Lines>
  <Paragraphs>1429</Paragraphs>
  <ScaleCrop>false</ScaleCrop>
  <Company/>
  <LinksUpToDate>false</LinksUpToDate>
  <CharactersWithSpaces>85773</CharactersWithSpaces>
  <SharedDoc>false</SharedDoc>
  <HLinks>
    <vt:vector size="408" baseType="variant">
      <vt:variant>
        <vt:i4>1769534</vt:i4>
      </vt:variant>
      <vt:variant>
        <vt:i4>392</vt:i4>
      </vt:variant>
      <vt:variant>
        <vt:i4>0</vt:i4>
      </vt:variant>
      <vt:variant>
        <vt:i4>5</vt:i4>
      </vt:variant>
      <vt:variant>
        <vt:lpwstr/>
      </vt:variant>
      <vt:variant>
        <vt:lpwstr>_Toc229463399</vt:lpwstr>
      </vt:variant>
      <vt:variant>
        <vt:i4>1769534</vt:i4>
      </vt:variant>
      <vt:variant>
        <vt:i4>386</vt:i4>
      </vt:variant>
      <vt:variant>
        <vt:i4>0</vt:i4>
      </vt:variant>
      <vt:variant>
        <vt:i4>5</vt:i4>
      </vt:variant>
      <vt:variant>
        <vt:lpwstr/>
      </vt:variant>
      <vt:variant>
        <vt:lpwstr>_Toc229463398</vt:lpwstr>
      </vt:variant>
      <vt:variant>
        <vt:i4>1769534</vt:i4>
      </vt:variant>
      <vt:variant>
        <vt:i4>380</vt:i4>
      </vt:variant>
      <vt:variant>
        <vt:i4>0</vt:i4>
      </vt:variant>
      <vt:variant>
        <vt:i4>5</vt:i4>
      </vt:variant>
      <vt:variant>
        <vt:lpwstr/>
      </vt:variant>
      <vt:variant>
        <vt:lpwstr>_Toc229463397</vt:lpwstr>
      </vt:variant>
      <vt:variant>
        <vt:i4>1769534</vt:i4>
      </vt:variant>
      <vt:variant>
        <vt:i4>374</vt:i4>
      </vt:variant>
      <vt:variant>
        <vt:i4>0</vt:i4>
      </vt:variant>
      <vt:variant>
        <vt:i4>5</vt:i4>
      </vt:variant>
      <vt:variant>
        <vt:lpwstr/>
      </vt:variant>
      <vt:variant>
        <vt:lpwstr>_Toc229463396</vt:lpwstr>
      </vt:variant>
      <vt:variant>
        <vt:i4>1769534</vt:i4>
      </vt:variant>
      <vt:variant>
        <vt:i4>368</vt:i4>
      </vt:variant>
      <vt:variant>
        <vt:i4>0</vt:i4>
      </vt:variant>
      <vt:variant>
        <vt:i4>5</vt:i4>
      </vt:variant>
      <vt:variant>
        <vt:lpwstr/>
      </vt:variant>
      <vt:variant>
        <vt:lpwstr>_Toc229463395</vt:lpwstr>
      </vt:variant>
      <vt:variant>
        <vt:i4>1769534</vt:i4>
      </vt:variant>
      <vt:variant>
        <vt:i4>362</vt:i4>
      </vt:variant>
      <vt:variant>
        <vt:i4>0</vt:i4>
      </vt:variant>
      <vt:variant>
        <vt:i4>5</vt:i4>
      </vt:variant>
      <vt:variant>
        <vt:lpwstr/>
      </vt:variant>
      <vt:variant>
        <vt:lpwstr>_Toc229463394</vt:lpwstr>
      </vt:variant>
      <vt:variant>
        <vt:i4>1769534</vt:i4>
      </vt:variant>
      <vt:variant>
        <vt:i4>356</vt:i4>
      </vt:variant>
      <vt:variant>
        <vt:i4>0</vt:i4>
      </vt:variant>
      <vt:variant>
        <vt:i4>5</vt:i4>
      </vt:variant>
      <vt:variant>
        <vt:lpwstr/>
      </vt:variant>
      <vt:variant>
        <vt:lpwstr>_Toc229463393</vt:lpwstr>
      </vt:variant>
      <vt:variant>
        <vt:i4>1769534</vt:i4>
      </vt:variant>
      <vt:variant>
        <vt:i4>350</vt:i4>
      </vt:variant>
      <vt:variant>
        <vt:i4>0</vt:i4>
      </vt:variant>
      <vt:variant>
        <vt:i4>5</vt:i4>
      </vt:variant>
      <vt:variant>
        <vt:lpwstr/>
      </vt:variant>
      <vt:variant>
        <vt:lpwstr>_Toc229463392</vt:lpwstr>
      </vt:variant>
      <vt:variant>
        <vt:i4>1769534</vt:i4>
      </vt:variant>
      <vt:variant>
        <vt:i4>344</vt:i4>
      </vt:variant>
      <vt:variant>
        <vt:i4>0</vt:i4>
      </vt:variant>
      <vt:variant>
        <vt:i4>5</vt:i4>
      </vt:variant>
      <vt:variant>
        <vt:lpwstr/>
      </vt:variant>
      <vt:variant>
        <vt:lpwstr>_Toc229463391</vt:lpwstr>
      </vt:variant>
      <vt:variant>
        <vt:i4>1769534</vt:i4>
      </vt:variant>
      <vt:variant>
        <vt:i4>338</vt:i4>
      </vt:variant>
      <vt:variant>
        <vt:i4>0</vt:i4>
      </vt:variant>
      <vt:variant>
        <vt:i4>5</vt:i4>
      </vt:variant>
      <vt:variant>
        <vt:lpwstr/>
      </vt:variant>
      <vt:variant>
        <vt:lpwstr>_Toc229463390</vt:lpwstr>
      </vt:variant>
      <vt:variant>
        <vt:i4>1703998</vt:i4>
      </vt:variant>
      <vt:variant>
        <vt:i4>332</vt:i4>
      </vt:variant>
      <vt:variant>
        <vt:i4>0</vt:i4>
      </vt:variant>
      <vt:variant>
        <vt:i4>5</vt:i4>
      </vt:variant>
      <vt:variant>
        <vt:lpwstr/>
      </vt:variant>
      <vt:variant>
        <vt:lpwstr>_Toc229463389</vt:lpwstr>
      </vt:variant>
      <vt:variant>
        <vt:i4>1703998</vt:i4>
      </vt:variant>
      <vt:variant>
        <vt:i4>326</vt:i4>
      </vt:variant>
      <vt:variant>
        <vt:i4>0</vt:i4>
      </vt:variant>
      <vt:variant>
        <vt:i4>5</vt:i4>
      </vt:variant>
      <vt:variant>
        <vt:lpwstr/>
      </vt:variant>
      <vt:variant>
        <vt:lpwstr>_Toc229463388</vt:lpwstr>
      </vt:variant>
      <vt:variant>
        <vt:i4>1703998</vt:i4>
      </vt:variant>
      <vt:variant>
        <vt:i4>320</vt:i4>
      </vt:variant>
      <vt:variant>
        <vt:i4>0</vt:i4>
      </vt:variant>
      <vt:variant>
        <vt:i4>5</vt:i4>
      </vt:variant>
      <vt:variant>
        <vt:lpwstr/>
      </vt:variant>
      <vt:variant>
        <vt:lpwstr>_Toc229463387</vt:lpwstr>
      </vt:variant>
      <vt:variant>
        <vt:i4>1703998</vt:i4>
      </vt:variant>
      <vt:variant>
        <vt:i4>314</vt:i4>
      </vt:variant>
      <vt:variant>
        <vt:i4>0</vt:i4>
      </vt:variant>
      <vt:variant>
        <vt:i4>5</vt:i4>
      </vt:variant>
      <vt:variant>
        <vt:lpwstr/>
      </vt:variant>
      <vt:variant>
        <vt:lpwstr>_Toc229463386</vt:lpwstr>
      </vt:variant>
      <vt:variant>
        <vt:i4>1703998</vt:i4>
      </vt:variant>
      <vt:variant>
        <vt:i4>308</vt:i4>
      </vt:variant>
      <vt:variant>
        <vt:i4>0</vt:i4>
      </vt:variant>
      <vt:variant>
        <vt:i4>5</vt:i4>
      </vt:variant>
      <vt:variant>
        <vt:lpwstr/>
      </vt:variant>
      <vt:variant>
        <vt:lpwstr>_Toc229463385</vt:lpwstr>
      </vt:variant>
      <vt:variant>
        <vt:i4>1703998</vt:i4>
      </vt:variant>
      <vt:variant>
        <vt:i4>302</vt:i4>
      </vt:variant>
      <vt:variant>
        <vt:i4>0</vt:i4>
      </vt:variant>
      <vt:variant>
        <vt:i4>5</vt:i4>
      </vt:variant>
      <vt:variant>
        <vt:lpwstr/>
      </vt:variant>
      <vt:variant>
        <vt:lpwstr>_Toc229463384</vt:lpwstr>
      </vt:variant>
      <vt:variant>
        <vt:i4>1703998</vt:i4>
      </vt:variant>
      <vt:variant>
        <vt:i4>296</vt:i4>
      </vt:variant>
      <vt:variant>
        <vt:i4>0</vt:i4>
      </vt:variant>
      <vt:variant>
        <vt:i4>5</vt:i4>
      </vt:variant>
      <vt:variant>
        <vt:lpwstr/>
      </vt:variant>
      <vt:variant>
        <vt:lpwstr>_Toc229463383</vt:lpwstr>
      </vt:variant>
      <vt:variant>
        <vt:i4>1703998</vt:i4>
      </vt:variant>
      <vt:variant>
        <vt:i4>290</vt:i4>
      </vt:variant>
      <vt:variant>
        <vt:i4>0</vt:i4>
      </vt:variant>
      <vt:variant>
        <vt:i4>5</vt:i4>
      </vt:variant>
      <vt:variant>
        <vt:lpwstr/>
      </vt:variant>
      <vt:variant>
        <vt:lpwstr>_Toc229463382</vt:lpwstr>
      </vt:variant>
      <vt:variant>
        <vt:i4>1703998</vt:i4>
      </vt:variant>
      <vt:variant>
        <vt:i4>284</vt:i4>
      </vt:variant>
      <vt:variant>
        <vt:i4>0</vt:i4>
      </vt:variant>
      <vt:variant>
        <vt:i4>5</vt:i4>
      </vt:variant>
      <vt:variant>
        <vt:lpwstr/>
      </vt:variant>
      <vt:variant>
        <vt:lpwstr>_Toc229463381</vt:lpwstr>
      </vt:variant>
      <vt:variant>
        <vt:i4>1703998</vt:i4>
      </vt:variant>
      <vt:variant>
        <vt:i4>278</vt:i4>
      </vt:variant>
      <vt:variant>
        <vt:i4>0</vt:i4>
      </vt:variant>
      <vt:variant>
        <vt:i4>5</vt:i4>
      </vt:variant>
      <vt:variant>
        <vt:lpwstr/>
      </vt:variant>
      <vt:variant>
        <vt:lpwstr>_Toc229463380</vt:lpwstr>
      </vt:variant>
      <vt:variant>
        <vt:i4>1376318</vt:i4>
      </vt:variant>
      <vt:variant>
        <vt:i4>272</vt:i4>
      </vt:variant>
      <vt:variant>
        <vt:i4>0</vt:i4>
      </vt:variant>
      <vt:variant>
        <vt:i4>5</vt:i4>
      </vt:variant>
      <vt:variant>
        <vt:lpwstr/>
      </vt:variant>
      <vt:variant>
        <vt:lpwstr>_Toc229463379</vt:lpwstr>
      </vt:variant>
      <vt:variant>
        <vt:i4>1376318</vt:i4>
      </vt:variant>
      <vt:variant>
        <vt:i4>266</vt:i4>
      </vt:variant>
      <vt:variant>
        <vt:i4>0</vt:i4>
      </vt:variant>
      <vt:variant>
        <vt:i4>5</vt:i4>
      </vt:variant>
      <vt:variant>
        <vt:lpwstr/>
      </vt:variant>
      <vt:variant>
        <vt:lpwstr>_Toc229463378</vt:lpwstr>
      </vt:variant>
      <vt:variant>
        <vt:i4>1376318</vt:i4>
      </vt:variant>
      <vt:variant>
        <vt:i4>260</vt:i4>
      </vt:variant>
      <vt:variant>
        <vt:i4>0</vt:i4>
      </vt:variant>
      <vt:variant>
        <vt:i4>5</vt:i4>
      </vt:variant>
      <vt:variant>
        <vt:lpwstr/>
      </vt:variant>
      <vt:variant>
        <vt:lpwstr>_Toc229463377</vt:lpwstr>
      </vt:variant>
      <vt:variant>
        <vt:i4>1376318</vt:i4>
      </vt:variant>
      <vt:variant>
        <vt:i4>254</vt:i4>
      </vt:variant>
      <vt:variant>
        <vt:i4>0</vt:i4>
      </vt:variant>
      <vt:variant>
        <vt:i4>5</vt:i4>
      </vt:variant>
      <vt:variant>
        <vt:lpwstr/>
      </vt:variant>
      <vt:variant>
        <vt:lpwstr>_Toc229463376</vt:lpwstr>
      </vt:variant>
      <vt:variant>
        <vt:i4>1376318</vt:i4>
      </vt:variant>
      <vt:variant>
        <vt:i4>248</vt:i4>
      </vt:variant>
      <vt:variant>
        <vt:i4>0</vt:i4>
      </vt:variant>
      <vt:variant>
        <vt:i4>5</vt:i4>
      </vt:variant>
      <vt:variant>
        <vt:lpwstr/>
      </vt:variant>
      <vt:variant>
        <vt:lpwstr>_Toc229463375</vt:lpwstr>
      </vt:variant>
      <vt:variant>
        <vt:i4>1376318</vt:i4>
      </vt:variant>
      <vt:variant>
        <vt:i4>242</vt:i4>
      </vt:variant>
      <vt:variant>
        <vt:i4>0</vt:i4>
      </vt:variant>
      <vt:variant>
        <vt:i4>5</vt:i4>
      </vt:variant>
      <vt:variant>
        <vt:lpwstr/>
      </vt:variant>
      <vt:variant>
        <vt:lpwstr>_Toc229463374</vt:lpwstr>
      </vt:variant>
      <vt:variant>
        <vt:i4>1376318</vt:i4>
      </vt:variant>
      <vt:variant>
        <vt:i4>236</vt:i4>
      </vt:variant>
      <vt:variant>
        <vt:i4>0</vt:i4>
      </vt:variant>
      <vt:variant>
        <vt:i4>5</vt:i4>
      </vt:variant>
      <vt:variant>
        <vt:lpwstr/>
      </vt:variant>
      <vt:variant>
        <vt:lpwstr>_Toc229463373</vt:lpwstr>
      </vt:variant>
      <vt:variant>
        <vt:i4>1376318</vt:i4>
      </vt:variant>
      <vt:variant>
        <vt:i4>230</vt:i4>
      </vt:variant>
      <vt:variant>
        <vt:i4>0</vt:i4>
      </vt:variant>
      <vt:variant>
        <vt:i4>5</vt:i4>
      </vt:variant>
      <vt:variant>
        <vt:lpwstr/>
      </vt:variant>
      <vt:variant>
        <vt:lpwstr>_Toc229463372</vt:lpwstr>
      </vt:variant>
      <vt:variant>
        <vt:i4>1376318</vt:i4>
      </vt:variant>
      <vt:variant>
        <vt:i4>224</vt:i4>
      </vt:variant>
      <vt:variant>
        <vt:i4>0</vt:i4>
      </vt:variant>
      <vt:variant>
        <vt:i4>5</vt:i4>
      </vt:variant>
      <vt:variant>
        <vt:lpwstr/>
      </vt:variant>
      <vt:variant>
        <vt:lpwstr>_Toc229463371</vt:lpwstr>
      </vt:variant>
      <vt:variant>
        <vt:i4>1376318</vt:i4>
      </vt:variant>
      <vt:variant>
        <vt:i4>218</vt:i4>
      </vt:variant>
      <vt:variant>
        <vt:i4>0</vt:i4>
      </vt:variant>
      <vt:variant>
        <vt:i4>5</vt:i4>
      </vt:variant>
      <vt:variant>
        <vt:lpwstr/>
      </vt:variant>
      <vt:variant>
        <vt:lpwstr>_Toc229463370</vt:lpwstr>
      </vt:variant>
      <vt:variant>
        <vt:i4>1310782</vt:i4>
      </vt:variant>
      <vt:variant>
        <vt:i4>212</vt:i4>
      </vt:variant>
      <vt:variant>
        <vt:i4>0</vt:i4>
      </vt:variant>
      <vt:variant>
        <vt:i4>5</vt:i4>
      </vt:variant>
      <vt:variant>
        <vt:lpwstr/>
      </vt:variant>
      <vt:variant>
        <vt:lpwstr>_Toc229463369</vt:lpwstr>
      </vt:variant>
      <vt:variant>
        <vt:i4>1310782</vt:i4>
      </vt:variant>
      <vt:variant>
        <vt:i4>206</vt:i4>
      </vt:variant>
      <vt:variant>
        <vt:i4>0</vt:i4>
      </vt:variant>
      <vt:variant>
        <vt:i4>5</vt:i4>
      </vt:variant>
      <vt:variant>
        <vt:lpwstr/>
      </vt:variant>
      <vt:variant>
        <vt:lpwstr>_Toc229463368</vt:lpwstr>
      </vt:variant>
      <vt:variant>
        <vt:i4>1310782</vt:i4>
      </vt:variant>
      <vt:variant>
        <vt:i4>200</vt:i4>
      </vt:variant>
      <vt:variant>
        <vt:i4>0</vt:i4>
      </vt:variant>
      <vt:variant>
        <vt:i4>5</vt:i4>
      </vt:variant>
      <vt:variant>
        <vt:lpwstr/>
      </vt:variant>
      <vt:variant>
        <vt:lpwstr>_Toc229463367</vt:lpwstr>
      </vt:variant>
      <vt:variant>
        <vt:i4>1310782</vt:i4>
      </vt:variant>
      <vt:variant>
        <vt:i4>194</vt:i4>
      </vt:variant>
      <vt:variant>
        <vt:i4>0</vt:i4>
      </vt:variant>
      <vt:variant>
        <vt:i4>5</vt:i4>
      </vt:variant>
      <vt:variant>
        <vt:lpwstr/>
      </vt:variant>
      <vt:variant>
        <vt:lpwstr>_Toc229463366</vt:lpwstr>
      </vt:variant>
      <vt:variant>
        <vt:i4>1310782</vt:i4>
      </vt:variant>
      <vt:variant>
        <vt:i4>188</vt:i4>
      </vt:variant>
      <vt:variant>
        <vt:i4>0</vt:i4>
      </vt:variant>
      <vt:variant>
        <vt:i4>5</vt:i4>
      </vt:variant>
      <vt:variant>
        <vt:lpwstr/>
      </vt:variant>
      <vt:variant>
        <vt:lpwstr>_Toc229463365</vt:lpwstr>
      </vt:variant>
      <vt:variant>
        <vt:i4>1310782</vt:i4>
      </vt:variant>
      <vt:variant>
        <vt:i4>182</vt:i4>
      </vt:variant>
      <vt:variant>
        <vt:i4>0</vt:i4>
      </vt:variant>
      <vt:variant>
        <vt:i4>5</vt:i4>
      </vt:variant>
      <vt:variant>
        <vt:lpwstr/>
      </vt:variant>
      <vt:variant>
        <vt:lpwstr>_Toc229463364</vt:lpwstr>
      </vt:variant>
      <vt:variant>
        <vt:i4>1310782</vt:i4>
      </vt:variant>
      <vt:variant>
        <vt:i4>176</vt:i4>
      </vt:variant>
      <vt:variant>
        <vt:i4>0</vt:i4>
      </vt:variant>
      <vt:variant>
        <vt:i4>5</vt:i4>
      </vt:variant>
      <vt:variant>
        <vt:lpwstr/>
      </vt:variant>
      <vt:variant>
        <vt:lpwstr>_Toc229463363</vt:lpwstr>
      </vt:variant>
      <vt:variant>
        <vt:i4>1310782</vt:i4>
      </vt:variant>
      <vt:variant>
        <vt:i4>170</vt:i4>
      </vt:variant>
      <vt:variant>
        <vt:i4>0</vt:i4>
      </vt:variant>
      <vt:variant>
        <vt:i4>5</vt:i4>
      </vt:variant>
      <vt:variant>
        <vt:lpwstr/>
      </vt:variant>
      <vt:variant>
        <vt:lpwstr>_Toc229463362</vt:lpwstr>
      </vt:variant>
      <vt:variant>
        <vt:i4>1310782</vt:i4>
      </vt:variant>
      <vt:variant>
        <vt:i4>164</vt:i4>
      </vt:variant>
      <vt:variant>
        <vt:i4>0</vt:i4>
      </vt:variant>
      <vt:variant>
        <vt:i4>5</vt:i4>
      </vt:variant>
      <vt:variant>
        <vt:lpwstr/>
      </vt:variant>
      <vt:variant>
        <vt:lpwstr>_Toc229463361</vt:lpwstr>
      </vt:variant>
      <vt:variant>
        <vt:i4>1310782</vt:i4>
      </vt:variant>
      <vt:variant>
        <vt:i4>158</vt:i4>
      </vt:variant>
      <vt:variant>
        <vt:i4>0</vt:i4>
      </vt:variant>
      <vt:variant>
        <vt:i4>5</vt:i4>
      </vt:variant>
      <vt:variant>
        <vt:lpwstr/>
      </vt:variant>
      <vt:variant>
        <vt:lpwstr>_Toc229463360</vt:lpwstr>
      </vt:variant>
      <vt:variant>
        <vt:i4>1507390</vt:i4>
      </vt:variant>
      <vt:variant>
        <vt:i4>152</vt:i4>
      </vt:variant>
      <vt:variant>
        <vt:i4>0</vt:i4>
      </vt:variant>
      <vt:variant>
        <vt:i4>5</vt:i4>
      </vt:variant>
      <vt:variant>
        <vt:lpwstr/>
      </vt:variant>
      <vt:variant>
        <vt:lpwstr>_Toc229463359</vt:lpwstr>
      </vt:variant>
      <vt:variant>
        <vt:i4>1507390</vt:i4>
      </vt:variant>
      <vt:variant>
        <vt:i4>146</vt:i4>
      </vt:variant>
      <vt:variant>
        <vt:i4>0</vt:i4>
      </vt:variant>
      <vt:variant>
        <vt:i4>5</vt:i4>
      </vt:variant>
      <vt:variant>
        <vt:lpwstr/>
      </vt:variant>
      <vt:variant>
        <vt:lpwstr>_Toc229463358</vt:lpwstr>
      </vt:variant>
      <vt:variant>
        <vt:i4>1507390</vt:i4>
      </vt:variant>
      <vt:variant>
        <vt:i4>140</vt:i4>
      </vt:variant>
      <vt:variant>
        <vt:i4>0</vt:i4>
      </vt:variant>
      <vt:variant>
        <vt:i4>5</vt:i4>
      </vt:variant>
      <vt:variant>
        <vt:lpwstr/>
      </vt:variant>
      <vt:variant>
        <vt:lpwstr>_Toc229463357</vt:lpwstr>
      </vt:variant>
      <vt:variant>
        <vt:i4>1507390</vt:i4>
      </vt:variant>
      <vt:variant>
        <vt:i4>134</vt:i4>
      </vt:variant>
      <vt:variant>
        <vt:i4>0</vt:i4>
      </vt:variant>
      <vt:variant>
        <vt:i4>5</vt:i4>
      </vt:variant>
      <vt:variant>
        <vt:lpwstr/>
      </vt:variant>
      <vt:variant>
        <vt:lpwstr>_Toc229463356</vt:lpwstr>
      </vt:variant>
      <vt:variant>
        <vt:i4>1507390</vt:i4>
      </vt:variant>
      <vt:variant>
        <vt:i4>128</vt:i4>
      </vt:variant>
      <vt:variant>
        <vt:i4>0</vt:i4>
      </vt:variant>
      <vt:variant>
        <vt:i4>5</vt:i4>
      </vt:variant>
      <vt:variant>
        <vt:lpwstr/>
      </vt:variant>
      <vt:variant>
        <vt:lpwstr>_Toc229463355</vt:lpwstr>
      </vt:variant>
      <vt:variant>
        <vt:i4>1507390</vt:i4>
      </vt:variant>
      <vt:variant>
        <vt:i4>122</vt:i4>
      </vt:variant>
      <vt:variant>
        <vt:i4>0</vt:i4>
      </vt:variant>
      <vt:variant>
        <vt:i4>5</vt:i4>
      </vt:variant>
      <vt:variant>
        <vt:lpwstr/>
      </vt:variant>
      <vt:variant>
        <vt:lpwstr>_Toc229463354</vt:lpwstr>
      </vt:variant>
      <vt:variant>
        <vt:i4>1507390</vt:i4>
      </vt:variant>
      <vt:variant>
        <vt:i4>116</vt:i4>
      </vt:variant>
      <vt:variant>
        <vt:i4>0</vt:i4>
      </vt:variant>
      <vt:variant>
        <vt:i4>5</vt:i4>
      </vt:variant>
      <vt:variant>
        <vt:lpwstr/>
      </vt:variant>
      <vt:variant>
        <vt:lpwstr>_Toc229463353</vt:lpwstr>
      </vt:variant>
      <vt:variant>
        <vt:i4>1507390</vt:i4>
      </vt:variant>
      <vt:variant>
        <vt:i4>110</vt:i4>
      </vt:variant>
      <vt:variant>
        <vt:i4>0</vt:i4>
      </vt:variant>
      <vt:variant>
        <vt:i4>5</vt:i4>
      </vt:variant>
      <vt:variant>
        <vt:lpwstr/>
      </vt:variant>
      <vt:variant>
        <vt:lpwstr>_Toc229463352</vt:lpwstr>
      </vt:variant>
      <vt:variant>
        <vt:i4>1507390</vt:i4>
      </vt:variant>
      <vt:variant>
        <vt:i4>104</vt:i4>
      </vt:variant>
      <vt:variant>
        <vt:i4>0</vt:i4>
      </vt:variant>
      <vt:variant>
        <vt:i4>5</vt:i4>
      </vt:variant>
      <vt:variant>
        <vt:lpwstr/>
      </vt:variant>
      <vt:variant>
        <vt:lpwstr>_Toc229463351</vt:lpwstr>
      </vt:variant>
      <vt:variant>
        <vt:i4>1507390</vt:i4>
      </vt:variant>
      <vt:variant>
        <vt:i4>98</vt:i4>
      </vt:variant>
      <vt:variant>
        <vt:i4>0</vt:i4>
      </vt:variant>
      <vt:variant>
        <vt:i4>5</vt:i4>
      </vt:variant>
      <vt:variant>
        <vt:lpwstr/>
      </vt:variant>
      <vt:variant>
        <vt:lpwstr>_Toc229463350</vt:lpwstr>
      </vt:variant>
      <vt:variant>
        <vt:i4>1441854</vt:i4>
      </vt:variant>
      <vt:variant>
        <vt:i4>92</vt:i4>
      </vt:variant>
      <vt:variant>
        <vt:i4>0</vt:i4>
      </vt:variant>
      <vt:variant>
        <vt:i4>5</vt:i4>
      </vt:variant>
      <vt:variant>
        <vt:lpwstr/>
      </vt:variant>
      <vt:variant>
        <vt:lpwstr>_Toc229463349</vt:lpwstr>
      </vt:variant>
      <vt:variant>
        <vt:i4>1441854</vt:i4>
      </vt:variant>
      <vt:variant>
        <vt:i4>86</vt:i4>
      </vt:variant>
      <vt:variant>
        <vt:i4>0</vt:i4>
      </vt:variant>
      <vt:variant>
        <vt:i4>5</vt:i4>
      </vt:variant>
      <vt:variant>
        <vt:lpwstr/>
      </vt:variant>
      <vt:variant>
        <vt:lpwstr>_Toc229463348</vt:lpwstr>
      </vt:variant>
      <vt:variant>
        <vt:i4>1441854</vt:i4>
      </vt:variant>
      <vt:variant>
        <vt:i4>80</vt:i4>
      </vt:variant>
      <vt:variant>
        <vt:i4>0</vt:i4>
      </vt:variant>
      <vt:variant>
        <vt:i4>5</vt:i4>
      </vt:variant>
      <vt:variant>
        <vt:lpwstr/>
      </vt:variant>
      <vt:variant>
        <vt:lpwstr>_Toc229463347</vt:lpwstr>
      </vt:variant>
      <vt:variant>
        <vt:i4>1441854</vt:i4>
      </vt:variant>
      <vt:variant>
        <vt:i4>74</vt:i4>
      </vt:variant>
      <vt:variant>
        <vt:i4>0</vt:i4>
      </vt:variant>
      <vt:variant>
        <vt:i4>5</vt:i4>
      </vt:variant>
      <vt:variant>
        <vt:lpwstr/>
      </vt:variant>
      <vt:variant>
        <vt:lpwstr>_Toc229463346</vt:lpwstr>
      </vt:variant>
      <vt:variant>
        <vt:i4>1441854</vt:i4>
      </vt:variant>
      <vt:variant>
        <vt:i4>68</vt:i4>
      </vt:variant>
      <vt:variant>
        <vt:i4>0</vt:i4>
      </vt:variant>
      <vt:variant>
        <vt:i4>5</vt:i4>
      </vt:variant>
      <vt:variant>
        <vt:lpwstr/>
      </vt:variant>
      <vt:variant>
        <vt:lpwstr>_Toc229463345</vt:lpwstr>
      </vt:variant>
      <vt:variant>
        <vt:i4>1441854</vt:i4>
      </vt:variant>
      <vt:variant>
        <vt:i4>62</vt:i4>
      </vt:variant>
      <vt:variant>
        <vt:i4>0</vt:i4>
      </vt:variant>
      <vt:variant>
        <vt:i4>5</vt:i4>
      </vt:variant>
      <vt:variant>
        <vt:lpwstr/>
      </vt:variant>
      <vt:variant>
        <vt:lpwstr>_Toc229463344</vt:lpwstr>
      </vt:variant>
      <vt:variant>
        <vt:i4>1441854</vt:i4>
      </vt:variant>
      <vt:variant>
        <vt:i4>56</vt:i4>
      </vt:variant>
      <vt:variant>
        <vt:i4>0</vt:i4>
      </vt:variant>
      <vt:variant>
        <vt:i4>5</vt:i4>
      </vt:variant>
      <vt:variant>
        <vt:lpwstr/>
      </vt:variant>
      <vt:variant>
        <vt:lpwstr>_Toc229463343</vt:lpwstr>
      </vt:variant>
      <vt:variant>
        <vt:i4>1441854</vt:i4>
      </vt:variant>
      <vt:variant>
        <vt:i4>50</vt:i4>
      </vt:variant>
      <vt:variant>
        <vt:i4>0</vt:i4>
      </vt:variant>
      <vt:variant>
        <vt:i4>5</vt:i4>
      </vt:variant>
      <vt:variant>
        <vt:lpwstr/>
      </vt:variant>
      <vt:variant>
        <vt:lpwstr>_Toc229463342</vt:lpwstr>
      </vt:variant>
      <vt:variant>
        <vt:i4>1441854</vt:i4>
      </vt:variant>
      <vt:variant>
        <vt:i4>44</vt:i4>
      </vt:variant>
      <vt:variant>
        <vt:i4>0</vt:i4>
      </vt:variant>
      <vt:variant>
        <vt:i4>5</vt:i4>
      </vt:variant>
      <vt:variant>
        <vt:lpwstr/>
      </vt:variant>
      <vt:variant>
        <vt:lpwstr>_Toc229463341</vt:lpwstr>
      </vt:variant>
      <vt:variant>
        <vt:i4>1441854</vt:i4>
      </vt:variant>
      <vt:variant>
        <vt:i4>38</vt:i4>
      </vt:variant>
      <vt:variant>
        <vt:i4>0</vt:i4>
      </vt:variant>
      <vt:variant>
        <vt:i4>5</vt:i4>
      </vt:variant>
      <vt:variant>
        <vt:lpwstr/>
      </vt:variant>
      <vt:variant>
        <vt:lpwstr>_Toc229463340</vt:lpwstr>
      </vt:variant>
      <vt:variant>
        <vt:i4>1114174</vt:i4>
      </vt:variant>
      <vt:variant>
        <vt:i4>32</vt:i4>
      </vt:variant>
      <vt:variant>
        <vt:i4>0</vt:i4>
      </vt:variant>
      <vt:variant>
        <vt:i4>5</vt:i4>
      </vt:variant>
      <vt:variant>
        <vt:lpwstr/>
      </vt:variant>
      <vt:variant>
        <vt:lpwstr>_Toc229463339</vt:lpwstr>
      </vt:variant>
      <vt:variant>
        <vt:i4>1114174</vt:i4>
      </vt:variant>
      <vt:variant>
        <vt:i4>26</vt:i4>
      </vt:variant>
      <vt:variant>
        <vt:i4>0</vt:i4>
      </vt:variant>
      <vt:variant>
        <vt:i4>5</vt:i4>
      </vt:variant>
      <vt:variant>
        <vt:lpwstr/>
      </vt:variant>
      <vt:variant>
        <vt:lpwstr>_Toc229463338</vt:lpwstr>
      </vt:variant>
      <vt:variant>
        <vt:i4>1114174</vt:i4>
      </vt:variant>
      <vt:variant>
        <vt:i4>20</vt:i4>
      </vt:variant>
      <vt:variant>
        <vt:i4>0</vt:i4>
      </vt:variant>
      <vt:variant>
        <vt:i4>5</vt:i4>
      </vt:variant>
      <vt:variant>
        <vt:lpwstr/>
      </vt:variant>
      <vt:variant>
        <vt:lpwstr>_Toc229463337</vt:lpwstr>
      </vt:variant>
      <vt:variant>
        <vt:i4>1114174</vt:i4>
      </vt:variant>
      <vt:variant>
        <vt:i4>14</vt:i4>
      </vt:variant>
      <vt:variant>
        <vt:i4>0</vt:i4>
      </vt:variant>
      <vt:variant>
        <vt:i4>5</vt:i4>
      </vt:variant>
      <vt:variant>
        <vt:lpwstr/>
      </vt:variant>
      <vt:variant>
        <vt:lpwstr>_Toc229463336</vt:lpwstr>
      </vt:variant>
      <vt:variant>
        <vt:i4>1114174</vt:i4>
      </vt:variant>
      <vt:variant>
        <vt:i4>8</vt:i4>
      </vt:variant>
      <vt:variant>
        <vt:i4>0</vt:i4>
      </vt:variant>
      <vt:variant>
        <vt:i4>5</vt:i4>
      </vt:variant>
      <vt:variant>
        <vt:lpwstr/>
      </vt:variant>
      <vt:variant>
        <vt:lpwstr>_Toc229463335</vt:lpwstr>
      </vt:variant>
      <vt:variant>
        <vt:i4>1114174</vt:i4>
      </vt:variant>
      <vt:variant>
        <vt:i4>2</vt:i4>
      </vt:variant>
      <vt:variant>
        <vt:i4>0</vt:i4>
      </vt:variant>
      <vt:variant>
        <vt:i4>5</vt:i4>
      </vt:variant>
      <vt:variant>
        <vt:lpwstr/>
      </vt:variant>
      <vt:variant>
        <vt:lpwstr>_Toc229463334</vt:lpwstr>
      </vt:variant>
      <vt:variant>
        <vt:i4>7471193</vt:i4>
      </vt:variant>
      <vt:variant>
        <vt:i4>3</vt:i4>
      </vt:variant>
      <vt:variant>
        <vt:i4>0</vt:i4>
      </vt:variant>
      <vt:variant>
        <vt:i4>5</vt:i4>
      </vt:variant>
      <vt:variant>
        <vt:lpwstr>mailto:monicaseidel@microsoft.com</vt:lpwstr>
      </vt:variant>
      <vt:variant>
        <vt:lpwstr/>
      </vt:variant>
      <vt:variant>
        <vt:i4>7471193</vt:i4>
      </vt:variant>
      <vt:variant>
        <vt:i4>0</vt:i4>
      </vt:variant>
      <vt:variant>
        <vt:i4>0</vt:i4>
      </vt:variant>
      <vt:variant>
        <vt:i4>5</vt:i4>
      </vt:variant>
      <vt:variant>
        <vt:lpwstr>mailto:monicaseidel@microsoft.com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AI Platform (UAP) — Architecture</dc:title>
  <dc:subject/>
  <dc:creator>Rajesh Singh — Applied AI</dc:creator>
  <cp:keywords/>
  <dc:description>Microsoft-format architecture document for the Unified AI Platform and Global Agentic Orchestrator.</dc:description>
  <cp:lastModifiedBy>Rajesh Singh (Applied AI)</cp:lastModifiedBy>
  <cp:revision>2</cp:revision>
  <dcterms:created xsi:type="dcterms:W3CDTF">2026-05-12T19:07:00Z</dcterms:created>
  <dcterms:modified xsi:type="dcterms:W3CDTF">2026-05-12T19:07:00Z</dcterms:modified>
</cp:coreProperties>
</file>